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D01" w:rsidRPr="00B278DA" w:rsidRDefault="00510D01" w:rsidP="00B278DA">
      <w:pPr>
        <w:jc w:val="center"/>
        <w:rPr>
          <w:b/>
          <w:sz w:val="28"/>
          <w:szCs w:val="28"/>
        </w:rPr>
      </w:pPr>
      <w:r w:rsidRPr="00B278DA">
        <w:rPr>
          <w:b/>
          <w:sz w:val="28"/>
          <w:szCs w:val="28"/>
        </w:rPr>
        <w:t>Содержание</w:t>
      </w:r>
    </w:p>
    <w:p w:rsidR="00B04480" w:rsidRDefault="00FF21EC">
      <w:pPr>
        <w:pStyle w:val="16"/>
        <w:tabs>
          <w:tab w:val="left" w:pos="567"/>
        </w:tabs>
        <w:rPr>
          <w:rFonts w:ascii="Cambria" w:hAnsi="Cambria"/>
          <w:noProof/>
          <w:sz w:val="22"/>
          <w:lang w:eastAsia="ru-RU"/>
        </w:rPr>
      </w:pPr>
      <w:r>
        <w:fldChar w:fldCharType="begin"/>
      </w:r>
      <w:r w:rsidR="00510D01">
        <w:instrText xml:space="preserve"> TOC \o "1-3" \h \z \u </w:instrText>
      </w:r>
      <w:r>
        <w:fldChar w:fldCharType="separate"/>
      </w:r>
      <w:hyperlink w:anchor="_Toc470520345" w:history="1">
        <w:r w:rsidR="00B04480" w:rsidRPr="00D83854">
          <w:rPr>
            <w:rStyle w:val="af5"/>
            <w:rFonts w:eastAsia="MS ????"/>
            <w:noProof/>
          </w:rPr>
          <w:t>1</w:t>
        </w:r>
        <w:r w:rsidR="00B04480">
          <w:rPr>
            <w:rFonts w:ascii="Cambria" w:hAnsi="Cambria"/>
            <w:noProof/>
            <w:sz w:val="22"/>
            <w:lang w:eastAsia="ru-RU"/>
          </w:rPr>
          <w:tab/>
        </w:r>
        <w:r w:rsidR="00B04480" w:rsidRPr="00D83854">
          <w:rPr>
            <w:rStyle w:val="af5"/>
            <w:rFonts w:eastAsia="MS ????"/>
            <w:noProof/>
          </w:rPr>
          <w:t>Модуль ПРОФИТ</w:t>
        </w:r>
        <w:r w:rsidR="00B04480">
          <w:rPr>
            <w:noProof/>
            <w:webHidden/>
          </w:rPr>
          <w:tab/>
        </w:r>
        <w:r>
          <w:rPr>
            <w:noProof/>
            <w:webHidden/>
          </w:rPr>
          <w:fldChar w:fldCharType="begin"/>
        </w:r>
        <w:r w:rsidR="00B04480">
          <w:rPr>
            <w:noProof/>
            <w:webHidden/>
          </w:rPr>
          <w:instrText xml:space="preserve"> PAGEREF _Toc470520345 \h </w:instrText>
        </w:r>
        <w:r>
          <w:rPr>
            <w:noProof/>
            <w:webHidden/>
          </w:rPr>
        </w:r>
        <w:r>
          <w:rPr>
            <w:noProof/>
            <w:webHidden/>
          </w:rPr>
          <w:fldChar w:fldCharType="separate"/>
        </w:r>
        <w:r w:rsidR="00226569">
          <w:rPr>
            <w:noProof/>
            <w:webHidden/>
          </w:rPr>
          <w:t>4</w:t>
        </w:r>
        <w:r>
          <w:rPr>
            <w:noProof/>
            <w:webHidden/>
          </w:rPr>
          <w:fldChar w:fldCharType="end"/>
        </w:r>
      </w:hyperlink>
    </w:p>
    <w:p w:rsidR="00B04480" w:rsidRDefault="00FC3070">
      <w:pPr>
        <w:pStyle w:val="28"/>
        <w:rPr>
          <w:rFonts w:ascii="Cambria" w:hAnsi="Cambria"/>
          <w:noProof/>
          <w:sz w:val="22"/>
          <w:lang w:eastAsia="ru-RU"/>
        </w:rPr>
      </w:pPr>
      <w:hyperlink w:anchor="_Toc470520346" w:history="1">
        <w:r w:rsidR="00B04480" w:rsidRPr="00D83854">
          <w:rPr>
            <w:rStyle w:val="af5"/>
            <w:rFonts w:eastAsia="MS ????"/>
            <w:noProof/>
          </w:rPr>
          <w:t>1.1 Постановка задачи</w:t>
        </w:r>
        <w:r w:rsidR="00B04480">
          <w:rPr>
            <w:noProof/>
            <w:webHidden/>
          </w:rPr>
          <w:tab/>
        </w:r>
        <w:r w:rsidR="00FF21EC">
          <w:rPr>
            <w:noProof/>
            <w:webHidden/>
          </w:rPr>
          <w:fldChar w:fldCharType="begin"/>
        </w:r>
        <w:r w:rsidR="00B04480">
          <w:rPr>
            <w:noProof/>
            <w:webHidden/>
          </w:rPr>
          <w:instrText xml:space="preserve"> PAGEREF _Toc470520346 \h </w:instrText>
        </w:r>
        <w:r w:rsidR="00FF21EC">
          <w:rPr>
            <w:noProof/>
            <w:webHidden/>
          </w:rPr>
        </w:r>
        <w:r w:rsidR="00FF21EC">
          <w:rPr>
            <w:noProof/>
            <w:webHidden/>
          </w:rPr>
          <w:fldChar w:fldCharType="separate"/>
        </w:r>
        <w:r w:rsidR="00226569">
          <w:rPr>
            <w:noProof/>
            <w:webHidden/>
          </w:rPr>
          <w:t>4</w:t>
        </w:r>
        <w:r w:rsidR="00FF21EC">
          <w:rPr>
            <w:noProof/>
            <w:webHidden/>
          </w:rPr>
          <w:fldChar w:fldCharType="end"/>
        </w:r>
      </w:hyperlink>
    </w:p>
    <w:p w:rsidR="00B04480" w:rsidRDefault="00FC3070">
      <w:pPr>
        <w:pStyle w:val="28"/>
        <w:rPr>
          <w:rFonts w:ascii="Cambria" w:hAnsi="Cambria"/>
          <w:noProof/>
          <w:sz w:val="22"/>
          <w:lang w:eastAsia="ru-RU"/>
        </w:rPr>
      </w:pPr>
      <w:hyperlink w:anchor="_Toc470520347" w:history="1">
        <w:r w:rsidR="00B04480" w:rsidRPr="00D83854">
          <w:rPr>
            <w:rStyle w:val="af5"/>
            <w:rFonts w:eastAsia="MS ????"/>
            <w:noProof/>
          </w:rPr>
          <w:t>1.2 Общее описание</w:t>
        </w:r>
        <w:r w:rsidR="00B04480">
          <w:rPr>
            <w:noProof/>
            <w:webHidden/>
          </w:rPr>
          <w:tab/>
        </w:r>
        <w:r w:rsidR="00FF21EC">
          <w:rPr>
            <w:noProof/>
            <w:webHidden/>
          </w:rPr>
          <w:fldChar w:fldCharType="begin"/>
        </w:r>
        <w:r w:rsidR="00B04480">
          <w:rPr>
            <w:noProof/>
            <w:webHidden/>
          </w:rPr>
          <w:instrText xml:space="preserve"> PAGEREF _Toc470520347 \h </w:instrText>
        </w:r>
        <w:r w:rsidR="00FF21EC">
          <w:rPr>
            <w:noProof/>
            <w:webHidden/>
          </w:rPr>
        </w:r>
        <w:r w:rsidR="00FF21EC">
          <w:rPr>
            <w:noProof/>
            <w:webHidden/>
          </w:rPr>
          <w:fldChar w:fldCharType="separate"/>
        </w:r>
        <w:r w:rsidR="00226569">
          <w:rPr>
            <w:noProof/>
            <w:webHidden/>
          </w:rPr>
          <w:t>4</w:t>
        </w:r>
        <w:r w:rsidR="00FF21EC">
          <w:rPr>
            <w:noProof/>
            <w:webHidden/>
          </w:rPr>
          <w:fldChar w:fldCharType="end"/>
        </w:r>
      </w:hyperlink>
    </w:p>
    <w:p w:rsidR="00B04480" w:rsidRDefault="00FC3070">
      <w:pPr>
        <w:pStyle w:val="28"/>
        <w:rPr>
          <w:rFonts w:ascii="Cambria" w:hAnsi="Cambria"/>
          <w:noProof/>
          <w:sz w:val="22"/>
          <w:lang w:eastAsia="ru-RU"/>
        </w:rPr>
      </w:pPr>
      <w:hyperlink w:anchor="_Toc470520348" w:history="1">
        <w:r w:rsidR="00B04480" w:rsidRPr="00D83854">
          <w:rPr>
            <w:rStyle w:val="af5"/>
            <w:rFonts w:eastAsia="MS ????"/>
            <w:noProof/>
          </w:rPr>
          <w:t>1.3 Математическая модель</w:t>
        </w:r>
        <w:r w:rsidR="00B04480">
          <w:rPr>
            <w:noProof/>
            <w:webHidden/>
          </w:rPr>
          <w:tab/>
        </w:r>
        <w:r w:rsidR="00FF21EC">
          <w:rPr>
            <w:noProof/>
            <w:webHidden/>
          </w:rPr>
          <w:fldChar w:fldCharType="begin"/>
        </w:r>
        <w:r w:rsidR="00B04480">
          <w:rPr>
            <w:noProof/>
            <w:webHidden/>
          </w:rPr>
          <w:instrText xml:space="preserve"> PAGEREF _Toc470520348 \h </w:instrText>
        </w:r>
        <w:r w:rsidR="00FF21EC">
          <w:rPr>
            <w:noProof/>
            <w:webHidden/>
          </w:rPr>
        </w:r>
        <w:r w:rsidR="00FF21EC">
          <w:rPr>
            <w:noProof/>
            <w:webHidden/>
          </w:rPr>
          <w:fldChar w:fldCharType="separate"/>
        </w:r>
        <w:r w:rsidR="00226569">
          <w:rPr>
            <w:noProof/>
            <w:webHidden/>
          </w:rPr>
          <w:t>4</w:t>
        </w:r>
        <w:r w:rsidR="00FF21EC">
          <w:rPr>
            <w:noProof/>
            <w:webHidden/>
          </w:rPr>
          <w:fldChar w:fldCharType="end"/>
        </w:r>
      </w:hyperlink>
    </w:p>
    <w:p w:rsidR="00B04480" w:rsidRDefault="00FC3070">
      <w:pPr>
        <w:pStyle w:val="33"/>
        <w:rPr>
          <w:rFonts w:ascii="Cambria" w:hAnsi="Cambria"/>
          <w:noProof/>
          <w:sz w:val="22"/>
          <w:lang w:eastAsia="ru-RU"/>
        </w:rPr>
      </w:pPr>
      <w:hyperlink w:anchor="_Toc470520349" w:history="1">
        <w:r w:rsidR="00B04480" w:rsidRPr="00D83854">
          <w:rPr>
            <w:rStyle w:val="af5"/>
            <w:rFonts w:eastAsia="MS ????"/>
            <w:noProof/>
          </w:rPr>
          <w:t>1.3.1 Основные предположения и допущения модели ПРОФИТ</w:t>
        </w:r>
        <w:r w:rsidR="00B04480">
          <w:rPr>
            <w:noProof/>
            <w:webHidden/>
          </w:rPr>
          <w:tab/>
        </w:r>
        <w:r w:rsidR="00FF21EC">
          <w:rPr>
            <w:noProof/>
            <w:webHidden/>
          </w:rPr>
          <w:fldChar w:fldCharType="begin"/>
        </w:r>
        <w:r w:rsidR="00B04480">
          <w:rPr>
            <w:noProof/>
            <w:webHidden/>
          </w:rPr>
          <w:instrText xml:space="preserve"> PAGEREF _Toc470520349 \h </w:instrText>
        </w:r>
        <w:r w:rsidR="00FF21EC">
          <w:rPr>
            <w:noProof/>
            <w:webHidden/>
          </w:rPr>
        </w:r>
        <w:r w:rsidR="00FF21EC">
          <w:rPr>
            <w:noProof/>
            <w:webHidden/>
          </w:rPr>
          <w:fldChar w:fldCharType="separate"/>
        </w:r>
        <w:r w:rsidR="00226569">
          <w:rPr>
            <w:noProof/>
            <w:webHidden/>
          </w:rPr>
          <w:t>4</w:t>
        </w:r>
        <w:r w:rsidR="00FF21EC">
          <w:rPr>
            <w:noProof/>
            <w:webHidden/>
          </w:rPr>
          <w:fldChar w:fldCharType="end"/>
        </w:r>
      </w:hyperlink>
    </w:p>
    <w:p w:rsidR="00B04480" w:rsidRDefault="00FC3070">
      <w:pPr>
        <w:pStyle w:val="33"/>
        <w:rPr>
          <w:rFonts w:ascii="Cambria" w:hAnsi="Cambria"/>
          <w:noProof/>
          <w:sz w:val="22"/>
          <w:lang w:eastAsia="ru-RU"/>
        </w:rPr>
      </w:pPr>
      <w:hyperlink w:anchor="_Toc470520350" w:history="1">
        <w:r w:rsidR="00B04480" w:rsidRPr="00D83854">
          <w:rPr>
            <w:rStyle w:val="af5"/>
            <w:rFonts w:eastAsia="MS ????"/>
            <w:noProof/>
          </w:rPr>
          <w:t>1.3.2 Моделируемые химические соединения и элементы</w:t>
        </w:r>
        <w:r w:rsidR="00B04480">
          <w:rPr>
            <w:noProof/>
            <w:webHidden/>
          </w:rPr>
          <w:tab/>
        </w:r>
        <w:r w:rsidR="00FF21EC">
          <w:rPr>
            <w:noProof/>
            <w:webHidden/>
          </w:rPr>
          <w:fldChar w:fldCharType="begin"/>
        </w:r>
        <w:r w:rsidR="00B04480">
          <w:rPr>
            <w:noProof/>
            <w:webHidden/>
          </w:rPr>
          <w:instrText xml:space="preserve"> PAGEREF _Toc470520350 \h </w:instrText>
        </w:r>
        <w:r w:rsidR="00FF21EC">
          <w:rPr>
            <w:noProof/>
            <w:webHidden/>
          </w:rPr>
        </w:r>
        <w:r w:rsidR="00FF21EC">
          <w:rPr>
            <w:noProof/>
            <w:webHidden/>
          </w:rPr>
          <w:fldChar w:fldCharType="separate"/>
        </w:r>
        <w:r w:rsidR="00226569">
          <w:rPr>
            <w:noProof/>
            <w:webHidden/>
          </w:rPr>
          <w:t>5</w:t>
        </w:r>
        <w:r w:rsidR="00FF21EC">
          <w:rPr>
            <w:noProof/>
            <w:webHidden/>
          </w:rPr>
          <w:fldChar w:fldCharType="end"/>
        </w:r>
      </w:hyperlink>
    </w:p>
    <w:p w:rsidR="00B04480" w:rsidRDefault="00FC3070">
      <w:pPr>
        <w:pStyle w:val="33"/>
        <w:rPr>
          <w:rFonts w:ascii="Cambria" w:hAnsi="Cambria"/>
          <w:noProof/>
          <w:sz w:val="22"/>
          <w:lang w:eastAsia="ru-RU"/>
        </w:rPr>
      </w:pPr>
      <w:hyperlink w:anchor="_Toc470520351" w:history="1">
        <w:r w:rsidR="00B04480" w:rsidRPr="00D83854">
          <w:rPr>
            <w:rStyle w:val="af5"/>
            <w:rFonts w:eastAsia="MS ????"/>
            <w:noProof/>
          </w:rPr>
          <w:t>1.3.3 Поведение ПД в каналах первого контура ЯЭУ</w:t>
        </w:r>
        <w:r w:rsidR="00B04480">
          <w:rPr>
            <w:noProof/>
            <w:webHidden/>
          </w:rPr>
          <w:tab/>
        </w:r>
        <w:r w:rsidR="00FF21EC">
          <w:rPr>
            <w:noProof/>
            <w:webHidden/>
          </w:rPr>
          <w:fldChar w:fldCharType="begin"/>
        </w:r>
        <w:r w:rsidR="00B04480">
          <w:rPr>
            <w:noProof/>
            <w:webHidden/>
          </w:rPr>
          <w:instrText xml:space="preserve"> PAGEREF _Toc470520351 \h </w:instrText>
        </w:r>
        <w:r w:rsidR="00FF21EC">
          <w:rPr>
            <w:noProof/>
            <w:webHidden/>
          </w:rPr>
        </w:r>
        <w:r w:rsidR="00FF21EC">
          <w:rPr>
            <w:noProof/>
            <w:webHidden/>
          </w:rPr>
          <w:fldChar w:fldCharType="separate"/>
        </w:r>
        <w:r w:rsidR="00226569">
          <w:rPr>
            <w:noProof/>
            <w:webHidden/>
          </w:rPr>
          <w:t>7</w:t>
        </w:r>
        <w:r w:rsidR="00FF21EC">
          <w:rPr>
            <w:noProof/>
            <w:webHidden/>
          </w:rPr>
          <w:fldChar w:fldCharType="end"/>
        </w:r>
      </w:hyperlink>
    </w:p>
    <w:p w:rsidR="00B04480" w:rsidRDefault="00FF21EC">
      <w:pPr>
        <w:pStyle w:val="33"/>
        <w:rPr>
          <w:rFonts w:ascii="Cambria" w:hAnsi="Cambria"/>
          <w:noProof/>
          <w:sz w:val="22"/>
          <w:lang w:eastAsia="ru-RU"/>
        </w:rPr>
      </w:pPr>
      <w:r>
        <w:fldChar w:fldCharType="begin"/>
      </w:r>
      <w:r>
        <w:instrText>HYPERLINK \l "_Toc470520352"</w:instrText>
      </w:r>
      <w:r>
        <w:fldChar w:fldCharType="separate"/>
      </w:r>
      <w:r w:rsidR="00B04480" w:rsidRPr="00D83854">
        <w:rPr>
          <w:rStyle w:val="af5"/>
          <w:rFonts w:eastAsia="MS ????"/>
          <w:noProof/>
        </w:rPr>
        <w:t>1.3.4 Коэффициент захвата частиц поверхностью</w:t>
      </w:r>
      <w:r w:rsidR="00B04480">
        <w:rPr>
          <w:noProof/>
          <w:webHidden/>
        </w:rPr>
        <w:tab/>
      </w:r>
      <w:r>
        <w:rPr>
          <w:noProof/>
          <w:webHidden/>
        </w:rPr>
        <w:fldChar w:fldCharType="begin"/>
      </w:r>
      <w:r w:rsidR="00B04480">
        <w:rPr>
          <w:noProof/>
          <w:webHidden/>
        </w:rPr>
        <w:instrText xml:space="preserve"> PAGEREF _Toc470520352 \h </w:instrText>
      </w:r>
      <w:r>
        <w:rPr>
          <w:noProof/>
          <w:webHidden/>
        </w:rPr>
      </w:r>
      <w:r>
        <w:rPr>
          <w:noProof/>
          <w:webHidden/>
        </w:rPr>
        <w:fldChar w:fldCharType="separate"/>
      </w:r>
      <w:ins w:id="0" w:author="Tsaun" w:date="2017-02-22T15:30:00Z">
        <w:r w:rsidR="00226569">
          <w:rPr>
            <w:noProof/>
            <w:webHidden/>
          </w:rPr>
          <w:t>10</w:t>
        </w:r>
      </w:ins>
      <w:del w:id="1" w:author="Tsaun" w:date="2017-02-22T15:29:00Z">
        <w:r w:rsidR="002F5999" w:rsidDel="00226569">
          <w:rPr>
            <w:noProof/>
            <w:webHidden/>
          </w:rPr>
          <w:delText>9</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instrText>HYPERLINK \l "_Toc470520353"</w:instrText>
      </w:r>
      <w:r>
        <w:fldChar w:fldCharType="separate"/>
      </w:r>
      <w:r w:rsidR="00B04480" w:rsidRPr="00D83854">
        <w:rPr>
          <w:rStyle w:val="af5"/>
          <w:rFonts w:eastAsia="MS ????"/>
          <w:noProof/>
        </w:rPr>
        <w:t>1.3.5 Скорость трения при турбулентном течении</w:t>
      </w:r>
      <w:r w:rsidR="00B04480">
        <w:rPr>
          <w:noProof/>
          <w:webHidden/>
        </w:rPr>
        <w:tab/>
      </w:r>
      <w:r>
        <w:rPr>
          <w:noProof/>
          <w:webHidden/>
        </w:rPr>
        <w:fldChar w:fldCharType="begin"/>
      </w:r>
      <w:r w:rsidR="00B04480">
        <w:rPr>
          <w:noProof/>
          <w:webHidden/>
        </w:rPr>
        <w:instrText xml:space="preserve"> PAGEREF _Toc470520353 \h </w:instrText>
      </w:r>
      <w:r>
        <w:rPr>
          <w:noProof/>
          <w:webHidden/>
        </w:rPr>
      </w:r>
      <w:r>
        <w:rPr>
          <w:noProof/>
          <w:webHidden/>
        </w:rPr>
        <w:fldChar w:fldCharType="separate"/>
      </w:r>
      <w:ins w:id="2" w:author="Tsaun" w:date="2017-02-22T15:30:00Z">
        <w:r w:rsidR="00226569">
          <w:rPr>
            <w:noProof/>
            <w:webHidden/>
          </w:rPr>
          <w:t>10</w:t>
        </w:r>
      </w:ins>
      <w:del w:id="3" w:author="Tsaun" w:date="2017-02-22T15:29:00Z">
        <w:r w:rsidR="002F5999" w:rsidDel="00226569">
          <w:rPr>
            <w:noProof/>
            <w:webHidden/>
          </w:rPr>
          <w:delText>9</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"_Toc470520354"</w:instrText>
      </w:r>
      <w:r>
        <w:fldChar w:fldCharType="separate"/>
      </w:r>
      <w:r w:rsidR="00B04480" w:rsidRPr="00D83854">
        <w:rPr>
          <w:rStyle w:val="af5"/>
          <w:rFonts w:eastAsia="MS ????"/>
          <w:noProof/>
        </w:rPr>
        <w:t>1.3.6 Скорость диссипации турбулентной энергии</w:t>
      </w:r>
      <w:r w:rsidR="00B04480">
        <w:rPr>
          <w:noProof/>
          <w:webHidden/>
        </w:rPr>
        <w:tab/>
      </w:r>
      <w:r>
        <w:rPr>
          <w:noProof/>
          <w:webHidden/>
        </w:rPr>
        <w:fldChar w:fldCharType="begin"/>
      </w:r>
      <w:r w:rsidR="00B04480">
        <w:rPr>
          <w:noProof/>
          <w:webHidden/>
        </w:rPr>
        <w:instrText xml:space="preserve"> PAGEREF _Toc470520354 \h </w:instrText>
      </w:r>
      <w:r>
        <w:rPr>
          <w:noProof/>
          <w:webHidden/>
        </w:rPr>
      </w:r>
      <w:r>
        <w:rPr>
          <w:noProof/>
          <w:webHidden/>
        </w:rPr>
        <w:fldChar w:fldCharType="separate"/>
      </w:r>
      <w:ins w:id="4" w:author="Tsaun" w:date="2017-02-22T15:30:00Z">
        <w:r w:rsidR="00226569">
          <w:rPr>
            <w:noProof/>
            <w:webHidden/>
          </w:rPr>
          <w:t>10</w:t>
        </w:r>
      </w:ins>
      <w:ins w:id="5" w:author="Томащик" w:date="2017-01-19T16:46:00Z">
        <w:del w:id="6" w:author="Tsaun" w:date="2017-02-22T15:29:00Z">
          <w:r w:rsidR="002F5999" w:rsidDel="00226569">
            <w:rPr>
              <w:noProof/>
              <w:webHidden/>
            </w:rPr>
            <w:delText>10</w:delText>
          </w:r>
        </w:del>
      </w:ins>
      <w:del w:id="7" w:author="Tsaun" w:date="2017-02-22T15:29:00Z">
        <w:r w:rsidR="00E54B6C" w:rsidDel="00226569">
          <w:rPr>
            <w:noProof/>
            <w:webHidden/>
          </w:rPr>
          <w:delText>9</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"_Toc470520355"</w:instrText>
      </w:r>
      <w:r>
        <w:fldChar w:fldCharType="separate"/>
      </w:r>
      <w:r w:rsidR="00B04480" w:rsidRPr="00D83854">
        <w:rPr>
          <w:rStyle w:val="af5"/>
          <w:rFonts w:eastAsia="MS ????"/>
          <w:noProof/>
        </w:rPr>
        <w:t>1.3.7 Осаждение ПД в контурах ЯЭУ</w:t>
      </w:r>
      <w:r w:rsidR="00B04480">
        <w:rPr>
          <w:noProof/>
          <w:webHidden/>
        </w:rPr>
        <w:tab/>
      </w:r>
      <w:r>
        <w:rPr>
          <w:noProof/>
          <w:webHidden/>
        </w:rPr>
        <w:fldChar w:fldCharType="begin"/>
      </w:r>
      <w:r w:rsidR="00B04480">
        <w:rPr>
          <w:noProof/>
          <w:webHidden/>
        </w:rPr>
        <w:instrText xml:space="preserve"> PAGEREF _Toc470520355 \h </w:instrText>
      </w:r>
      <w:r>
        <w:rPr>
          <w:noProof/>
          <w:webHidden/>
        </w:rPr>
      </w:r>
      <w:r>
        <w:rPr>
          <w:noProof/>
          <w:webHidden/>
        </w:rPr>
        <w:fldChar w:fldCharType="separate"/>
      </w:r>
      <w:ins w:id="8" w:author="Tsaun" w:date="2017-02-22T15:30:00Z">
        <w:r w:rsidR="00226569">
          <w:rPr>
            <w:noProof/>
            <w:webHidden/>
          </w:rPr>
          <w:t>11</w:t>
        </w:r>
      </w:ins>
      <w:ins w:id="9" w:author="Томащик" w:date="2017-01-19T16:46:00Z">
        <w:del w:id="10" w:author="Tsaun" w:date="2017-02-22T15:29:00Z">
          <w:r w:rsidR="002F5999" w:rsidDel="00226569">
            <w:rPr>
              <w:noProof/>
              <w:webHidden/>
            </w:rPr>
            <w:delText>10</w:delText>
          </w:r>
        </w:del>
      </w:ins>
      <w:del w:id="11" w:author="Tsaun" w:date="2017-02-22T15:29:00Z">
        <w:r w:rsidR="00B04480" w:rsidDel="00226569">
          <w:rPr>
            <w:noProof/>
            <w:webHidden/>
          </w:rPr>
          <w:delText>9</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"_Toc470520356"</w:instrText>
      </w:r>
      <w:r>
        <w:fldChar w:fldCharType="separate"/>
      </w:r>
      <w:r w:rsidR="00B04480" w:rsidRPr="00D83854">
        <w:rPr>
          <w:rStyle w:val="af5"/>
          <w:rFonts w:eastAsia="MS ????"/>
          <w:noProof/>
        </w:rPr>
        <w:t>1.3.8 Осаждение ПД при турбофорезе</w:t>
      </w:r>
      <w:r w:rsidR="00B04480">
        <w:rPr>
          <w:noProof/>
          <w:webHidden/>
        </w:rPr>
        <w:tab/>
      </w:r>
      <w:r>
        <w:rPr>
          <w:noProof/>
          <w:webHidden/>
        </w:rPr>
        <w:fldChar w:fldCharType="begin"/>
      </w:r>
      <w:r w:rsidR="00B04480">
        <w:rPr>
          <w:noProof/>
          <w:webHidden/>
        </w:rPr>
        <w:instrText xml:space="preserve"> PAGEREF _Toc470520356 \h </w:instrText>
      </w:r>
      <w:r>
        <w:rPr>
          <w:noProof/>
          <w:webHidden/>
        </w:rPr>
      </w:r>
      <w:r>
        <w:rPr>
          <w:noProof/>
          <w:webHidden/>
        </w:rPr>
        <w:fldChar w:fldCharType="separate"/>
      </w:r>
      <w:ins w:id="12" w:author="Tsaun" w:date="2017-02-22T15:30:00Z">
        <w:r w:rsidR="00226569">
          <w:rPr>
            <w:noProof/>
            <w:webHidden/>
          </w:rPr>
          <w:t>13</w:t>
        </w:r>
      </w:ins>
      <w:ins w:id="13" w:author="Томащик" w:date="2017-01-19T16:46:00Z">
        <w:del w:id="14" w:author="Tsaun" w:date="2017-02-22T15:29:00Z">
          <w:r w:rsidR="002F5999" w:rsidDel="00226569">
            <w:rPr>
              <w:noProof/>
              <w:webHidden/>
            </w:rPr>
            <w:delText>12</w:delText>
          </w:r>
        </w:del>
      </w:ins>
      <w:del w:id="15" w:author="Tsaun" w:date="2017-02-22T15:29:00Z">
        <w:r w:rsidR="00E54B6C" w:rsidDel="00226569">
          <w:rPr>
            <w:noProof/>
            <w:webHidden/>
          </w:rPr>
          <w:delText>11</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"_Toc470520357"</w:instrText>
      </w:r>
      <w:r>
        <w:fldChar w:fldCharType="separate"/>
      </w:r>
      <w:r w:rsidR="00B04480" w:rsidRPr="00D83854">
        <w:rPr>
          <w:rStyle w:val="af5"/>
          <w:rFonts w:eastAsia="MS ????"/>
          <w:noProof/>
        </w:rPr>
        <w:t>1.3.9 Осажение ПД при диффузиофорезе</w:t>
      </w:r>
      <w:r w:rsidR="00B04480">
        <w:rPr>
          <w:noProof/>
          <w:webHidden/>
        </w:rPr>
        <w:tab/>
      </w:r>
      <w:r>
        <w:rPr>
          <w:noProof/>
          <w:webHidden/>
        </w:rPr>
        <w:fldChar w:fldCharType="begin"/>
      </w:r>
      <w:r w:rsidR="00B04480">
        <w:rPr>
          <w:noProof/>
          <w:webHidden/>
        </w:rPr>
        <w:instrText xml:space="preserve"> PAGEREF _Toc470520357 \h </w:instrText>
      </w:r>
      <w:r>
        <w:rPr>
          <w:noProof/>
          <w:webHidden/>
        </w:rPr>
      </w:r>
      <w:r>
        <w:rPr>
          <w:noProof/>
          <w:webHidden/>
        </w:rPr>
        <w:fldChar w:fldCharType="separate"/>
      </w:r>
      <w:ins w:id="16" w:author="Tsaun" w:date="2017-02-22T15:30:00Z">
        <w:r w:rsidR="00226569">
          <w:rPr>
            <w:noProof/>
            <w:webHidden/>
          </w:rPr>
          <w:t>13</w:t>
        </w:r>
      </w:ins>
      <w:ins w:id="17" w:author="Томащик" w:date="2017-01-19T16:46:00Z">
        <w:del w:id="18" w:author="Tsaun" w:date="2017-02-22T15:29:00Z">
          <w:r w:rsidR="002F5999" w:rsidDel="00226569">
            <w:rPr>
              <w:noProof/>
              <w:webHidden/>
            </w:rPr>
            <w:delText>13</w:delText>
          </w:r>
        </w:del>
      </w:ins>
      <w:del w:id="19" w:author="Tsaun" w:date="2017-02-22T15:29:00Z">
        <w:r w:rsidR="00E54B6C" w:rsidDel="00226569">
          <w:rPr>
            <w:noProof/>
            <w:webHidden/>
          </w:rPr>
          <w:delText>12</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"_Toc470520358"</w:instrText>
      </w:r>
      <w:r>
        <w:fldChar w:fldCharType="separate"/>
      </w:r>
      <w:r w:rsidR="00B04480" w:rsidRPr="00D83854">
        <w:rPr>
          <w:rStyle w:val="af5"/>
          <w:rFonts w:eastAsia="MS ????"/>
          <w:noProof/>
        </w:rPr>
        <w:t>1.3.10 Модель осаждения аэрозолей за счет инерции (влияние гибов)</w:t>
      </w:r>
      <w:r w:rsidR="00B04480">
        <w:rPr>
          <w:noProof/>
          <w:webHidden/>
        </w:rPr>
        <w:tab/>
      </w:r>
      <w:r>
        <w:rPr>
          <w:noProof/>
          <w:webHidden/>
        </w:rPr>
        <w:fldChar w:fldCharType="begin"/>
      </w:r>
      <w:r w:rsidR="00B04480">
        <w:rPr>
          <w:noProof/>
          <w:webHidden/>
        </w:rPr>
        <w:instrText xml:space="preserve"> PAGEREF _Toc470520358 \h </w:instrText>
      </w:r>
      <w:r>
        <w:rPr>
          <w:noProof/>
          <w:webHidden/>
        </w:rPr>
      </w:r>
      <w:r>
        <w:rPr>
          <w:noProof/>
          <w:webHidden/>
        </w:rPr>
        <w:fldChar w:fldCharType="separate"/>
      </w:r>
      <w:ins w:id="20" w:author="Tsaun" w:date="2017-02-22T15:30:00Z">
        <w:r w:rsidR="00226569">
          <w:rPr>
            <w:noProof/>
            <w:webHidden/>
          </w:rPr>
          <w:t>14</w:t>
        </w:r>
      </w:ins>
      <w:ins w:id="21" w:author="Томащик" w:date="2017-01-19T16:46:00Z">
        <w:del w:id="22" w:author="Tsaun" w:date="2017-02-22T15:29:00Z">
          <w:r w:rsidR="002F5999" w:rsidDel="00226569">
            <w:rPr>
              <w:noProof/>
              <w:webHidden/>
            </w:rPr>
            <w:delText>14</w:delText>
          </w:r>
        </w:del>
      </w:ins>
      <w:del w:id="23" w:author="Tsaun" w:date="2017-02-22T15:29:00Z">
        <w:r w:rsidR="00B04480" w:rsidDel="00226569">
          <w:rPr>
            <w:noProof/>
            <w:webHidden/>
          </w:rPr>
          <w:delText>12</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"_Toc470520359"</w:instrText>
      </w:r>
      <w:r>
        <w:fldChar w:fldCharType="separate"/>
      </w:r>
      <w:r w:rsidR="00B04480" w:rsidRPr="00D83854">
        <w:rPr>
          <w:rStyle w:val="af5"/>
          <w:rFonts w:eastAsia="MS ????"/>
          <w:noProof/>
        </w:rPr>
        <w:t>1.3.11 Коагуляция аэрозолей ПД</w:t>
      </w:r>
      <w:r w:rsidR="00B04480">
        <w:rPr>
          <w:noProof/>
          <w:webHidden/>
        </w:rPr>
        <w:tab/>
      </w:r>
      <w:r>
        <w:rPr>
          <w:noProof/>
          <w:webHidden/>
        </w:rPr>
        <w:fldChar w:fldCharType="begin"/>
      </w:r>
      <w:r w:rsidR="00B04480">
        <w:rPr>
          <w:noProof/>
          <w:webHidden/>
        </w:rPr>
        <w:instrText xml:space="preserve"> PAGEREF _Toc470520359 \h </w:instrText>
      </w:r>
      <w:r>
        <w:rPr>
          <w:noProof/>
          <w:webHidden/>
        </w:rPr>
      </w:r>
      <w:r>
        <w:rPr>
          <w:noProof/>
          <w:webHidden/>
        </w:rPr>
        <w:fldChar w:fldCharType="separate"/>
      </w:r>
      <w:ins w:id="24" w:author="Tsaun" w:date="2017-02-22T15:30:00Z">
        <w:r w:rsidR="00226569">
          <w:rPr>
            <w:noProof/>
            <w:webHidden/>
          </w:rPr>
          <w:t>15</w:t>
        </w:r>
      </w:ins>
      <w:ins w:id="25" w:author="Томащик" w:date="2017-01-19T16:46:00Z">
        <w:del w:id="26" w:author="Tsaun" w:date="2017-02-22T15:29:00Z">
          <w:r w:rsidR="002F5999" w:rsidDel="00226569">
            <w:rPr>
              <w:noProof/>
              <w:webHidden/>
            </w:rPr>
            <w:delText>14</w:delText>
          </w:r>
        </w:del>
      </w:ins>
      <w:del w:id="27" w:author="Tsaun" w:date="2017-02-22T15:29:00Z">
        <w:r w:rsidR="00B04480" w:rsidDel="00226569">
          <w:rPr>
            <w:noProof/>
            <w:webHidden/>
          </w:rPr>
          <w:delText>13</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"_Toc470520360"</w:instrText>
      </w:r>
      <w:r>
        <w:fldChar w:fldCharType="separate"/>
      </w:r>
      <w:r w:rsidR="00B04480" w:rsidRPr="00D83854">
        <w:rPr>
          <w:rStyle w:val="af5"/>
          <w:rFonts w:eastAsia="MS ????"/>
          <w:noProof/>
        </w:rPr>
        <w:t>1.3.12 Суммарное ядро коагуляции</w:t>
      </w:r>
      <w:r w:rsidR="00B04480">
        <w:rPr>
          <w:noProof/>
          <w:webHidden/>
        </w:rPr>
        <w:tab/>
      </w:r>
      <w:r>
        <w:rPr>
          <w:noProof/>
          <w:webHidden/>
        </w:rPr>
        <w:fldChar w:fldCharType="begin"/>
      </w:r>
      <w:r w:rsidR="00B04480">
        <w:rPr>
          <w:noProof/>
          <w:webHidden/>
        </w:rPr>
        <w:instrText xml:space="preserve"> PAGEREF _Toc470520360 \h </w:instrText>
      </w:r>
      <w:r>
        <w:rPr>
          <w:noProof/>
          <w:webHidden/>
        </w:rPr>
      </w:r>
      <w:r>
        <w:rPr>
          <w:noProof/>
          <w:webHidden/>
        </w:rPr>
        <w:fldChar w:fldCharType="separate"/>
      </w:r>
      <w:ins w:id="28" w:author="Tsaun" w:date="2017-02-22T15:30:00Z">
        <w:r w:rsidR="00226569">
          <w:rPr>
            <w:noProof/>
            <w:webHidden/>
          </w:rPr>
          <w:t>16</w:t>
        </w:r>
      </w:ins>
      <w:ins w:id="29" w:author="Томащик" w:date="2017-01-19T16:46:00Z">
        <w:del w:id="30" w:author="Tsaun" w:date="2017-02-22T15:29:00Z">
          <w:r w:rsidR="002F5999" w:rsidDel="00226569">
            <w:rPr>
              <w:noProof/>
              <w:webHidden/>
            </w:rPr>
            <w:delText>15</w:delText>
          </w:r>
        </w:del>
      </w:ins>
      <w:del w:id="31" w:author="Tsaun" w:date="2017-02-22T15:29:00Z">
        <w:r w:rsidR="00B04480" w:rsidDel="00226569">
          <w:rPr>
            <w:noProof/>
            <w:webHidden/>
          </w:rPr>
          <w:delText>14</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"_Toc470520361"</w:instrText>
      </w:r>
      <w:r>
        <w:fldChar w:fldCharType="separate"/>
      </w:r>
      <w:r w:rsidR="00B04480" w:rsidRPr="00D83854">
        <w:rPr>
          <w:rStyle w:val="af5"/>
          <w:rFonts w:eastAsia="MS ????"/>
          <w:noProof/>
        </w:rPr>
        <w:t>1.3.13 Конденсация и испарение ПД</w:t>
      </w:r>
      <w:r w:rsidR="00B04480">
        <w:rPr>
          <w:noProof/>
          <w:webHidden/>
        </w:rPr>
        <w:tab/>
      </w:r>
      <w:r>
        <w:rPr>
          <w:noProof/>
          <w:webHidden/>
        </w:rPr>
        <w:fldChar w:fldCharType="begin"/>
      </w:r>
      <w:r w:rsidR="00B04480">
        <w:rPr>
          <w:noProof/>
          <w:webHidden/>
        </w:rPr>
        <w:instrText xml:space="preserve"> PAGEREF _Toc470520361 \h </w:instrText>
      </w:r>
      <w:r>
        <w:rPr>
          <w:noProof/>
          <w:webHidden/>
        </w:rPr>
      </w:r>
      <w:r>
        <w:rPr>
          <w:noProof/>
          <w:webHidden/>
        </w:rPr>
        <w:fldChar w:fldCharType="separate"/>
      </w:r>
      <w:ins w:id="32" w:author="Tsaun" w:date="2017-02-22T15:30:00Z">
        <w:r w:rsidR="00226569">
          <w:rPr>
            <w:noProof/>
            <w:webHidden/>
          </w:rPr>
          <w:t>17</w:t>
        </w:r>
      </w:ins>
      <w:ins w:id="33" w:author="Томащик" w:date="2017-01-19T16:46:00Z">
        <w:del w:id="34" w:author="Tsaun" w:date="2017-02-22T15:29:00Z">
          <w:r w:rsidR="002F5999" w:rsidDel="00226569">
            <w:rPr>
              <w:noProof/>
              <w:webHidden/>
            </w:rPr>
            <w:delText>16</w:delText>
          </w:r>
        </w:del>
      </w:ins>
      <w:del w:id="35" w:author="Tsaun" w:date="2017-02-22T15:29:00Z">
        <w:r w:rsidR="00E54B6C" w:rsidDel="00226569">
          <w:rPr>
            <w:noProof/>
            <w:webHidden/>
          </w:rPr>
          <w:delText>15</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"_Toc470520362"</w:instrText>
      </w:r>
      <w:r>
        <w:fldChar w:fldCharType="separate"/>
      </w:r>
      <w:r w:rsidR="00B04480" w:rsidRPr="00D83854">
        <w:rPr>
          <w:rStyle w:val="af5"/>
          <w:rFonts w:eastAsia="MS ????"/>
          <w:noProof/>
        </w:rPr>
        <w:t>1.3.14 Адсорбция ПД</w:t>
      </w:r>
      <w:r w:rsidR="00B04480">
        <w:rPr>
          <w:noProof/>
          <w:webHidden/>
        </w:rPr>
        <w:tab/>
      </w:r>
      <w:r>
        <w:rPr>
          <w:noProof/>
          <w:webHidden/>
        </w:rPr>
        <w:fldChar w:fldCharType="begin"/>
      </w:r>
      <w:r w:rsidR="00B04480">
        <w:rPr>
          <w:noProof/>
          <w:webHidden/>
        </w:rPr>
        <w:instrText xml:space="preserve"> PAGEREF _Toc470520362 \h </w:instrText>
      </w:r>
      <w:r>
        <w:rPr>
          <w:noProof/>
          <w:webHidden/>
        </w:rPr>
      </w:r>
      <w:r>
        <w:rPr>
          <w:noProof/>
          <w:webHidden/>
        </w:rPr>
        <w:fldChar w:fldCharType="separate"/>
      </w:r>
      <w:ins w:id="36" w:author="Tsaun" w:date="2017-02-22T15:30:00Z">
        <w:r w:rsidR="00226569">
          <w:rPr>
            <w:noProof/>
            <w:webHidden/>
          </w:rPr>
          <w:t>20</w:t>
        </w:r>
      </w:ins>
      <w:ins w:id="37" w:author="Томащик" w:date="2017-01-19T16:46:00Z">
        <w:del w:id="38" w:author="Tsaun" w:date="2017-02-22T15:29:00Z">
          <w:r w:rsidR="002F5999" w:rsidDel="00226569">
            <w:rPr>
              <w:noProof/>
              <w:webHidden/>
            </w:rPr>
            <w:delText>22</w:delText>
          </w:r>
        </w:del>
      </w:ins>
      <w:del w:id="39" w:author="Tsaun" w:date="2017-02-22T15:29:00Z">
        <w:r w:rsidR="00B04480" w:rsidDel="00226569">
          <w:rPr>
            <w:noProof/>
            <w:webHidden/>
          </w:rPr>
          <w:delText>16</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"_Toc470520363"</w:instrText>
      </w:r>
      <w:r>
        <w:fldChar w:fldCharType="separate"/>
      </w:r>
      <w:r w:rsidR="00B04480" w:rsidRPr="00D83854">
        <w:rPr>
          <w:rStyle w:val="af5"/>
          <w:rFonts w:eastAsia="MS ????"/>
          <w:noProof/>
        </w:rPr>
        <w:t>1.3.15 Механическое повторное взвешивание</w:t>
      </w:r>
      <w:r w:rsidR="00B04480">
        <w:rPr>
          <w:noProof/>
          <w:webHidden/>
        </w:rPr>
        <w:tab/>
      </w:r>
      <w:r>
        <w:rPr>
          <w:noProof/>
          <w:webHidden/>
        </w:rPr>
        <w:fldChar w:fldCharType="begin"/>
      </w:r>
      <w:r w:rsidR="00B04480">
        <w:rPr>
          <w:noProof/>
          <w:webHidden/>
        </w:rPr>
        <w:instrText xml:space="preserve"> PAGEREF _Toc470520363 \h </w:instrText>
      </w:r>
      <w:r>
        <w:rPr>
          <w:noProof/>
          <w:webHidden/>
        </w:rPr>
      </w:r>
      <w:r>
        <w:rPr>
          <w:noProof/>
          <w:webHidden/>
        </w:rPr>
        <w:fldChar w:fldCharType="separate"/>
      </w:r>
      <w:ins w:id="40" w:author="Tsaun" w:date="2017-02-22T15:30:00Z">
        <w:r w:rsidR="00226569">
          <w:rPr>
            <w:noProof/>
            <w:webHidden/>
          </w:rPr>
          <w:t>21</w:t>
        </w:r>
      </w:ins>
      <w:ins w:id="41" w:author="Томащик" w:date="2017-01-19T16:46:00Z">
        <w:del w:id="42" w:author="Tsaun" w:date="2017-02-22T15:29:00Z">
          <w:r w:rsidR="002F5999" w:rsidDel="00226569">
            <w:rPr>
              <w:noProof/>
              <w:webHidden/>
            </w:rPr>
            <w:delText>23</w:delText>
          </w:r>
        </w:del>
      </w:ins>
      <w:del w:id="43" w:author="Tsaun" w:date="2017-02-22T15:29:00Z">
        <w:r w:rsidR="00B04480" w:rsidDel="00226569">
          <w:rPr>
            <w:noProof/>
            <w:webHidden/>
          </w:rPr>
          <w:delText>16</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"_Toc470520364"</w:instrText>
      </w:r>
      <w:r>
        <w:fldChar w:fldCharType="separate"/>
      </w:r>
      <w:r w:rsidR="00B04480" w:rsidRPr="00D83854">
        <w:rPr>
          <w:rStyle w:val="af5"/>
          <w:rFonts w:eastAsia="MS ????"/>
          <w:noProof/>
        </w:rPr>
        <w:t>1.3.16 Гомогенная нуклеация</w:t>
      </w:r>
      <w:r w:rsidR="00B04480">
        <w:rPr>
          <w:noProof/>
          <w:webHidden/>
        </w:rPr>
        <w:tab/>
      </w:r>
      <w:r>
        <w:rPr>
          <w:noProof/>
          <w:webHidden/>
        </w:rPr>
        <w:fldChar w:fldCharType="begin"/>
      </w:r>
      <w:r w:rsidR="00B04480">
        <w:rPr>
          <w:noProof/>
          <w:webHidden/>
        </w:rPr>
        <w:instrText xml:space="preserve"> PAGEREF _Toc470520364 \h </w:instrText>
      </w:r>
      <w:r>
        <w:rPr>
          <w:noProof/>
          <w:webHidden/>
        </w:rPr>
      </w:r>
      <w:r>
        <w:rPr>
          <w:noProof/>
          <w:webHidden/>
        </w:rPr>
        <w:fldChar w:fldCharType="separate"/>
      </w:r>
      <w:ins w:id="44" w:author="Tsaun" w:date="2017-02-22T15:30:00Z">
        <w:r w:rsidR="00226569">
          <w:rPr>
            <w:noProof/>
            <w:webHidden/>
          </w:rPr>
          <w:t>23</w:t>
        </w:r>
      </w:ins>
      <w:ins w:id="45" w:author="Томащик" w:date="2017-01-19T16:46:00Z">
        <w:del w:id="46" w:author="Tsaun" w:date="2017-02-22T15:29:00Z">
          <w:r w:rsidR="002F5999" w:rsidDel="00226569">
            <w:rPr>
              <w:noProof/>
              <w:webHidden/>
            </w:rPr>
            <w:delText>26</w:delText>
          </w:r>
        </w:del>
      </w:ins>
      <w:del w:id="47" w:author="Tsaun" w:date="2017-02-22T15:29:00Z">
        <w:r w:rsidR="00B04480" w:rsidDel="00226569">
          <w:rPr>
            <w:noProof/>
            <w:webHidden/>
          </w:rPr>
          <w:delText>19</w:delText>
        </w:r>
      </w:del>
      <w:r>
        <w:rPr>
          <w:noProof/>
          <w:webHidden/>
        </w:rPr>
        <w:fldChar w:fldCharType="end"/>
      </w:r>
      <w:r>
        <w:fldChar w:fldCharType="end"/>
      </w:r>
    </w:p>
    <w:p w:rsidR="00B04480" w:rsidRDefault="00FF21EC">
      <w:pPr>
        <w:pStyle w:val="28"/>
        <w:rPr>
          <w:rFonts w:ascii="Cambria" w:hAnsi="Cambria"/>
          <w:noProof/>
          <w:sz w:val="22"/>
          <w:lang w:eastAsia="ru-RU"/>
        </w:rPr>
      </w:pPr>
      <w:r>
        <w:fldChar w:fldCharType="begin"/>
      </w:r>
      <w:r w:rsidR="000817D8">
        <w:instrText>HYPERLINK \l "_Toc470520365"</w:instrText>
      </w:r>
      <w:r>
        <w:fldChar w:fldCharType="separate"/>
      </w:r>
      <w:r w:rsidR="00B04480" w:rsidRPr="00D83854">
        <w:rPr>
          <w:rStyle w:val="af5"/>
          <w:rFonts w:eastAsia="MS ????"/>
          <w:noProof/>
        </w:rPr>
        <w:t>1.4 Численная схема и ее реализация</w:t>
      </w:r>
      <w:r w:rsidR="00B04480">
        <w:rPr>
          <w:noProof/>
          <w:webHidden/>
        </w:rPr>
        <w:tab/>
      </w:r>
      <w:r>
        <w:rPr>
          <w:noProof/>
          <w:webHidden/>
        </w:rPr>
        <w:fldChar w:fldCharType="begin"/>
      </w:r>
      <w:r w:rsidR="00B04480">
        <w:rPr>
          <w:noProof/>
          <w:webHidden/>
        </w:rPr>
        <w:instrText xml:space="preserve"> PAGEREF _Toc470520365 \h </w:instrText>
      </w:r>
      <w:r>
        <w:rPr>
          <w:noProof/>
          <w:webHidden/>
        </w:rPr>
      </w:r>
      <w:r>
        <w:rPr>
          <w:noProof/>
          <w:webHidden/>
        </w:rPr>
        <w:fldChar w:fldCharType="separate"/>
      </w:r>
      <w:ins w:id="48" w:author="Tsaun" w:date="2017-02-22T15:30:00Z">
        <w:r w:rsidR="00226569">
          <w:rPr>
            <w:noProof/>
            <w:webHidden/>
          </w:rPr>
          <w:t>23</w:t>
        </w:r>
      </w:ins>
      <w:ins w:id="49" w:author="Томащик" w:date="2017-01-19T16:46:00Z">
        <w:del w:id="50" w:author="Tsaun" w:date="2017-02-22T15:29:00Z">
          <w:r w:rsidR="002F5999" w:rsidDel="00226569">
            <w:rPr>
              <w:noProof/>
              <w:webHidden/>
            </w:rPr>
            <w:delText>26</w:delText>
          </w:r>
        </w:del>
      </w:ins>
      <w:del w:id="51" w:author="Tsaun" w:date="2017-02-22T15:29:00Z">
        <w:r w:rsidR="00B04480" w:rsidDel="00226569">
          <w:rPr>
            <w:noProof/>
            <w:webHidden/>
          </w:rPr>
          <w:delText>19</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"_Toc470520366"</w:instrText>
      </w:r>
      <w:r>
        <w:fldChar w:fldCharType="separate"/>
      </w:r>
      <w:r w:rsidR="00B04480" w:rsidRPr="00D83854">
        <w:rPr>
          <w:rStyle w:val="af5"/>
          <w:rFonts w:eastAsia="MS ????"/>
          <w:noProof/>
        </w:rPr>
        <w:t>1.4.1 Коагуляция частиц</w:t>
      </w:r>
      <w:r w:rsidR="00B04480">
        <w:rPr>
          <w:noProof/>
          <w:webHidden/>
        </w:rPr>
        <w:tab/>
      </w:r>
      <w:r>
        <w:rPr>
          <w:noProof/>
          <w:webHidden/>
        </w:rPr>
        <w:fldChar w:fldCharType="begin"/>
      </w:r>
      <w:r w:rsidR="00B04480">
        <w:rPr>
          <w:noProof/>
          <w:webHidden/>
        </w:rPr>
        <w:instrText xml:space="preserve"> PAGEREF _Toc470520366 \h </w:instrText>
      </w:r>
      <w:r>
        <w:rPr>
          <w:noProof/>
          <w:webHidden/>
        </w:rPr>
      </w:r>
      <w:r>
        <w:rPr>
          <w:noProof/>
          <w:webHidden/>
        </w:rPr>
        <w:fldChar w:fldCharType="separate"/>
      </w:r>
      <w:ins w:id="52" w:author="Tsaun" w:date="2017-02-22T15:30:00Z">
        <w:r w:rsidR="00226569">
          <w:rPr>
            <w:noProof/>
            <w:webHidden/>
          </w:rPr>
          <w:t>24</w:t>
        </w:r>
      </w:ins>
      <w:ins w:id="53" w:author="Томащик" w:date="2017-01-19T16:46:00Z">
        <w:del w:id="54" w:author="Tsaun" w:date="2017-02-22T15:29:00Z">
          <w:r w:rsidR="002F5999" w:rsidDel="00226569">
            <w:rPr>
              <w:noProof/>
              <w:webHidden/>
            </w:rPr>
            <w:delText>27</w:delText>
          </w:r>
        </w:del>
      </w:ins>
      <w:del w:id="55" w:author="Tsaun" w:date="2017-02-22T15:29:00Z">
        <w:r w:rsidR="00B04480" w:rsidDel="00226569">
          <w:rPr>
            <w:noProof/>
            <w:webHidden/>
          </w:rPr>
          <w:delText>20</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"_Toc470520367"</w:instrText>
      </w:r>
      <w:r>
        <w:fldChar w:fldCharType="separate"/>
      </w:r>
      <w:r w:rsidR="00B04480" w:rsidRPr="00D83854">
        <w:rPr>
          <w:rStyle w:val="af5"/>
          <w:rFonts w:eastAsia="MS ????"/>
          <w:noProof/>
        </w:rPr>
        <w:t>1.4.2 Нуклеация</w:t>
      </w:r>
      <w:r w:rsidR="00B04480">
        <w:rPr>
          <w:noProof/>
          <w:webHidden/>
        </w:rPr>
        <w:tab/>
      </w:r>
      <w:r>
        <w:rPr>
          <w:noProof/>
          <w:webHidden/>
        </w:rPr>
        <w:fldChar w:fldCharType="begin"/>
      </w:r>
      <w:r w:rsidR="00B04480">
        <w:rPr>
          <w:noProof/>
          <w:webHidden/>
        </w:rPr>
        <w:instrText xml:space="preserve"> PAGEREF _Toc470520367 \h </w:instrText>
      </w:r>
      <w:r>
        <w:rPr>
          <w:noProof/>
          <w:webHidden/>
        </w:rPr>
      </w:r>
      <w:r>
        <w:rPr>
          <w:noProof/>
          <w:webHidden/>
        </w:rPr>
        <w:fldChar w:fldCharType="separate"/>
      </w:r>
      <w:ins w:id="56" w:author="Tsaun" w:date="2017-02-22T15:30:00Z">
        <w:r w:rsidR="00226569">
          <w:rPr>
            <w:noProof/>
            <w:webHidden/>
          </w:rPr>
          <w:t>26</w:t>
        </w:r>
      </w:ins>
      <w:ins w:id="57" w:author="Томащик" w:date="2017-01-19T16:46:00Z">
        <w:del w:id="58" w:author="Tsaun" w:date="2017-02-22T15:29:00Z">
          <w:r w:rsidR="002F5999" w:rsidDel="00226569">
            <w:rPr>
              <w:noProof/>
              <w:webHidden/>
            </w:rPr>
            <w:delText>29</w:delText>
          </w:r>
        </w:del>
      </w:ins>
      <w:del w:id="59" w:author="Tsaun" w:date="2017-02-22T15:29:00Z">
        <w:r w:rsidR="00B04480" w:rsidDel="00226569">
          <w:rPr>
            <w:noProof/>
            <w:webHidden/>
          </w:rPr>
          <w:delText>21</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"_Toc470520368"</w:instrText>
      </w:r>
      <w:r>
        <w:fldChar w:fldCharType="separate"/>
      </w:r>
      <w:r w:rsidR="00B04480" w:rsidRPr="00D83854">
        <w:rPr>
          <w:rStyle w:val="af5"/>
          <w:rFonts w:eastAsia="MS ????"/>
          <w:noProof/>
        </w:rPr>
        <w:t>1.4.3 Перенос аэрозолей</w:t>
      </w:r>
      <w:r w:rsidR="00B04480">
        <w:rPr>
          <w:noProof/>
          <w:webHidden/>
        </w:rPr>
        <w:tab/>
      </w:r>
      <w:r>
        <w:rPr>
          <w:noProof/>
          <w:webHidden/>
        </w:rPr>
        <w:fldChar w:fldCharType="begin"/>
      </w:r>
      <w:r w:rsidR="00B04480">
        <w:rPr>
          <w:noProof/>
          <w:webHidden/>
        </w:rPr>
        <w:instrText xml:space="preserve"> PAGEREF _Toc470520368 \h </w:instrText>
      </w:r>
      <w:r>
        <w:rPr>
          <w:noProof/>
          <w:webHidden/>
        </w:rPr>
      </w:r>
      <w:r>
        <w:rPr>
          <w:noProof/>
          <w:webHidden/>
        </w:rPr>
        <w:fldChar w:fldCharType="separate"/>
      </w:r>
      <w:ins w:id="60" w:author="Tsaun" w:date="2017-02-22T15:30:00Z">
        <w:r w:rsidR="00226569">
          <w:rPr>
            <w:noProof/>
            <w:webHidden/>
          </w:rPr>
          <w:t>28</w:t>
        </w:r>
      </w:ins>
      <w:ins w:id="61" w:author="Томащик" w:date="2017-01-19T16:46:00Z">
        <w:del w:id="62" w:author="Tsaun" w:date="2017-02-22T15:29:00Z">
          <w:r w:rsidR="002F5999" w:rsidDel="00226569">
            <w:rPr>
              <w:noProof/>
              <w:webHidden/>
            </w:rPr>
            <w:delText>30</w:delText>
          </w:r>
        </w:del>
      </w:ins>
      <w:del w:id="63" w:author="Tsaun" w:date="2017-02-22T15:29:00Z">
        <w:r w:rsidR="00B04480" w:rsidDel="00226569">
          <w:rPr>
            <w:noProof/>
            <w:webHidden/>
          </w:rPr>
          <w:delText>22</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"_Toc470520369"</w:instrText>
      </w:r>
      <w:r>
        <w:fldChar w:fldCharType="separate"/>
      </w:r>
      <w:r w:rsidR="00B04480" w:rsidRPr="00D83854">
        <w:rPr>
          <w:rStyle w:val="af5"/>
          <w:rFonts w:eastAsia="MS ????"/>
          <w:noProof/>
        </w:rPr>
        <w:t>1.4.4 Распределение частиц в источнике по размерным классам</w:t>
      </w:r>
      <w:r w:rsidR="00B04480">
        <w:rPr>
          <w:noProof/>
          <w:webHidden/>
        </w:rPr>
        <w:tab/>
      </w:r>
      <w:r>
        <w:rPr>
          <w:noProof/>
          <w:webHidden/>
        </w:rPr>
        <w:fldChar w:fldCharType="begin"/>
      </w:r>
      <w:r w:rsidR="00B04480">
        <w:rPr>
          <w:noProof/>
          <w:webHidden/>
        </w:rPr>
        <w:instrText xml:space="preserve"> PAGEREF _Toc470520369 \h </w:instrText>
      </w:r>
      <w:r>
        <w:rPr>
          <w:noProof/>
          <w:webHidden/>
        </w:rPr>
      </w:r>
      <w:r>
        <w:rPr>
          <w:noProof/>
          <w:webHidden/>
        </w:rPr>
        <w:fldChar w:fldCharType="separate"/>
      </w:r>
      <w:ins w:id="64" w:author="Tsaun" w:date="2017-02-22T15:30:00Z">
        <w:r w:rsidR="00226569">
          <w:rPr>
            <w:noProof/>
            <w:webHidden/>
          </w:rPr>
          <w:t>28</w:t>
        </w:r>
      </w:ins>
      <w:ins w:id="65" w:author="Томащик" w:date="2017-01-19T16:46:00Z">
        <w:del w:id="66" w:author="Tsaun" w:date="2017-02-22T15:29:00Z">
          <w:r w:rsidR="002F5999" w:rsidDel="00226569">
            <w:rPr>
              <w:noProof/>
              <w:webHidden/>
            </w:rPr>
            <w:delText>31</w:delText>
          </w:r>
        </w:del>
      </w:ins>
      <w:del w:id="67" w:author="Tsaun" w:date="2017-02-22T15:29:00Z">
        <w:r w:rsidR="00B04480" w:rsidDel="00226569">
          <w:rPr>
            <w:noProof/>
            <w:webHidden/>
          </w:rPr>
          <w:delText>22</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"_Toc470520370"</w:instrText>
      </w:r>
      <w:r>
        <w:fldChar w:fldCharType="separate"/>
      </w:r>
      <w:r w:rsidR="00B04480" w:rsidRPr="00D83854">
        <w:rPr>
          <w:rStyle w:val="af5"/>
          <w:rFonts w:eastAsia="MS ????"/>
          <w:noProof/>
        </w:rPr>
        <w:t>1.4.5 Поверхность осаждения и ее свойств (сухая-мокрая, дырявая, угол по отношению к гравитации, площадь, материал..)</w:t>
      </w:r>
      <w:r w:rsidR="00B04480">
        <w:rPr>
          <w:noProof/>
          <w:webHidden/>
        </w:rPr>
        <w:tab/>
      </w:r>
      <w:r>
        <w:rPr>
          <w:noProof/>
          <w:webHidden/>
        </w:rPr>
        <w:fldChar w:fldCharType="begin"/>
      </w:r>
      <w:r w:rsidR="00B04480">
        <w:rPr>
          <w:noProof/>
          <w:webHidden/>
        </w:rPr>
        <w:instrText xml:space="preserve"> PAGEREF _Toc470520370 \h </w:instrText>
      </w:r>
      <w:r>
        <w:rPr>
          <w:noProof/>
          <w:webHidden/>
        </w:rPr>
      </w:r>
      <w:r>
        <w:rPr>
          <w:noProof/>
          <w:webHidden/>
        </w:rPr>
        <w:fldChar w:fldCharType="separate"/>
      </w:r>
      <w:ins w:id="68" w:author="Tsaun" w:date="2017-02-22T15:30:00Z">
        <w:r w:rsidR="00226569">
          <w:rPr>
            <w:noProof/>
            <w:webHidden/>
          </w:rPr>
          <w:t>29</w:t>
        </w:r>
      </w:ins>
      <w:ins w:id="69" w:author="Томащик" w:date="2017-01-19T16:46:00Z">
        <w:del w:id="70" w:author="Tsaun" w:date="2017-02-22T15:29:00Z">
          <w:r w:rsidR="002F5999" w:rsidDel="00226569">
            <w:rPr>
              <w:noProof/>
              <w:webHidden/>
            </w:rPr>
            <w:delText>32</w:delText>
          </w:r>
        </w:del>
      </w:ins>
      <w:del w:id="71" w:author="Tsaun" w:date="2017-02-22T15:29:00Z">
        <w:r w:rsidR="00B04480" w:rsidDel="00226569">
          <w:rPr>
            <w:noProof/>
            <w:webHidden/>
          </w:rPr>
          <w:delText>23</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"_Toc470520371"</w:instrText>
      </w:r>
      <w:r>
        <w:fldChar w:fldCharType="separate"/>
      </w:r>
      <w:r w:rsidR="00B04480" w:rsidRPr="00D83854">
        <w:rPr>
          <w:rStyle w:val="af5"/>
          <w:rFonts w:eastAsia="MS ????"/>
          <w:noProof/>
        </w:rPr>
        <w:t>1.4.6 Моделирование отложений на поверхностях (как делаем отложения, что храним в памяти – массы, размерные группы, хим соедниения, плотнотси?,…</w:t>
      </w:r>
      <w:r w:rsidR="00B04480">
        <w:rPr>
          <w:noProof/>
          <w:webHidden/>
        </w:rPr>
        <w:tab/>
      </w:r>
      <w:r>
        <w:rPr>
          <w:noProof/>
          <w:webHidden/>
        </w:rPr>
        <w:fldChar w:fldCharType="begin"/>
      </w:r>
      <w:r w:rsidR="00B04480">
        <w:rPr>
          <w:noProof/>
          <w:webHidden/>
        </w:rPr>
        <w:instrText xml:space="preserve"> PAGEREF _Toc470520371 \h </w:instrText>
      </w:r>
      <w:r>
        <w:rPr>
          <w:noProof/>
          <w:webHidden/>
        </w:rPr>
      </w:r>
      <w:r>
        <w:rPr>
          <w:noProof/>
          <w:webHidden/>
        </w:rPr>
        <w:fldChar w:fldCharType="separate"/>
      </w:r>
      <w:ins w:id="72" w:author="Tsaun" w:date="2017-02-22T15:30:00Z">
        <w:r w:rsidR="00226569">
          <w:rPr>
            <w:noProof/>
            <w:webHidden/>
          </w:rPr>
          <w:t>30</w:t>
        </w:r>
      </w:ins>
      <w:ins w:id="73" w:author="Томащик" w:date="2017-01-19T16:46:00Z">
        <w:del w:id="74" w:author="Tsaun" w:date="2017-02-22T15:29:00Z">
          <w:r w:rsidR="002F5999" w:rsidDel="00226569">
            <w:rPr>
              <w:noProof/>
              <w:webHidden/>
            </w:rPr>
            <w:delText>33</w:delText>
          </w:r>
        </w:del>
      </w:ins>
      <w:del w:id="75" w:author="Tsaun" w:date="2017-02-22T15:29:00Z">
        <w:r w:rsidR="00B04480" w:rsidDel="00226569">
          <w:rPr>
            <w:noProof/>
            <w:webHidden/>
          </w:rPr>
          <w:delText>23</w:delText>
        </w:r>
      </w:del>
      <w:r>
        <w:rPr>
          <w:noProof/>
          <w:webHidden/>
        </w:rPr>
        <w:fldChar w:fldCharType="end"/>
      </w:r>
      <w:r>
        <w:fldChar w:fldCharType="end"/>
      </w:r>
    </w:p>
    <w:p w:rsidR="00B04480" w:rsidRDefault="00FF21EC">
      <w:pPr>
        <w:pStyle w:val="28"/>
        <w:rPr>
          <w:rFonts w:ascii="Cambria" w:hAnsi="Cambria"/>
          <w:noProof/>
          <w:sz w:val="22"/>
          <w:lang w:eastAsia="ru-RU"/>
        </w:rPr>
      </w:pPr>
      <w:r>
        <w:fldChar w:fldCharType="begin"/>
      </w:r>
      <w:r w:rsidR="000817D8">
        <w:instrText>HYPERLINK \l "_Toc470520372"</w:instrText>
      </w:r>
      <w:r>
        <w:fldChar w:fldCharType="separate"/>
      </w:r>
      <w:r w:rsidR="00B04480" w:rsidRPr="00D83854">
        <w:rPr>
          <w:rStyle w:val="af5"/>
          <w:rFonts w:eastAsia="MS ????"/>
          <w:noProof/>
        </w:rPr>
        <w:t>1.5 Общая архитектура</w:t>
      </w:r>
      <w:r w:rsidR="00B04480">
        <w:rPr>
          <w:noProof/>
          <w:webHidden/>
        </w:rPr>
        <w:tab/>
      </w:r>
      <w:r>
        <w:rPr>
          <w:noProof/>
          <w:webHidden/>
        </w:rPr>
        <w:fldChar w:fldCharType="begin"/>
      </w:r>
      <w:r w:rsidR="00B04480">
        <w:rPr>
          <w:noProof/>
          <w:webHidden/>
        </w:rPr>
        <w:instrText xml:space="preserve"> PAGEREF _Toc470520372 \h </w:instrText>
      </w:r>
      <w:r>
        <w:rPr>
          <w:noProof/>
          <w:webHidden/>
        </w:rPr>
      </w:r>
      <w:r>
        <w:rPr>
          <w:noProof/>
          <w:webHidden/>
        </w:rPr>
        <w:fldChar w:fldCharType="separate"/>
      </w:r>
      <w:ins w:id="76" w:author="Tsaun" w:date="2017-02-22T15:30:00Z">
        <w:r w:rsidR="00226569">
          <w:rPr>
            <w:noProof/>
            <w:webHidden/>
          </w:rPr>
          <w:t>31</w:t>
        </w:r>
      </w:ins>
      <w:ins w:id="77" w:author="Томащик" w:date="2017-01-19T16:46:00Z">
        <w:del w:id="78" w:author="Tsaun" w:date="2017-02-22T15:29:00Z">
          <w:r w:rsidR="002F5999" w:rsidDel="00226569">
            <w:rPr>
              <w:noProof/>
              <w:webHidden/>
            </w:rPr>
            <w:delText>34</w:delText>
          </w:r>
        </w:del>
      </w:ins>
      <w:del w:id="79" w:author="Tsaun" w:date="2017-02-22T15:29:00Z">
        <w:r w:rsidR="00B04480" w:rsidDel="00226569">
          <w:rPr>
            <w:noProof/>
            <w:webHidden/>
          </w:rPr>
          <w:delText>24</w:delText>
        </w:r>
      </w:del>
      <w:r>
        <w:rPr>
          <w:noProof/>
          <w:webHidden/>
        </w:rPr>
        <w:fldChar w:fldCharType="end"/>
      </w:r>
      <w:r>
        <w:fldChar w:fldCharType="end"/>
      </w:r>
    </w:p>
    <w:p w:rsidR="00B04480" w:rsidRDefault="00FF21EC">
      <w:pPr>
        <w:pStyle w:val="33"/>
        <w:rPr>
          <w:rFonts w:ascii="Cambria" w:hAnsi="Cambria"/>
          <w:noProof/>
          <w:sz w:val="22"/>
          <w:lang w:eastAsia="ru-RU"/>
        </w:rPr>
      </w:pPr>
      <w:r>
        <w:fldChar w:fldCharType="begin"/>
      </w:r>
      <w:r w:rsidR="000817D8">
        <w:instrText>HYPERLINK \l "_Toc470520373"</w:instrText>
      </w:r>
      <w:r>
        <w:fldChar w:fldCharType="separate"/>
      </w:r>
      <w:r w:rsidR="00B04480" w:rsidRPr="00D83854">
        <w:rPr>
          <w:rStyle w:val="af5"/>
          <w:rFonts w:eastAsia="MS ????"/>
          <w:noProof/>
        </w:rPr>
        <w:t>1.5.1 Взаимодействие модуля ПРОФИТ с другими модулями</w:t>
      </w:r>
      <w:r w:rsidR="00B04480">
        <w:rPr>
          <w:noProof/>
          <w:webHidden/>
        </w:rPr>
        <w:tab/>
      </w:r>
      <w:r>
        <w:rPr>
          <w:noProof/>
          <w:webHidden/>
        </w:rPr>
        <w:fldChar w:fldCharType="begin"/>
      </w:r>
      <w:r w:rsidR="00B04480">
        <w:rPr>
          <w:noProof/>
          <w:webHidden/>
        </w:rPr>
        <w:instrText xml:space="preserve"> PAGEREF _Toc470520373 \h </w:instrText>
      </w:r>
      <w:r>
        <w:rPr>
          <w:noProof/>
          <w:webHidden/>
        </w:rPr>
      </w:r>
      <w:r>
        <w:rPr>
          <w:noProof/>
          <w:webHidden/>
        </w:rPr>
        <w:fldChar w:fldCharType="separate"/>
      </w:r>
      <w:ins w:id="80" w:author="Tsaun" w:date="2017-02-22T15:30:00Z">
        <w:r w:rsidR="00226569">
          <w:rPr>
            <w:noProof/>
            <w:webHidden/>
          </w:rPr>
          <w:t>31</w:t>
        </w:r>
      </w:ins>
      <w:ins w:id="81" w:author="Томащик" w:date="2017-01-19T16:46:00Z">
        <w:del w:id="82" w:author="Tsaun" w:date="2017-02-22T15:29:00Z">
          <w:r w:rsidR="002F5999" w:rsidDel="00226569">
            <w:rPr>
              <w:noProof/>
              <w:webHidden/>
            </w:rPr>
            <w:delText>34</w:delText>
          </w:r>
        </w:del>
      </w:ins>
      <w:del w:id="83" w:author="Tsaun" w:date="2017-02-22T15:29:00Z">
        <w:r w:rsidR="00B04480" w:rsidDel="00226569">
          <w:rPr>
            <w:noProof/>
            <w:webHidden/>
          </w:rPr>
          <w:delText>24</w:delText>
        </w:r>
      </w:del>
      <w:r>
        <w:rPr>
          <w:noProof/>
          <w:webHidden/>
        </w:rPr>
        <w:fldChar w:fldCharType="end"/>
      </w:r>
      <w:r>
        <w:fldChar w:fldCharType="end"/>
      </w:r>
    </w:p>
    <w:p w:rsidR="00123326" w:rsidRDefault="00FF21EC" w:rsidP="00FA5901">
      <w:pPr>
        <w:pStyle w:val="16"/>
        <w:spacing w:after="0"/>
        <w:rPr>
          <w:szCs w:val="24"/>
          <w:lang w:val="en-US"/>
        </w:rPr>
      </w:pPr>
      <w:r>
        <w:fldChar w:fldCharType="end"/>
      </w:r>
      <w:bookmarkStart w:id="84" w:name="_Toc247379662"/>
      <w:bookmarkStart w:id="85" w:name="_Toc247379663"/>
      <w:bookmarkStart w:id="86" w:name="_Toc247525344"/>
      <w:bookmarkStart w:id="87" w:name="_Toc435020675"/>
    </w:p>
    <w:p w:rsidR="005E034D" w:rsidRDefault="00123326" w:rsidP="00CD1F6E">
      <w:pPr>
        <w:pStyle w:val="1"/>
        <w:numPr>
          <w:ilvl w:val="0"/>
          <w:numId w:val="0"/>
        </w:numPr>
        <w:ind w:left="851"/>
        <w:rPr>
          <w:rFonts w:eastAsia="Times New Roman"/>
          <w:sz w:val="24"/>
          <w:szCs w:val="22"/>
        </w:rPr>
      </w:pPr>
      <w:r w:rsidRPr="00BF45F2">
        <w:rPr>
          <w:rFonts w:eastAsia="Times New Roman"/>
          <w:sz w:val="24"/>
          <w:szCs w:val="22"/>
        </w:rPr>
        <w:br w:type="page"/>
      </w:r>
    </w:p>
    <w:p w:rsidR="00510D01" w:rsidRPr="003453B6" w:rsidRDefault="00510D01" w:rsidP="00CD1F6E">
      <w:pPr>
        <w:ind w:left="851" w:firstLine="0"/>
      </w:pPr>
      <w:r w:rsidRPr="003453B6">
        <w:lastRenderedPageBreak/>
        <w:t>Введение</w:t>
      </w:r>
      <w:bookmarkEnd w:id="84"/>
      <w:bookmarkEnd w:id="85"/>
      <w:bookmarkEnd w:id="86"/>
      <w:bookmarkEnd w:id="87"/>
    </w:p>
    <w:p w:rsidR="00510D01" w:rsidRPr="00E44E07" w:rsidRDefault="00510D01" w:rsidP="00F06645">
      <w:pPr>
        <w:pStyle w:val="af3"/>
      </w:pPr>
      <w:r w:rsidRPr="003453B6">
        <w:t>В настоящее время в России для анализа тяжелых</w:t>
      </w:r>
      <w:r>
        <w:t xml:space="preserve"> запроектных</w:t>
      </w:r>
      <w:r w:rsidRPr="003453B6">
        <w:t xml:space="preserve"> аварий с потерей теплоносителя применяется расчётный код (РК) улучшенной оценки </w:t>
      </w:r>
      <w:r w:rsidRPr="00CE00C5">
        <w:t>СОКРАТ/В1 [</w:t>
      </w:r>
      <w:r w:rsidR="00FC3070">
        <w:fldChar w:fldCharType="begin"/>
      </w:r>
      <w:r w:rsidR="00FC3070">
        <w:instrText xml:space="preserve"> REF _Ref368569931 \r \h  \* MERGEFORMAT </w:instrText>
      </w:r>
      <w:r w:rsidR="00FC3070">
        <w:fldChar w:fldCharType="separate"/>
      </w:r>
      <w:r w:rsidR="00226569">
        <w:t>1</w:t>
      </w:r>
      <w:r w:rsidR="00FC3070">
        <w:fldChar w:fldCharType="end"/>
      </w:r>
      <w:r w:rsidRPr="00CE00C5">
        <w:t>]</w:t>
      </w:r>
      <w:r w:rsidRPr="003453B6">
        <w:t>. В РК СОКРАТ/В1 обеспечивается сквозное моделирование физических процессов на этапах развития аварии от исходного события до выхода расплава за пределы корпуса реактора с учетом конструктивных особенностей ВВЭР. Физико-математические модели и расчетные модули кода СОКРАТ/В1 позволяют согласованным образом описывать широкий спектр теплогидравлических, физико-химических и термомеханических явлений на внутрикорпусной стадии тяжелой аварии. Для численного моделирования тяжелых</w:t>
      </w:r>
      <w:r>
        <w:t xml:space="preserve"> запроектных</w:t>
      </w:r>
      <w:r w:rsidRPr="003453B6">
        <w:t xml:space="preserve"> аварий в качестве основных составных частей РК СОКРАТ/В1 используются</w:t>
      </w:r>
      <w:r w:rsidRPr="00E44E07">
        <w:t xml:space="preserve"> следующие программные модули:</w:t>
      </w:r>
    </w:p>
    <w:p w:rsidR="00510D01" w:rsidRPr="00FE1484" w:rsidRDefault="00510D01" w:rsidP="00B7336B">
      <w:pPr>
        <w:pStyle w:val="-"/>
      </w:pPr>
      <w:bookmarkStart w:id="88" w:name="_Ref475965140"/>
      <w:r w:rsidRPr="00FE1484">
        <w:t>РАТЕГ</w:t>
      </w:r>
      <w:bookmarkEnd w:id="88"/>
      <w:r w:rsidRPr="00FE1484">
        <w:t>, осуществляющий моделирование контурной двухжидкостной теплогидравлики;</w:t>
      </w:r>
    </w:p>
    <w:p w:rsidR="00510D01" w:rsidRPr="00FE1484" w:rsidRDefault="00510D01" w:rsidP="00B7336B">
      <w:pPr>
        <w:pStyle w:val="-"/>
      </w:pPr>
      <w:r w:rsidRPr="00FE1484">
        <w:t>СВЕЧА, предназначенный для моделирования физико-химических процессов в активной зоне;</w:t>
      </w:r>
    </w:p>
    <w:p w:rsidR="00510D01" w:rsidRPr="00FE1484" w:rsidRDefault="00510D01" w:rsidP="00B7336B">
      <w:pPr>
        <w:pStyle w:val="-"/>
      </w:pPr>
      <w:r w:rsidRPr="00FE1484">
        <w:t>HEFEST, описывающий поведение материалов в напорной камере реактора и разрушение корпуса.</w:t>
      </w:r>
    </w:p>
    <w:p w:rsidR="00510D01" w:rsidRDefault="00510D01" w:rsidP="00F06645">
      <w:pPr>
        <w:pStyle w:val="af3"/>
      </w:pPr>
      <w:r w:rsidRPr="00CE00C5">
        <w:t>Выполненные верификационные исследования [</w:t>
      </w:r>
      <w:r w:rsidR="00FC3070">
        <w:fldChar w:fldCharType="begin"/>
      </w:r>
      <w:r w:rsidR="00FC3070">
        <w:instrText xml:space="preserve"> REF _Ref368570451 \r \h  \* MERGEFORMAT </w:instrText>
      </w:r>
      <w:r w:rsidR="00FC3070">
        <w:fldChar w:fldCharType="separate"/>
      </w:r>
      <w:r w:rsidR="00226569">
        <w:t>2</w:t>
      </w:r>
      <w:r w:rsidR="00FC3070">
        <w:fldChar w:fldCharType="end"/>
      </w:r>
      <w:r w:rsidRPr="00CE00C5">
        <w:t xml:space="preserve">] </w:t>
      </w:r>
      <w:r w:rsidR="00F06645" w:rsidRPr="00CE00C5">
        <w:t>РК</w:t>
      </w:r>
      <w:r w:rsidR="00F06645">
        <w:t> </w:t>
      </w:r>
      <w:r w:rsidRPr="00CE00C5">
        <w:t xml:space="preserve">СОКРАТ/В1 на отечественных и зарубежных экспериментальных данных </w:t>
      </w:r>
      <w:r>
        <w:t xml:space="preserve">для </w:t>
      </w:r>
      <w:r w:rsidRPr="00CE00C5">
        <w:t xml:space="preserve">отдельных физических процессов и на данных интегральных экспериментов подтверждают способность кода адекватно описывать совокупность процессов и явлений, определяющих протекание </w:t>
      </w:r>
      <w:r>
        <w:t xml:space="preserve">тяжёлых </w:t>
      </w:r>
      <w:r w:rsidRPr="00CE00C5">
        <w:t>запроектн</w:t>
      </w:r>
      <w:r>
        <w:t>ых</w:t>
      </w:r>
      <w:r w:rsidRPr="00CE00C5">
        <w:t xml:space="preserve"> авари</w:t>
      </w:r>
      <w:r>
        <w:t>й</w:t>
      </w:r>
      <w:r w:rsidRPr="00CE00C5">
        <w:t xml:space="preserve"> </w:t>
      </w:r>
      <w:r>
        <w:t>на</w:t>
      </w:r>
      <w:r w:rsidRPr="00CE00C5">
        <w:t xml:space="preserve"> РУ ВВЭР. РК  СОКРАТ/В1 аттестован в </w:t>
      </w:r>
      <w:r>
        <w:t>НТЦ ЯРБ</w:t>
      </w:r>
      <w:r w:rsidRPr="00CE00C5">
        <w:t xml:space="preserve"> </w:t>
      </w:r>
      <w:r>
        <w:t>в 2010 году</w:t>
      </w:r>
      <w:r w:rsidR="005A53A9">
        <w:t xml:space="preserve"> </w:t>
      </w:r>
      <w:r w:rsidRPr="00CE00C5">
        <w:t>[</w:t>
      </w:r>
      <w:r w:rsidR="00FC3070">
        <w:fldChar w:fldCharType="begin"/>
      </w:r>
      <w:r w:rsidR="00FC3070">
        <w:instrText xml:space="preserve"> REF _Ref436827775 \n \h  \* MERGEFORMAT </w:instrText>
      </w:r>
      <w:r w:rsidR="00FC3070">
        <w:fldChar w:fldCharType="separate"/>
      </w:r>
      <w:r w:rsidR="00226569">
        <w:t>3</w:t>
      </w:r>
      <w:r w:rsidR="00FC3070">
        <w:fldChar w:fldCharType="end"/>
      </w:r>
      <w:r w:rsidRPr="00CE00C5">
        <w:t>].</w:t>
      </w:r>
    </w:p>
    <w:p w:rsidR="00510D01" w:rsidRDefault="00510D01" w:rsidP="00F06645">
      <w:pPr>
        <w:tabs>
          <w:tab w:val="left" w:pos="851"/>
        </w:tabs>
        <w:rPr>
          <w:rStyle w:val="FontStyle13"/>
          <w:sz w:val="24"/>
          <w:szCs w:val="24"/>
        </w:rPr>
      </w:pPr>
      <w:r>
        <w:t xml:space="preserve">Версия СОКРАТ/В3 является развитием РК СОКРАТ/В1 в область </w:t>
      </w:r>
      <w:r>
        <w:rPr>
          <w:rStyle w:val="FontStyle13"/>
          <w:sz w:val="24"/>
        </w:rPr>
        <w:t>моделирования</w:t>
      </w:r>
      <w:r w:rsidRPr="00BC6A5B">
        <w:rPr>
          <w:rStyle w:val="FontStyle13"/>
          <w:sz w:val="24"/>
          <w:szCs w:val="24"/>
        </w:rPr>
        <w:t xml:space="preserve"> накопления радиоактивных веществ в топливе и поведения радиоактивных веществ в</w:t>
      </w:r>
      <w:r>
        <w:rPr>
          <w:rStyle w:val="FontStyle13"/>
          <w:sz w:val="24"/>
          <w:szCs w:val="24"/>
        </w:rPr>
        <w:t xml:space="preserve"> первом и во втором контурах РУ, а также </w:t>
      </w:r>
      <w:r w:rsidRPr="00BC6A5B">
        <w:rPr>
          <w:rStyle w:val="FontStyle13"/>
          <w:sz w:val="24"/>
          <w:szCs w:val="24"/>
        </w:rPr>
        <w:t>моделирования физико-химических и теплогидравлических процессов в устройстве локализации расплава</w:t>
      </w:r>
      <w:r>
        <w:rPr>
          <w:rStyle w:val="FontStyle13"/>
          <w:sz w:val="24"/>
          <w:szCs w:val="24"/>
        </w:rPr>
        <w:t>, включая выход радиоактивных веществ</w:t>
      </w:r>
      <w:r w:rsidRPr="00BC6A5B">
        <w:rPr>
          <w:rStyle w:val="FontStyle13"/>
          <w:sz w:val="24"/>
          <w:szCs w:val="24"/>
        </w:rPr>
        <w:t>.</w:t>
      </w:r>
    </w:p>
    <w:p w:rsidR="00510D01" w:rsidRPr="00E44E07" w:rsidRDefault="00510D01" w:rsidP="00F06645">
      <w:r>
        <w:t xml:space="preserve">В частности, РК </w:t>
      </w:r>
      <w:r w:rsidRPr="00E44E07">
        <w:t>СОКРАТ/В3 решает следующие задачи:</w:t>
      </w:r>
    </w:p>
    <w:p w:rsidR="00510D01" w:rsidRPr="00E44E07" w:rsidRDefault="00510D01" w:rsidP="00B7336B">
      <w:pPr>
        <w:pStyle w:val="-"/>
      </w:pPr>
      <w:r w:rsidRPr="00E44E07">
        <w:t xml:space="preserve">рассчитывает количество ПД, накопленное в топливе </w:t>
      </w:r>
      <w:r>
        <w:t>за</w:t>
      </w:r>
      <w:r w:rsidRPr="00E44E07">
        <w:t xml:space="preserve"> время </w:t>
      </w:r>
      <w:r>
        <w:t>нормальной эксплуатации</w:t>
      </w:r>
      <w:r w:rsidRPr="00E44E07">
        <w:t xml:space="preserve"> реактора;</w:t>
      </w:r>
    </w:p>
    <w:p w:rsidR="00510D01" w:rsidRPr="00E44E07" w:rsidRDefault="00510D01" w:rsidP="00B7336B">
      <w:pPr>
        <w:pStyle w:val="-"/>
      </w:pPr>
      <w:r w:rsidRPr="00E44E07">
        <w:t>моделирует выход ПД из топливной таблетки (</w:t>
      </w:r>
      <w:r w:rsidRPr="00E44E07">
        <w:rPr>
          <w:lang w:val="en-US"/>
        </w:rPr>
        <w:t>UO</w:t>
      </w:r>
      <w:r w:rsidRPr="00E44E07">
        <w:rPr>
          <w:vertAlign w:val="subscript"/>
        </w:rPr>
        <w:t>2</w:t>
      </w:r>
      <w:r w:rsidRPr="00E44E07">
        <w:t>) в газовый зазор</w:t>
      </w:r>
      <w:r>
        <w:t xml:space="preserve"> и поведение ПД в газовом зазоре</w:t>
      </w:r>
      <w:r w:rsidRPr="00E44E07">
        <w:t>;</w:t>
      </w:r>
    </w:p>
    <w:p w:rsidR="00510D01" w:rsidRPr="00E44E07" w:rsidRDefault="00510D01" w:rsidP="00B7336B">
      <w:pPr>
        <w:pStyle w:val="-"/>
      </w:pPr>
      <w:r w:rsidRPr="00E44E07">
        <w:t>моделирует выход ПД из газового зазора в первый контур реакторной установки (РУ)</w:t>
      </w:r>
      <w:r>
        <w:t xml:space="preserve"> после разрушения оболочки твэла</w:t>
      </w:r>
      <w:r w:rsidRPr="00E44E07">
        <w:t>;</w:t>
      </w:r>
    </w:p>
    <w:p w:rsidR="00510D01" w:rsidRDefault="00510D01" w:rsidP="00B7336B">
      <w:pPr>
        <w:pStyle w:val="-"/>
      </w:pPr>
      <w:r w:rsidRPr="00E44E07">
        <w:t>рассчитывает поведение ПД в первом контуре и перенос ПД в защитную оболочку;</w:t>
      </w:r>
    </w:p>
    <w:p w:rsidR="00510D01" w:rsidRPr="00E44E07" w:rsidRDefault="00510D01" w:rsidP="00B7336B">
      <w:pPr>
        <w:pStyle w:val="-"/>
      </w:pPr>
      <w:r>
        <w:t>рассчитывает тепловое состояние УЛР и выход ПД и неконденсируемых газов из расплава в УЛР.</w:t>
      </w:r>
    </w:p>
    <w:p w:rsidR="00510D01" w:rsidRPr="00E44E07" w:rsidRDefault="00510D01" w:rsidP="00F06645">
      <w:pPr>
        <w:pStyle w:val="af3"/>
      </w:pPr>
      <w:r w:rsidRPr="00E44E07">
        <w:t>Для решения перечисленных задач в код СОКРАТ/В3 добавлены следующие модули:</w:t>
      </w:r>
    </w:p>
    <w:p w:rsidR="00510D01" w:rsidRPr="00E44E07" w:rsidRDefault="00510D01" w:rsidP="00B7336B">
      <w:pPr>
        <w:pStyle w:val="-"/>
      </w:pPr>
      <w:r w:rsidRPr="00E44E07">
        <w:t xml:space="preserve">БОНУС — для решения задачи накопления ПД в топливе </w:t>
      </w:r>
      <w:r>
        <w:t>в течение</w:t>
      </w:r>
      <w:r w:rsidRPr="00E44E07">
        <w:t xml:space="preserve"> кампании</w:t>
      </w:r>
      <w:r>
        <w:t xml:space="preserve"> реактора</w:t>
      </w:r>
      <w:r w:rsidRPr="00510D01">
        <w:t xml:space="preserve"> </w:t>
      </w:r>
      <w:r>
        <w:t>и мощности остаточного тепловыделения после прекращения ядерной реакции.</w:t>
      </w:r>
      <w:r w:rsidRPr="00E44E07">
        <w:t>.</w:t>
      </w:r>
    </w:p>
    <w:p w:rsidR="00510D01" w:rsidRPr="00E44E07" w:rsidRDefault="00510D01" w:rsidP="00B7336B">
      <w:pPr>
        <w:pStyle w:val="-"/>
      </w:pPr>
      <w:r w:rsidRPr="00E44E07">
        <w:t>РЕЛИЗ — для решения задачи выхода ПД из топлива в газовый зазор твэла.</w:t>
      </w:r>
    </w:p>
    <w:p w:rsidR="00510D01" w:rsidRPr="00E44E07" w:rsidRDefault="00510D01" w:rsidP="00B7336B">
      <w:pPr>
        <w:pStyle w:val="-"/>
      </w:pPr>
      <w:r w:rsidRPr="00E44E07">
        <w:t>ГАПРЕЛ — для решения задачи выхода ПД из газового зазора в первый контур.</w:t>
      </w:r>
    </w:p>
    <w:p w:rsidR="00510D01" w:rsidRPr="00E44E07" w:rsidRDefault="00510D01" w:rsidP="00B7336B">
      <w:pPr>
        <w:pStyle w:val="-"/>
      </w:pPr>
      <w:r w:rsidRPr="00E44E07">
        <w:t>ПРОФИТ — для моделирования поведения ПД в первом контуре реакторной установки.</w:t>
      </w:r>
    </w:p>
    <w:p w:rsidR="00510D01" w:rsidRPr="00E44E07" w:rsidRDefault="00510D01" w:rsidP="00B7336B">
      <w:pPr>
        <w:pStyle w:val="-"/>
      </w:pPr>
      <w:r w:rsidRPr="00E44E07">
        <w:rPr>
          <w:lang w:val="en-US"/>
        </w:rPr>
        <w:t>MFPR</w:t>
      </w:r>
      <w:r w:rsidRPr="00E44E07">
        <w:t>_</w:t>
      </w:r>
      <w:r w:rsidRPr="00E44E07">
        <w:rPr>
          <w:lang w:val="en-US"/>
        </w:rPr>
        <w:t>MELT</w:t>
      </w:r>
      <w:r w:rsidRPr="00E44E07">
        <w:t xml:space="preserve"> — для моделирования выхода ПД и</w:t>
      </w:r>
      <w:r>
        <w:t>з</w:t>
      </w:r>
      <w:r w:rsidRPr="00E44E07">
        <w:t xml:space="preserve"> ванны расплава в НК</w:t>
      </w:r>
      <w:r>
        <w:t>Р</w:t>
      </w:r>
      <w:r w:rsidRPr="00E44E07">
        <w:t>.</w:t>
      </w:r>
    </w:p>
    <w:p w:rsidR="00510D01" w:rsidRPr="00E44E07" w:rsidRDefault="00510D01" w:rsidP="00B7336B">
      <w:pPr>
        <w:pStyle w:val="-"/>
      </w:pPr>
      <w:r w:rsidRPr="00E44E07">
        <w:t>РАХИМ — для вычисления активности</w:t>
      </w:r>
      <w:r>
        <w:t>, массы и мощности изотопов по заданным массам химических соединений.</w:t>
      </w:r>
    </w:p>
    <w:p w:rsidR="00510D01" w:rsidRPr="00CE00C5" w:rsidRDefault="00510D01" w:rsidP="00B7336B">
      <w:pPr>
        <w:pStyle w:val="-"/>
      </w:pPr>
      <w:r w:rsidRPr="00E44E07">
        <w:t xml:space="preserve">ТОЧКА — нейтронно-физический модуль для </w:t>
      </w:r>
      <w:r>
        <w:t xml:space="preserve">расчёта нейтронной мощности активной зоне </w:t>
      </w:r>
      <w:r w:rsidRPr="00E44E07">
        <w:t xml:space="preserve">в точечном приближении </w:t>
      </w:r>
      <w:r>
        <w:t xml:space="preserve">с учётом обратных связей по теплогидравлическим параметрам, в том числе положительный выбег реактивности, </w:t>
      </w:r>
      <w:r w:rsidRPr="00E44E07">
        <w:t>и вычисление мощности остаточного тепловыделения</w:t>
      </w:r>
      <w:r>
        <w:t xml:space="preserve"> в начальный период после срабатывания АЗ</w:t>
      </w:r>
      <w:r w:rsidRPr="00CE00C5">
        <w:t>.</w:t>
      </w:r>
    </w:p>
    <w:p w:rsidR="000C5C00" w:rsidRPr="00CE00C5" w:rsidRDefault="00510D01" w:rsidP="000C5C00">
      <w:r w:rsidRPr="00CE00C5">
        <w:lastRenderedPageBreak/>
        <w:t>В отчете представлены модели кода СОКРАТ/В3, разработанные для моделирования поведения ПД в первом контуре РУ ВВЭР, и методики, разработанные для численной реализации моделей.</w:t>
      </w:r>
    </w:p>
    <w:p w:rsidR="00D84295" w:rsidRDefault="00B21007" w:rsidP="00D84295">
      <w:pPr>
        <w:ind w:left="851" w:firstLine="0"/>
      </w:pPr>
      <w:r>
        <w:br w:type="page"/>
      </w:r>
      <w:bookmarkStart w:id="89" w:name="_Toc438816518"/>
      <w:bookmarkStart w:id="90" w:name="_Toc438818377"/>
      <w:bookmarkStart w:id="91" w:name="_Toc438822946"/>
      <w:bookmarkStart w:id="92" w:name="_Toc438823111"/>
      <w:bookmarkStart w:id="93" w:name="_Toc438823372"/>
      <w:bookmarkStart w:id="94" w:name="_Toc438824029"/>
      <w:bookmarkStart w:id="95" w:name="_Toc438824163"/>
      <w:bookmarkStart w:id="96" w:name="_Toc436731459"/>
      <w:bookmarkStart w:id="97" w:name="_Toc438331024"/>
      <w:bookmarkStart w:id="98" w:name="_Ref438484222"/>
      <w:bookmarkStart w:id="99" w:name="_Toc436771958"/>
      <w:bookmarkStart w:id="100" w:name="_Toc247379676"/>
      <w:bookmarkStart w:id="101" w:name="_Toc247525357"/>
      <w:bookmarkStart w:id="102" w:name="_Toc435020688"/>
      <w:bookmarkStart w:id="103" w:name="_Ref435610778"/>
      <w:bookmarkStart w:id="104" w:name="_Toc240641625"/>
      <w:bookmarkStart w:id="105" w:name="_Toc247379677"/>
      <w:bookmarkStart w:id="106" w:name="_Toc247525358"/>
      <w:bookmarkStart w:id="107" w:name="_Toc435020689"/>
      <w:bookmarkStart w:id="108" w:name="_Toc435020776"/>
      <w:bookmarkStart w:id="109" w:name="_Toc436771957"/>
      <w:bookmarkStart w:id="110" w:name="_Toc435453758"/>
      <w:bookmarkStart w:id="111" w:name="_Toc240641647"/>
      <w:bookmarkStart w:id="112" w:name="_Toc247379694"/>
      <w:bookmarkStart w:id="113" w:name="_Toc247525375"/>
      <w:bookmarkStart w:id="114" w:name="_Toc435020698"/>
      <w:bookmarkStart w:id="115" w:name="_Toc240641794"/>
      <w:bookmarkStart w:id="116" w:name="_Toc247379792"/>
      <w:bookmarkStart w:id="117" w:name="_Toc247525489"/>
      <w:bookmarkStart w:id="118" w:name="_Toc435020753"/>
      <w:bookmarkEnd w:id="89"/>
      <w:bookmarkEnd w:id="90"/>
      <w:bookmarkEnd w:id="91"/>
      <w:bookmarkEnd w:id="92"/>
      <w:bookmarkEnd w:id="93"/>
      <w:bookmarkEnd w:id="94"/>
      <w:bookmarkEnd w:id="95"/>
    </w:p>
    <w:p w:rsidR="00B72A74" w:rsidRDefault="00B72A74" w:rsidP="00CD1F6E">
      <w:pPr>
        <w:pStyle w:val="1"/>
      </w:pPr>
      <w:bookmarkStart w:id="119" w:name="_Toc470520345"/>
      <w:r>
        <w:lastRenderedPageBreak/>
        <w:t>Модуль ПРОФИТ</w:t>
      </w:r>
      <w:bookmarkEnd w:id="96"/>
      <w:bookmarkEnd w:id="97"/>
      <w:bookmarkEnd w:id="98"/>
      <w:bookmarkEnd w:id="119"/>
    </w:p>
    <w:p w:rsidR="00365290" w:rsidRPr="005E034D" w:rsidRDefault="00365290" w:rsidP="00365290">
      <w:r>
        <w:rPr>
          <w:highlight w:val="red"/>
        </w:rPr>
        <w:t xml:space="preserve">Возможно, </w:t>
      </w:r>
      <w:r w:rsidRPr="005E034D">
        <w:rPr>
          <w:highlight w:val="red"/>
        </w:rPr>
        <w:t>есть ошибки в про</w:t>
      </w:r>
      <w:commentRangeStart w:id="120"/>
      <w:r w:rsidRPr="005E034D">
        <w:rPr>
          <w:highlight w:val="red"/>
        </w:rPr>
        <w:t>грамми</w:t>
      </w:r>
      <w:commentRangeEnd w:id="120"/>
      <w:r>
        <w:rPr>
          <w:rStyle w:val="afffffd"/>
          <w:rFonts w:eastAsia="Calibri"/>
          <w:szCs w:val="20"/>
          <w:lang w:val="en-US" w:eastAsia="ru-RU"/>
        </w:rPr>
        <w:commentReference w:id="120"/>
      </w:r>
      <w:r w:rsidRPr="005E034D">
        <w:rPr>
          <w:highlight w:val="red"/>
        </w:rPr>
        <w:t xml:space="preserve">ровании </w:t>
      </w:r>
      <w:r>
        <w:t>(см. файл «Для Обсуждения» - выложен на портале)</w:t>
      </w:r>
    </w:p>
    <w:p w:rsidR="00B72A74" w:rsidRPr="00B72A74" w:rsidRDefault="00B72A74" w:rsidP="00FD1E93">
      <w:pPr>
        <w:pStyle w:val="20"/>
      </w:pPr>
      <w:bookmarkStart w:id="121" w:name="_Toc438816584"/>
      <w:bookmarkStart w:id="122" w:name="_Toc438818443"/>
      <w:bookmarkStart w:id="123" w:name="_Toc438823002"/>
      <w:bookmarkStart w:id="124" w:name="_Toc438823169"/>
      <w:bookmarkStart w:id="125" w:name="_Toc438823430"/>
      <w:bookmarkStart w:id="126" w:name="_Toc438824087"/>
      <w:bookmarkStart w:id="127" w:name="_Toc438824221"/>
      <w:bookmarkStart w:id="128" w:name="_Toc439089645"/>
      <w:bookmarkStart w:id="129" w:name="_Toc439096043"/>
      <w:bookmarkStart w:id="130" w:name="_Toc439105652"/>
      <w:bookmarkStart w:id="131" w:name="_Toc439105887"/>
      <w:bookmarkStart w:id="132" w:name="_Toc439110917"/>
      <w:bookmarkStart w:id="133" w:name="_Toc440381199"/>
      <w:bookmarkStart w:id="134" w:name="_Toc440465637"/>
      <w:bookmarkStart w:id="135" w:name="_Toc440466693"/>
      <w:bookmarkStart w:id="136" w:name="_Toc47052034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Pr="00B72A74">
        <w:t>Постановка задачи</w:t>
      </w:r>
      <w:bookmarkEnd w:id="136"/>
    </w:p>
    <w:p w:rsidR="00B72A74" w:rsidRPr="00B72A74" w:rsidRDefault="00E63A79" w:rsidP="00B368B1">
      <w:r>
        <w:t>На внутрикорпусной фазе тяжёлой аварии</w:t>
      </w:r>
      <w:r w:rsidRPr="00B72A74">
        <w:t xml:space="preserve"> радиоактивные вещества, вышедшие из</w:t>
      </w:r>
      <w:r>
        <w:t xml:space="preserve"> разрушенной активной зоны</w:t>
      </w:r>
      <w:r w:rsidRPr="00B72A74">
        <w:t xml:space="preserve"> </w:t>
      </w:r>
      <w:r>
        <w:t>в первом</w:t>
      </w:r>
      <w:r w:rsidRPr="00B72A74">
        <w:t xml:space="preserve"> контур</w:t>
      </w:r>
      <w:r>
        <w:t>е</w:t>
      </w:r>
      <w:r w:rsidRPr="00B72A74">
        <w:t xml:space="preserve"> РУ</w:t>
      </w:r>
      <w:r>
        <w:t xml:space="preserve"> (</w:t>
      </w:r>
      <w:r w:rsidR="00E87C9A">
        <w:t>газовый зазор</w:t>
      </w:r>
      <w:r w:rsidRPr="00B72A74">
        <w:t xml:space="preserve"> твэла и </w:t>
      </w:r>
      <w:r w:rsidR="00E87C9A">
        <w:t>бассейн кориума</w:t>
      </w:r>
      <w:r>
        <w:t xml:space="preserve"> в нижней камере смешения)</w:t>
      </w:r>
      <w:r w:rsidR="00E87C9A">
        <w:t>, переносятся с пароводородной</w:t>
      </w:r>
      <w:r w:rsidRPr="00B72A74">
        <w:t xml:space="preserve"> смесью к месту разрыва границ первого контура и далее выбрасываются в объём защитной оболочки или, в случае сценариев с байпассированием контейнмента, за её пределы (в частности, во второй контур ПГ и далее, через паропроводы, могут поступать в окружающую среду). При переносе от источника к месту выхода из первого контура они могут менять физико-химические формы, фазовое состояние, взаимодействов</w:t>
      </w:r>
      <w:r>
        <w:t>ать друг с другом и с аэрозольными частицами</w:t>
      </w:r>
      <w:r w:rsidRPr="00B72A74">
        <w:t xml:space="preserve"> конструкционных материалов, частично осаждаться на поверхности трубопроводов и внутрикорпусных устройств. В результате источник радиоактивных веществ  из первого контура отличается от источника из </w:t>
      </w:r>
      <w:r w:rsidR="00C47DF2">
        <w:t xml:space="preserve">твэла или </w:t>
      </w:r>
      <w:r w:rsidR="00E87C9A">
        <w:t>дебриса</w:t>
      </w:r>
      <w:r w:rsidRPr="00B72A74">
        <w:t xml:space="preserve">. Степень отличия может быть разной и зависит от конкретного сценария. Поэтому при расчётном анализе радиационных последствий ТА необходимо учитывать сложные процессы эволюции </w:t>
      </w:r>
      <w:r w:rsidR="00E87C9A">
        <w:t xml:space="preserve">паров </w:t>
      </w:r>
      <w:r w:rsidRPr="00B72A74">
        <w:t xml:space="preserve">ПД и </w:t>
      </w:r>
      <w:r w:rsidR="00E87C9A">
        <w:t>конструкционных материалов</w:t>
      </w:r>
      <w:r w:rsidRPr="00B72A74">
        <w:t xml:space="preserve"> </w:t>
      </w:r>
      <w:r w:rsidR="007965A2">
        <w:t xml:space="preserve">(КМ) </w:t>
      </w:r>
      <w:r w:rsidRPr="00B72A74">
        <w:t>при их переносе по теплогидравлическим контурам РУ.</w:t>
      </w:r>
    </w:p>
    <w:p w:rsidR="00B72A74" w:rsidRPr="00B72A74" w:rsidRDefault="00B72A74" w:rsidP="00C360EF">
      <w:pPr>
        <w:pStyle w:val="20"/>
      </w:pPr>
      <w:bookmarkStart w:id="137" w:name="_Toc470520347"/>
      <w:r w:rsidRPr="00B72A74">
        <w:t>Общее описание</w:t>
      </w:r>
      <w:bookmarkEnd w:id="137"/>
    </w:p>
    <w:p w:rsidR="00E87C9A" w:rsidRDefault="00B72A74" w:rsidP="00B72A74">
      <w:r w:rsidRPr="00B72A74">
        <w:t xml:space="preserve">В коде СОКРАТ/В3 численное моделирование поведения ПД и </w:t>
      </w:r>
      <w:del w:id="138" w:author="to" w:date="2016-12-26T21:36:00Z">
        <w:r w:rsidRPr="000A6E73" w:rsidDel="00D76AEB">
          <w:rPr>
            <w:highlight w:val="yellow"/>
          </w:rPr>
          <w:delText>ПК</w:delText>
        </w:r>
      </w:del>
      <w:ins w:id="139" w:author="to" w:date="2016-12-26T21:36:00Z">
        <w:r w:rsidR="00D76AEB">
          <w:rPr>
            <w:highlight w:val="yellow"/>
          </w:rPr>
          <w:t>КМ</w:t>
        </w:r>
      </w:ins>
      <w:r w:rsidR="000A6E73">
        <w:t>?</w:t>
      </w:r>
      <w:r w:rsidRPr="00B72A74">
        <w:t xml:space="preserve"> в контурах РУ </w:t>
      </w:r>
      <w:r w:rsidR="00AE7E45">
        <w:t>на внутрикорпусной фазе</w:t>
      </w:r>
      <w:r w:rsidRPr="00B72A74">
        <w:t xml:space="preserve"> тяжелой запроектной аварии выполняется при помощи модуля ПРОФИТ. </w:t>
      </w:r>
      <w:r w:rsidR="007965A2">
        <w:t>Моделируются следующие явления</w:t>
      </w:r>
      <w:r w:rsidRPr="00B72A74">
        <w:t>:</w:t>
      </w:r>
    </w:p>
    <w:p w:rsidR="00E87C9A" w:rsidRDefault="00B72A74" w:rsidP="00B72A74">
      <w:r w:rsidRPr="00B72A74">
        <w:t xml:space="preserve"> </w:t>
      </w:r>
      <w:r w:rsidR="00E87C9A">
        <w:t xml:space="preserve">- </w:t>
      </w:r>
      <w:r w:rsidRPr="00B72A74">
        <w:t xml:space="preserve">перенос </w:t>
      </w:r>
      <w:r w:rsidR="0055393E">
        <w:t xml:space="preserve">благородных газов, </w:t>
      </w:r>
      <w:r w:rsidR="007965A2">
        <w:t xml:space="preserve">паров и частиц </w:t>
      </w:r>
      <w:r w:rsidRPr="00B72A74">
        <w:t>по контуру и выход в ЗО и/или в окружающую среду</w:t>
      </w:r>
      <w:r w:rsidR="00E87C9A">
        <w:t>;</w:t>
      </w:r>
    </w:p>
    <w:p w:rsidR="007965A2" w:rsidRDefault="00E87C9A" w:rsidP="00B72A74">
      <w:r>
        <w:t>-</w:t>
      </w:r>
      <w:r w:rsidR="00B72A74" w:rsidRPr="00B72A74">
        <w:t xml:space="preserve"> </w:t>
      </w:r>
      <w:r>
        <w:t>нуклеация</w:t>
      </w:r>
      <w:r w:rsidR="005B7081">
        <w:t>;</w:t>
      </w:r>
    </w:p>
    <w:p w:rsidR="00E87C9A" w:rsidRDefault="007965A2" w:rsidP="00B72A74">
      <w:r>
        <w:t xml:space="preserve">- </w:t>
      </w:r>
      <w:r w:rsidRPr="00B72A74">
        <w:t>к</w:t>
      </w:r>
      <w:r>
        <w:rPr>
          <w:lang w:eastAsia="ru-RU"/>
        </w:rPr>
        <w:t xml:space="preserve">онденсация и испарение </w:t>
      </w:r>
      <w:r w:rsidR="00997A99">
        <w:rPr>
          <w:lang w:eastAsia="ru-RU"/>
        </w:rPr>
        <w:t xml:space="preserve">в объеме и </w:t>
      </w:r>
      <w:r>
        <w:rPr>
          <w:lang w:eastAsia="ru-RU"/>
        </w:rPr>
        <w:t>на поверхности</w:t>
      </w:r>
      <w:r w:rsidR="00997A99">
        <w:rPr>
          <w:lang w:eastAsia="ru-RU"/>
        </w:rPr>
        <w:t xml:space="preserve"> стен</w:t>
      </w:r>
      <w:r w:rsidRPr="00B72A74">
        <w:rPr>
          <w:lang w:eastAsia="ru-RU"/>
        </w:rPr>
        <w:t>;</w:t>
      </w:r>
    </w:p>
    <w:p w:rsidR="00E87C9A" w:rsidRDefault="00E87C9A" w:rsidP="00B72A74">
      <w:r>
        <w:t xml:space="preserve">- </w:t>
      </w:r>
      <w:r w:rsidRPr="00B72A74">
        <w:t>коагуляция</w:t>
      </w:r>
      <w:r w:rsidRPr="00B72A74">
        <w:rPr>
          <w:lang w:eastAsia="ru-RU"/>
        </w:rPr>
        <w:t xml:space="preserve"> </w:t>
      </w:r>
      <w:r>
        <w:rPr>
          <w:lang w:eastAsia="ru-RU"/>
        </w:rPr>
        <w:t>частиц (</w:t>
      </w:r>
      <w:r w:rsidRPr="00B72A74">
        <w:rPr>
          <w:lang w:eastAsia="ru-RU"/>
        </w:rPr>
        <w:t>г</w:t>
      </w:r>
      <w:r w:rsidRPr="00B72A74">
        <w:t>равитационная, броун</w:t>
      </w:r>
      <w:r>
        <w:t>овская и турбулентная)</w:t>
      </w:r>
      <w:r w:rsidR="005B7081">
        <w:t>;</w:t>
      </w:r>
    </w:p>
    <w:p w:rsidR="00E87C9A" w:rsidRDefault="00C47DF2" w:rsidP="00E87C9A">
      <w:r>
        <w:t>-</w:t>
      </w:r>
      <w:r w:rsidR="00B72A74" w:rsidRPr="00B72A74">
        <w:t xml:space="preserve">осаждение </w:t>
      </w:r>
      <w:r w:rsidR="007965A2">
        <w:t>частиц</w:t>
      </w:r>
      <w:r w:rsidR="00B72A74" w:rsidRPr="00B72A74">
        <w:t xml:space="preserve"> за счет гравитации, турбофорез</w:t>
      </w:r>
      <w:r w:rsidR="00E87C9A">
        <w:t>а</w:t>
      </w:r>
      <w:r w:rsidR="00B72A74" w:rsidRPr="00B72A74">
        <w:t>, диффузиофорез</w:t>
      </w:r>
      <w:r w:rsidR="00E87C9A">
        <w:t>а</w:t>
      </w:r>
      <w:r w:rsidR="00F263B0">
        <w:t xml:space="preserve"> и термофорез</w:t>
      </w:r>
      <w:r w:rsidR="007965A2">
        <w:t>а</w:t>
      </w:r>
      <w:r w:rsidR="00F263B0">
        <w:t xml:space="preserve">, </w:t>
      </w:r>
      <w:r w:rsidR="00B72A74" w:rsidRPr="00B72A74">
        <w:t>диффузионное осаждение в ламинарном и турбулентном потоках</w:t>
      </w:r>
      <w:r w:rsidR="00F263B0">
        <w:t>, влияние гибов</w:t>
      </w:r>
      <w:r w:rsidR="00B72A74" w:rsidRPr="00B72A74">
        <w:t>;</w:t>
      </w:r>
      <w:bookmarkStart w:id="140" w:name="_Toc248040104"/>
    </w:p>
    <w:p w:rsidR="00F263B0" w:rsidRDefault="00E87C9A" w:rsidP="00E87C9A">
      <w:r>
        <w:t>-</w:t>
      </w:r>
      <w:r w:rsidR="00B72A74" w:rsidRPr="00B72A74">
        <w:t xml:space="preserve"> </w:t>
      </w:r>
      <w:bookmarkEnd w:id="140"/>
      <w:r w:rsidR="00712BC1">
        <w:t xml:space="preserve">механическое </w:t>
      </w:r>
      <w:r w:rsidR="00F263B0">
        <w:t>повторное взвешивание частиц</w:t>
      </w:r>
      <w:r w:rsidR="00B72A74" w:rsidRPr="00B72A74">
        <w:t xml:space="preserve">; </w:t>
      </w:r>
    </w:p>
    <w:p w:rsidR="00997A99" w:rsidRDefault="00997A99" w:rsidP="00997A99">
      <w:r>
        <w:t>- адсорбция</w:t>
      </w:r>
      <w:r w:rsidR="005B7081">
        <w:t>;</w:t>
      </w:r>
      <w:r>
        <w:t xml:space="preserve"> </w:t>
      </w:r>
    </w:p>
    <w:p w:rsidR="007965A2" w:rsidRPr="00FC3654" w:rsidRDefault="007965A2" w:rsidP="00E87C9A">
      <w:pPr>
        <w:rPr>
          <w:ins w:id="141" w:author="Tatiana Yudina" w:date="2016-11-07T16:14:00Z"/>
        </w:rPr>
      </w:pPr>
      <w:r w:rsidRPr="00FC3654">
        <w:rPr>
          <w:lang w:eastAsia="ru-RU"/>
        </w:rPr>
        <w:t>-</w:t>
      </w:r>
      <w:r w:rsidR="00997A99">
        <w:rPr>
          <w:lang w:eastAsia="ru-RU"/>
        </w:rPr>
        <w:t xml:space="preserve"> </w:t>
      </w:r>
      <w:r w:rsidR="00997A99" w:rsidRPr="00997A99">
        <w:rPr>
          <w:highlight w:val="red"/>
          <w:lang w:eastAsia="ru-RU"/>
        </w:rPr>
        <w:t>гравитационный перенос аэрозолей между расчетными ячей</w:t>
      </w:r>
      <w:r w:rsidR="00997A99">
        <w:rPr>
          <w:lang w:eastAsia="ru-RU"/>
        </w:rPr>
        <w:t>ками (</w:t>
      </w:r>
      <w:r w:rsidRPr="00997A99">
        <w:rPr>
          <w:highlight w:val="red"/>
          <w:lang w:val="en-US" w:eastAsia="ru-RU"/>
        </w:rPr>
        <w:t>inter</w:t>
      </w:r>
      <w:r w:rsidRPr="00997A99">
        <w:rPr>
          <w:highlight w:val="red"/>
          <w:lang w:eastAsia="ru-RU"/>
        </w:rPr>
        <w:t>-</w:t>
      </w:r>
      <w:r w:rsidRPr="00997A99">
        <w:rPr>
          <w:highlight w:val="red"/>
          <w:lang w:val="en-US" w:eastAsia="ru-RU"/>
        </w:rPr>
        <w:t>volume</w:t>
      </w:r>
      <w:r w:rsidRPr="00997A99">
        <w:rPr>
          <w:highlight w:val="red"/>
          <w:lang w:eastAsia="ru-RU"/>
        </w:rPr>
        <w:t xml:space="preserve"> </w:t>
      </w:r>
      <w:r w:rsidRPr="00997A99">
        <w:rPr>
          <w:highlight w:val="red"/>
          <w:lang w:val="en-US" w:eastAsia="ru-RU"/>
        </w:rPr>
        <w:t>aerosol</w:t>
      </w:r>
      <w:r w:rsidRPr="00997A99">
        <w:rPr>
          <w:highlight w:val="red"/>
          <w:lang w:eastAsia="ru-RU"/>
        </w:rPr>
        <w:t xml:space="preserve"> </w:t>
      </w:r>
      <w:r w:rsidRPr="00997A99">
        <w:rPr>
          <w:highlight w:val="red"/>
          <w:lang w:val="en-US" w:eastAsia="ru-RU"/>
        </w:rPr>
        <w:t>fall</w:t>
      </w:r>
      <w:r w:rsidRPr="00997A99">
        <w:rPr>
          <w:highlight w:val="red"/>
          <w:lang w:eastAsia="ru-RU"/>
        </w:rPr>
        <w:t>-</w:t>
      </w:r>
      <w:r w:rsidRPr="00997A99">
        <w:rPr>
          <w:highlight w:val="red"/>
          <w:lang w:val="en-US" w:eastAsia="ru-RU"/>
        </w:rPr>
        <w:t>back</w:t>
      </w:r>
      <w:r w:rsidR="00997A99">
        <w:rPr>
          <w:lang w:eastAsia="ru-RU"/>
        </w:rPr>
        <w:t>.</w:t>
      </w:r>
    </w:p>
    <w:p w:rsidR="00B72A74" w:rsidRDefault="00B72A74" w:rsidP="00C360EF">
      <w:pPr>
        <w:pStyle w:val="20"/>
      </w:pPr>
      <w:bookmarkStart w:id="142" w:name="_Toc436731462"/>
      <w:bookmarkStart w:id="143" w:name="_Toc438331028"/>
      <w:bookmarkStart w:id="144" w:name="_Toc470520348"/>
      <w:bookmarkStart w:id="145" w:name="_Toc142735170"/>
      <w:bookmarkStart w:id="146" w:name="_Toc143323818"/>
      <w:bookmarkStart w:id="147" w:name="_Toc154257129"/>
      <w:r>
        <w:t>Математическая модель</w:t>
      </w:r>
      <w:bookmarkEnd w:id="142"/>
      <w:bookmarkEnd w:id="143"/>
      <w:bookmarkEnd w:id="144"/>
    </w:p>
    <w:p w:rsidR="00827785" w:rsidRDefault="00827785" w:rsidP="00CF0079">
      <w:pPr>
        <w:pStyle w:val="30"/>
      </w:pPr>
      <w:bookmarkStart w:id="148" w:name="_Toc470520349"/>
      <w:r>
        <w:t xml:space="preserve">Основные предположения </w:t>
      </w:r>
      <w:r w:rsidR="00A45A6F">
        <w:t xml:space="preserve">и допущения </w:t>
      </w:r>
      <w:r>
        <w:t>модели ПРОФИТ</w:t>
      </w:r>
      <w:bookmarkEnd w:id="148"/>
    </w:p>
    <w:p w:rsidR="00A45A6F" w:rsidRPr="00442BE0" w:rsidRDefault="00A45A6F" w:rsidP="00A45A6F">
      <w:r>
        <w:t xml:space="preserve">Модель ПРОФИТ построена на следующих основных предположениях и допущениях: </w:t>
      </w:r>
    </w:p>
    <w:p w:rsidR="00A45A6F" w:rsidRDefault="00A45A6F" w:rsidP="00794673">
      <w:pPr>
        <w:numPr>
          <w:ilvl w:val="0"/>
          <w:numId w:val="47"/>
        </w:numPr>
      </w:pPr>
      <w:r>
        <w:t xml:space="preserve">Моделируется выход в атмосферу 1-ого контура </w:t>
      </w:r>
      <w:del w:id="149" w:author="to" w:date="2016-12-26T21:41:00Z">
        <w:r w:rsidRPr="005B7081" w:rsidDel="00D76AEB">
          <w:rPr>
            <w:highlight w:val="red"/>
          </w:rPr>
          <w:delText>57</w:delText>
        </w:r>
        <w:r w:rsidDel="00D76AEB">
          <w:delText xml:space="preserve"> </w:delText>
        </w:r>
      </w:del>
      <w:ins w:id="150" w:author="to" w:date="2016-12-26T21:41:00Z">
        <w:r w:rsidR="00D76AEB">
          <w:t xml:space="preserve">54 </w:t>
        </w:r>
      </w:ins>
      <w:r w:rsidR="007E51D0">
        <w:t xml:space="preserve">химических </w:t>
      </w:r>
      <w:r>
        <w:t xml:space="preserve">веществ; </w:t>
      </w:r>
    </w:p>
    <w:p w:rsidR="00A45A6F" w:rsidRDefault="00A45A6F" w:rsidP="00794673">
      <w:pPr>
        <w:pStyle w:val="af3"/>
        <w:numPr>
          <w:ilvl w:val="0"/>
          <w:numId w:val="47"/>
        </w:numPr>
      </w:pPr>
      <w:r>
        <w:t xml:space="preserve">Все химические элементы и соединения, вышедшие в атмосферу 1 контура, делятся на 3 группы – благородные газы, летучие и нелетучие. </w:t>
      </w:r>
    </w:p>
    <w:p w:rsidR="00A45A6F" w:rsidRDefault="00A45A6F" w:rsidP="00794673">
      <w:pPr>
        <w:pStyle w:val="af3"/>
        <w:numPr>
          <w:ilvl w:val="0"/>
          <w:numId w:val="47"/>
        </w:numPr>
      </w:pPr>
      <w:r>
        <w:t xml:space="preserve">Элементы из групп летучие и нелетучие </w:t>
      </w:r>
      <w:r w:rsidRPr="00B72A74">
        <w:t>могут существовать</w:t>
      </w:r>
      <w:r>
        <w:t xml:space="preserve"> в 5 состояниях:</w:t>
      </w:r>
    </w:p>
    <w:p w:rsidR="00A45A6F" w:rsidRPr="00B72A74" w:rsidRDefault="00A45A6F" w:rsidP="00A45A6F">
      <w:pPr>
        <w:widowControl w:val="0"/>
        <w:tabs>
          <w:tab w:val="left" w:pos="851"/>
        </w:tabs>
        <w:ind w:left="851" w:firstLine="0"/>
      </w:pPr>
      <w:r>
        <w:t xml:space="preserve">состояние 1 (в объеме) - </w:t>
      </w:r>
      <w:r w:rsidRPr="00B72A74">
        <w:t xml:space="preserve">пар в </w:t>
      </w:r>
      <w:r>
        <w:t xml:space="preserve">несущей </w:t>
      </w:r>
      <w:r w:rsidRPr="00B72A74">
        <w:t xml:space="preserve">газовой фазе; </w:t>
      </w:r>
    </w:p>
    <w:p w:rsidR="00A45A6F" w:rsidRPr="00B72A74" w:rsidRDefault="00A45A6F" w:rsidP="00A45A6F">
      <w:pPr>
        <w:widowControl w:val="0"/>
        <w:tabs>
          <w:tab w:val="left" w:pos="851"/>
        </w:tabs>
        <w:ind w:left="851" w:firstLine="0"/>
      </w:pPr>
      <w:r>
        <w:t>состояние 2 (в объеме) - частицы</w:t>
      </w:r>
      <w:r w:rsidRPr="00B72A74">
        <w:t xml:space="preserve"> в </w:t>
      </w:r>
      <w:r>
        <w:t xml:space="preserve">несущей </w:t>
      </w:r>
      <w:r w:rsidRPr="00B72A74">
        <w:t>газовой фазе</w:t>
      </w:r>
      <w:r>
        <w:t xml:space="preserve"> (аэрозоль)</w:t>
      </w:r>
      <w:r w:rsidRPr="00B72A74">
        <w:t xml:space="preserve">; </w:t>
      </w:r>
    </w:p>
    <w:p w:rsidR="00A45A6F" w:rsidRPr="00B72A74" w:rsidRDefault="00A45A6F" w:rsidP="00A45A6F">
      <w:pPr>
        <w:widowControl w:val="0"/>
        <w:tabs>
          <w:tab w:val="left" w:pos="851"/>
        </w:tabs>
        <w:ind w:left="851" w:firstLine="0"/>
      </w:pPr>
      <w:r>
        <w:t xml:space="preserve">состояние 3 (на поверхности) - </w:t>
      </w:r>
      <w:r w:rsidRPr="00B72A74">
        <w:t xml:space="preserve">пар, сконденсированный на поверхностях стен и </w:t>
      </w:r>
      <w:r>
        <w:t xml:space="preserve">частицах </w:t>
      </w:r>
      <w:r w:rsidRPr="00B72A74">
        <w:t>аэрозолей;</w:t>
      </w:r>
    </w:p>
    <w:p w:rsidR="00A45A6F" w:rsidRPr="00B72A74" w:rsidRDefault="00A45A6F" w:rsidP="00A45A6F">
      <w:pPr>
        <w:widowControl w:val="0"/>
        <w:tabs>
          <w:tab w:val="left" w:pos="851"/>
        </w:tabs>
        <w:ind w:left="851" w:firstLine="0"/>
      </w:pPr>
      <w:r>
        <w:t>состояние 4 (на поверхности) - частицы</w:t>
      </w:r>
      <w:r w:rsidRPr="00B72A74">
        <w:t xml:space="preserve">, осевшие на поверхности; </w:t>
      </w:r>
    </w:p>
    <w:p w:rsidR="00A45A6F" w:rsidRDefault="00A45A6F" w:rsidP="00A45A6F">
      <w:pPr>
        <w:widowControl w:val="0"/>
        <w:tabs>
          <w:tab w:val="left" w:pos="851"/>
        </w:tabs>
        <w:ind w:left="851" w:firstLine="0"/>
      </w:pPr>
      <w:r>
        <w:t>состояние 5 (на поверхности) - частицы</w:t>
      </w:r>
      <w:r w:rsidRPr="00B72A74">
        <w:t>, подвергшиеся химической сорбции стальными поверхностями труб и</w:t>
      </w:r>
      <w:r>
        <w:t xml:space="preserve"> конструкций контура охлаждения.</w:t>
      </w:r>
    </w:p>
    <w:p w:rsidR="00A45A6F" w:rsidRDefault="00A45A6F" w:rsidP="00A45A6F">
      <w:r>
        <w:t xml:space="preserve">Здесь под несущей газовой фазой понимается парогазовая смесь, формируемая модулем РАТЕГ и СВЕЧА, - </w:t>
      </w:r>
      <w:r w:rsidR="0055393E">
        <w:t xml:space="preserve">главным образом, </w:t>
      </w:r>
      <w:r>
        <w:t xml:space="preserve">это смесь водяного пара с </w:t>
      </w:r>
      <w:r w:rsidR="00834CAE">
        <w:t>водородом</w:t>
      </w:r>
      <w:r>
        <w:t xml:space="preserve">.  Взвешенные частицы и несущая парогазовая смесь </w:t>
      </w:r>
      <w:r w:rsidR="000A6E73">
        <w:t xml:space="preserve">образуют </w:t>
      </w:r>
      <w:r>
        <w:t>аэрозоль. Ниже под парами будем понимать пары химических элементов</w:t>
      </w:r>
      <w:r w:rsidR="000A6E73">
        <w:t>, выходящих из газового зазора или расплава</w:t>
      </w:r>
      <w:r>
        <w:t>, а водяной пар будем относить к несущей среде.</w:t>
      </w:r>
    </w:p>
    <w:p w:rsidR="00A45A6F" w:rsidRDefault="00792A98" w:rsidP="00794673">
      <w:pPr>
        <w:pStyle w:val="af3"/>
        <w:numPr>
          <w:ilvl w:val="0"/>
          <w:numId w:val="47"/>
        </w:numPr>
      </w:pPr>
      <w:r>
        <w:lastRenderedPageBreak/>
        <w:t>Процесс перехода нелетучих</w:t>
      </w:r>
      <w:r w:rsidR="008949A7">
        <w:t xml:space="preserve"> </w:t>
      </w:r>
      <w:r>
        <w:t>паров</w:t>
      </w:r>
      <w:r w:rsidR="008949A7">
        <w:t xml:space="preserve"> </w:t>
      </w:r>
      <w:r>
        <w:t xml:space="preserve">в частицы </w:t>
      </w:r>
      <w:r w:rsidR="005F4027">
        <w:t xml:space="preserve">при выходе из </w:t>
      </w:r>
      <w:r>
        <w:t xml:space="preserve">горячего </w:t>
      </w:r>
      <w:r w:rsidR="005F4027">
        <w:t>дебриса</w:t>
      </w:r>
      <w:r>
        <w:t xml:space="preserve"> и/или кориума</w:t>
      </w:r>
      <w:r w:rsidR="005F4027">
        <w:t xml:space="preserve"> </w:t>
      </w:r>
      <w:r w:rsidR="008949A7">
        <w:t xml:space="preserve">в </w:t>
      </w:r>
      <w:r>
        <w:t>относительно холодную атмосферу</w:t>
      </w:r>
      <w:r w:rsidR="005F4027">
        <w:t xml:space="preserve"> </w:t>
      </w:r>
      <w:r w:rsidR="008949A7">
        <w:t>1</w:t>
      </w:r>
      <w:r w:rsidR="003045BB">
        <w:t>-ого</w:t>
      </w:r>
      <w:r w:rsidR="008949A7">
        <w:t xml:space="preserve"> контур</w:t>
      </w:r>
      <w:r w:rsidR="00697B65">
        <w:t>а</w:t>
      </w:r>
      <w:r w:rsidR="008949A7">
        <w:t xml:space="preserve"> </w:t>
      </w:r>
      <w:r>
        <w:t xml:space="preserve">не моделируется. </w:t>
      </w:r>
      <w:r w:rsidR="005F4027">
        <w:t>Предполагается</w:t>
      </w:r>
      <w:r>
        <w:t>, что нелетучие вещества выходят в атмосферу 1 контура в форме частиц и их распределение по размерам подчиняется логнормальному закону</w:t>
      </w:r>
      <w:r w:rsidR="005F4027">
        <w:t>.</w:t>
      </w:r>
    </w:p>
    <w:p w:rsidR="00C23CFC" w:rsidRDefault="002C2748" w:rsidP="00794673">
      <w:pPr>
        <w:pStyle w:val="af3"/>
        <w:numPr>
          <w:ilvl w:val="0"/>
          <w:numId w:val="47"/>
        </w:numPr>
      </w:pPr>
      <w:r>
        <w:t>Летучие вещества выходят в 1</w:t>
      </w:r>
      <w:r w:rsidR="003045BB">
        <w:t>-ый</w:t>
      </w:r>
      <w:r w:rsidR="00DE780D">
        <w:t xml:space="preserve"> контур в виде паров</w:t>
      </w:r>
      <w:r>
        <w:t xml:space="preserve">. </w:t>
      </w:r>
      <w:r w:rsidR="00697B65">
        <w:t>Ко</w:t>
      </w:r>
      <w:r w:rsidR="004912E0">
        <w:t>гда пар</w:t>
      </w:r>
      <w:r w:rsidR="00DE780D">
        <w:t>ы</w:t>
      </w:r>
      <w:r w:rsidR="004912E0">
        <w:t xml:space="preserve"> становится </w:t>
      </w:r>
      <w:r w:rsidR="00A40297">
        <w:t>пересыщенным</w:t>
      </w:r>
      <w:r w:rsidR="00DE780D">
        <w:t>и</w:t>
      </w:r>
      <w:r w:rsidR="004912E0">
        <w:t>,</w:t>
      </w:r>
      <w:r w:rsidR="00697B65">
        <w:t xml:space="preserve"> возможны переходы в конденсированное состояние</w:t>
      </w:r>
      <w:r w:rsidR="00DE780D">
        <w:t xml:space="preserve"> через нуклеацию и конденсацию</w:t>
      </w:r>
      <w:r w:rsidR="008452C6">
        <w:t>.</w:t>
      </w:r>
      <w:r w:rsidR="00DE780D">
        <w:t xml:space="preserve"> Предполагается, что в смеси паров нуклеация протекает так же, </w:t>
      </w:r>
      <w:r w:rsidR="00C47DF2">
        <w:t xml:space="preserve">как </w:t>
      </w:r>
      <w:r w:rsidR="00DE780D">
        <w:t xml:space="preserve">в </w:t>
      </w:r>
      <w:r w:rsidR="0062483B">
        <w:t xml:space="preserve">однокомпонентном </w:t>
      </w:r>
      <w:r w:rsidR="00DE780D">
        <w:t xml:space="preserve">чистом паре. </w:t>
      </w:r>
    </w:p>
    <w:p w:rsidR="000A37C8" w:rsidRDefault="00A45A6F" w:rsidP="00794673">
      <w:pPr>
        <w:pStyle w:val="af3"/>
        <w:numPr>
          <w:ilvl w:val="0"/>
          <w:numId w:val="47"/>
        </w:numPr>
      </w:pPr>
      <w:r>
        <w:t>Аэрозол</w:t>
      </w:r>
      <w:r w:rsidR="000A37C8">
        <w:t>ь</w:t>
      </w:r>
      <w:r>
        <w:t xml:space="preserve"> в 1</w:t>
      </w:r>
      <w:r w:rsidR="000A37C8">
        <w:t>-ом</w:t>
      </w:r>
      <w:r>
        <w:t xml:space="preserve"> контуре рассматрива</w:t>
      </w:r>
      <w:r w:rsidR="000A37C8">
        <w:t>е</w:t>
      </w:r>
      <w:r>
        <w:t xml:space="preserve">тся в однокомпонентном приближении, т.е. моделируются </w:t>
      </w:r>
      <w:r w:rsidR="000A37C8">
        <w:t xml:space="preserve">однородные </w:t>
      </w:r>
      <w:r>
        <w:t xml:space="preserve">частицы смешанного состава. </w:t>
      </w:r>
      <w:r w:rsidR="000A37C8">
        <w:t xml:space="preserve">Основным уравнением для описания поведения </w:t>
      </w:r>
      <w:r w:rsidR="000A6E73">
        <w:t xml:space="preserve">такого </w:t>
      </w:r>
      <w:r w:rsidR="000A37C8">
        <w:t xml:space="preserve">аэрозоля является уравнение </w:t>
      </w:r>
      <w:r w:rsidR="007E51D0">
        <w:t xml:space="preserve">переноса </w:t>
      </w:r>
      <w:r w:rsidR="000A37C8">
        <w:t xml:space="preserve"> числа частиц. </w:t>
      </w:r>
    </w:p>
    <w:p w:rsidR="00B117F4" w:rsidRDefault="00B117F4" w:rsidP="00794673">
      <w:pPr>
        <w:pStyle w:val="af3"/>
        <w:numPr>
          <w:ilvl w:val="0"/>
          <w:numId w:val="47"/>
        </w:numPr>
      </w:pPr>
      <w:r>
        <w:t>Предполагается, что частицы аэрозоля имеют сферическую форму</w:t>
      </w:r>
    </w:p>
    <w:p w:rsidR="00A45A6F" w:rsidRDefault="00A45A6F" w:rsidP="00794673">
      <w:pPr>
        <w:pStyle w:val="af3"/>
        <w:numPr>
          <w:ilvl w:val="0"/>
          <w:numId w:val="47"/>
        </w:numPr>
      </w:pPr>
      <w:commentRangeStart w:id="151"/>
      <w:r>
        <w:t xml:space="preserve">В расчетном объеме в любой момент времени химический состав частиц определяется химическими веществами, находящимися в объеме в данный момент времени, и их массовыми долями. </w:t>
      </w:r>
      <w:commentRangeEnd w:id="151"/>
      <w:r w:rsidR="00D76AEB">
        <w:rPr>
          <w:rStyle w:val="afffffd"/>
          <w:lang w:val="en-US"/>
        </w:rPr>
        <w:commentReference w:id="151"/>
      </w:r>
      <w:r w:rsidR="000A37C8">
        <w:t xml:space="preserve">Для отслеживания химического состава частиц </w:t>
      </w:r>
      <w:r w:rsidR="000A6E73">
        <w:t xml:space="preserve">в объеме </w:t>
      </w:r>
      <w:r w:rsidR="000A37C8">
        <w:t>используются уравнения переноса массы отдельных химических веществ</w:t>
      </w:r>
      <w:r w:rsidR="007E51D0">
        <w:t xml:space="preserve">. Они дополняют уравнение </w:t>
      </w:r>
      <w:r w:rsidR="000A37C8">
        <w:t xml:space="preserve"> </w:t>
      </w:r>
      <w:r w:rsidR="007E51D0">
        <w:t xml:space="preserve">переноса  числа частиц. </w:t>
      </w:r>
    </w:p>
    <w:p w:rsidR="00A45A6F" w:rsidRDefault="00A45A6F" w:rsidP="00794673">
      <w:pPr>
        <w:pStyle w:val="af3"/>
        <w:numPr>
          <w:ilvl w:val="0"/>
          <w:numId w:val="47"/>
        </w:numPr>
      </w:pPr>
      <w:r>
        <w:t>Рассматриваются следующие процессы:</w:t>
      </w:r>
    </w:p>
    <w:p w:rsidR="0055393E" w:rsidRDefault="0055393E" w:rsidP="002507F3">
      <w:pPr>
        <w:ind w:left="851"/>
      </w:pPr>
      <w:r>
        <w:t xml:space="preserve">- </w:t>
      </w:r>
      <w:r w:rsidRPr="00B72A74">
        <w:t xml:space="preserve">перенос </w:t>
      </w:r>
      <w:r>
        <w:t xml:space="preserve">благородных газов, паров и частиц </w:t>
      </w:r>
      <w:r w:rsidRPr="00B72A74">
        <w:t>по контуру и выход в ЗО и/или в окружающую среду</w:t>
      </w:r>
      <w:r>
        <w:t>;</w:t>
      </w:r>
    </w:p>
    <w:p w:rsidR="0055393E" w:rsidRDefault="0055393E" w:rsidP="002507F3">
      <w:pPr>
        <w:ind w:left="851"/>
      </w:pPr>
      <w:r>
        <w:t>-</w:t>
      </w:r>
      <w:r w:rsidRPr="00B72A74">
        <w:t xml:space="preserve"> </w:t>
      </w:r>
      <w:r>
        <w:t>гомогенная нуклеация</w:t>
      </w:r>
      <w:r w:rsidR="005B7081">
        <w:t>;</w:t>
      </w:r>
    </w:p>
    <w:p w:rsidR="0055393E" w:rsidRDefault="0055393E" w:rsidP="002507F3">
      <w:pPr>
        <w:ind w:left="851"/>
      </w:pPr>
      <w:r>
        <w:t xml:space="preserve">- </w:t>
      </w:r>
      <w:r w:rsidRPr="00B72A74">
        <w:t>к</w:t>
      </w:r>
      <w:r>
        <w:rPr>
          <w:lang w:eastAsia="ru-RU"/>
        </w:rPr>
        <w:t>онденсация на поверхности и обратный процесс испарения</w:t>
      </w:r>
      <w:r w:rsidRPr="00B72A74">
        <w:rPr>
          <w:lang w:eastAsia="ru-RU"/>
        </w:rPr>
        <w:t>;</w:t>
      </w:r>
    </w:p>
    <w:p w:rsidR="0055393E" w:rsidRDefault="0055393E" w:rsidP="002507F3">
      <w:pPr>
        <w:ind w:left="851"/>
      </w:pPr>
      <w:r>
        <w:t xml:space="preserve">- </w:t>
      </w:r>
      <w:r w:rsidRPr="00B72A74">
        <w:t>коагуляция</w:t>
      </w:r>
      <w:r w:rsidRPr="00B72A74">
        <w:rPr>
          <w:lang w:eastAsia="ru-RU"/>
        </w:rPr>
        <w:t xml:space="preserve"> </w:t>
      </w:r>
      <w:r>
        <w:rPr>
          <w:lang w:eastAsia="ru-RU"/>
        </w:rPr>
        <w:t>частиц (</w:t>
      </w:r>
      <w:r w:rsidRPr="00B72A74">
        <w:rPr>
          <w:lang w:eastAsia="ru-RU"/>
        </w:rPr>
        <w:t>г</w:t>
      </w:r>
      <w:r w:rsidRPr="00B72A74">
        <w:t>равитационная, броун</w:t>
      </w:r>
      <w:r>
        <w:t>овская и турбулентная)</w:t>
      </w:r>
      <w:r w:rsidR="005B7081">
        <w:t>;</w:t>
      </w:r>
    </w:p>
    <w:p w:rsidR="0055393E" w:rsidRDefault="006B6BF5" w:rsidP="002507F3">
      <w:pPr>
        <w:ind w:left="851"/>
      </w:pPr>
      <w:r>
        <w:t xml:space="preserve">- </w:t>
      </w:r>
      <w:r w:rsidR="0055393E" w:rsidRPr="00B72A74">
        <w:t xml:space="preserve">осаждение </w:t>
      </w:r>
      <w:r w:rsidR="0055393E">
        <w:t>частиц</w:t>
      </w:r>
      <w:r w:rsidR="0055393E" w:rsidRPr="00B72A74">
        <w:t xml:space="preserve"> за счет гравитации, турбофорез</w:t>
      </w:r>
      <w:r w:rsidR="0055393E">
        <w:t>а</w:t>
      </w:r>
      <w:r w:rsidR="0055393E" w:rsidRPr="00B72A74">
        <w:t>, диффузиофорез</w:t>
      </w:r>
      <w:r w:rsidR="0055393E">
        <w:t xml:space="preserve">а и термофореза, </w:t>
      </w:r>
      <w:r w:rsidR="0055393E" w:rsidRPr="00B72A74">
        <w:t>диффузионное осаждение в ламинарном и турбулентном потоках</w:t>
      </w:r>
      <w:r w:rsidR="0055393E">
        <w:t>, влияние гибов</w:t>
      </w:r>
      <w:r w:rsidR="0055393E" w:rsidRPr="00B72A74">
        <w:t>;</w:t>
      </w:r>
    </w:p>
    <w:p w:rsidR="0055393E" w:rsidRDefault="0055393E" w:rsidP="002507F3">
      <w:pPr>
        <w:ind w:left="851"/>
      </w:pPr>
      <w:r>
        <w:t>-</w:t>
      </w:r>
      <w:r w:rsidRPr="00B72A74">
        <w:t xml:space="preserve"> </w:t>
      </w:r>
      <w:r w:rsidR="00712BC1">
        <w:t xml:space="preserve">механическое </w:t>
      </w:r>
      <w:r>
        <w:t>повторное взвешивание частиц</w:t>
      </w:r>
      <w:r w:rsidRPr="00B72A74">
        <w:t xml:space="preserve">; </w:t>
      </w:r>
    </w:p>
    <w:p w:rsidR="005B7081" w:rsidRDefault="005B7081" w:rsidP="002507F3">
      <w:pPr>
        <w:ind w:left="851"/>
      </w:pPr>
      <w:r>
        <w:t>- адсорбция;</w:t>
      </w:r>
    </w:p>
    <w:p w:rsidR="0055393E" w:rsidRPr="00FC3654" w:rsidRDefault="0055393E" w:rsidP="002507F3">
      <w:pPr>
        <w:ind w:left="851"/>
        <w:rPr>
          <w:ins w:id="152" w:author="Tatiana Yudina" w:date="2016-11-07T16:14:00Z"/>
        </w:rPr>
      </w:pPr>
      <w:r w:rsidRPr="00FC3654">
        <w:rPr>
          <w:lang w:eastAsia="ru-RU"/>
        </w:rPr>
        <w:t>-</w:t>
      </w:r>
      <w:r w:rsidR="005B7081" w:rsidRPr="00997A99">
        <w:rPr>
          <w:highlight w:val="red"/>
          <w:lang w:eastAsia="ru-RU"/>
        </w:rPr>
        <w:t>гравитационный перенос аэрозолей между расчетными ячей</w:t>
      </w:r>
      <w:r w:rsidR="005B7081">
        <w:rPr>
          <w:lang w:eastAsia="ru-RU"/>
        </w:rPr>
        <w:t>кам.</w:t>
      </w:r>
    </w:p>
    <w:p w:rsidR="006E56AF" w:rsidRDefault="00A45A6F" w:rsidP="00794673">
      <w:pPr>
        <w:numPr>
          <w:ilvl w:val="0"/>
          <w:numId w:val="47"/>
        </w:numPr>
      </w:pPr>
      <w:r>
        <w:t xml:space="preserve">Химический состав </w:t>
      </w:r>
      <w:r w:rsidR="003045BB">
        <w:t xml:space="preserve">частиц </w:t>
      </w:r>
      <w:r>
        <w:t xml:space="preserve">аэрозолей в объеме изменяется за счет переноса, </w:t>
      </w:r>
      <w:r w:rsidR="003045BB">
        <w:t xml:space="preserve">нуклеации, </w:t>
      </w:r>
      <w:r>
        <w:t>конденсации/испарения, уноса с поверхности и не меняется в резул</w:t>
      </w:r>
      <w:r w:rsidR="003045BB">
        <w:t>ь</w:t>
      </w:r>
      <w:r>
        <w:t>тате коагуляции</w:t>
      </w:r>
      <w:r w:rsidR="003045BB">
        <w:t>,</w:t>
      </w:r>
      <w:r>
        <w:t xml:space="preserve"> осаждения, адсорбции. </w:t>
      </w:r>
    </w:p>
    <w:p w:rsidR="00A45A6F" w:rsidRDefault="006E56AF" w:rsidP="00794673">
      <w:pPr>
        <w:pStyle w:val="af3"/>
        <w:numPr>
          <w:ilvl w:val="0"/>
          <w:numId w:val="47"/>
        </w:numPr>
      </w:pPr>
      <w:r>
        <w:t>Предполагается, что плотность материала частиц аэрозоля не зависит от химического состава частиц.</w:t>
      </w:r>
      <w:r w:rsidR="00A45A6F">
        <w:t xml:space="preserve"> </w:t>
      </w:r>
    </w:p>
    <w:p w:rsidR="00AD61E0" w:rsidRDefault="00AD61E0" w:rsidP="00794673">
      <w:pPr>
        <w:pStyle w:val="af3"/>
        <w:numPr>
          <w:ilvl w:val="0"/>
          <w:numId w:val="47"/>
        </w:numPr>
      </w:pPr>
      <w:r>
        <w:t>Химическими взаимодействиями между выходящими в атмосферу 1 контура  химическими элементам</w:t>
      </w:r>
      <w:r w:rsidR="000A6E73">
        <w:t>и и соединениями пренебрегается.</w:t>
      </w:r>
    </w:p>
    <w:p w:rsidR="00AD61E0" w:rsidRDefault="00AD61E0" w:rsidP="00794673">
      <w:pPr>
        <w:pStyle w:val="af3"/>
        <w:numPr>
          <w:ilvl w:val="0"/>
          <w:numId w:val="47"/>
        </w:numPr>
      </w:pPr>
      <w:r>
        <w:t xml:space="preserve">Влиянием благородных газов и паров химических веществ на свойства атмосферы 1 контура (давление, теплопроводность и </w:t>
      </w:r>
      <w:r w:rsidR="003045BB">
        <w:t>т.д.</w:t>
      </w:r>
      <w:r>
        <w:t xml:space="preserve">) пренебрегается. </w:t>
      </w:r>
    </w:p>
    <w:p w:rsidR="00A45A6F" w:rsidRPr="00827785" w:rsidRDefault="00A45A6F" w:rsidP="00A45A6F">
      <w:r>
        <w:t xml:space="preserve">Ниже дано подробное описание интегральной модели </w:t>
      </w:r>
      <w:r w:rsidRPr="00B72A74">
        <w:t xml:space="preserve">поведения </w:t>
      </w:r>
      <w:r>
        <w:t>ПД, реализованной</w:t>
      </w:r>
      <w:r w:rsidRPr="00B72A74">
        <w:t xml:space="preserve"> в модуле ПРОФИТ</w:t>
      </w:r>
      <w:r>
        <w:t>.</w:t>
      </w:r>
    </w:p>
    <w:p w:rsidR="00A45A6F" w:rsidRPr="00ED0BFF" w:rsidRDefault="00A45A6F" w:rsidP="00A45A6F">
      <w:pPr>
        <w:rPr>
          <w:b/>
        </w:rPr>
      </w:pPr>
    </w:p>
    <w:p w:rsidR="00A45A6F" w:rsidRDefault="00A45A6F" w:rsidP="00CF0079">
      <w:pPr>
        <w:pStyle w:val="30"/>
      </w:pPr>
      <w:bookmarkStart w:id="153" w:name="_Toc470520350"/>
      <w:bookmarkStart w:id="154" w:name="_Ref438721891"/>
      <w:r>
        <w:t>Моделируемые химические соединения и элементы</w:t>
      </w:r>
      <w:bookmarkEnd w:id="153"/>
    </w:p>
    <w:p w:rsidR="00B72A74" w:rsidRPr="00FD18C1" w:rsidRDefault="00B72A74" w:rsidP="00DF7567">
      <w:pPr>
        <w:pStyle w:val="af3"/>
      </w:pPr>
      <w:r w:rsidRPr="00FD18C1">
        <w:t>Источниками продуктов деления</w:t>
      </w:r>
      <w:r w:rsidR="000A6E73">
        <w:t xml:space="preserve"> и </w:t>
      </w:r>
      <w:del w:id="155" w:author="to" w:date="2016-12-26T21:36:00Z">
        <w:r w:rsidR="000A6E73" w:rsidRPr="000A6E73" w:rsidDel="00D76AEB">
          <w:rPr>
            <w:highlight w:val="yellow"/>
          </w:rPr>
          <w:delText>ПК</w:delText>
        </w:r>
      </w:del>
      <w:ins w:id="156" w:author="to" w:date="2016-12-26T21:36:00Z">
        <w:r w:rsidR="00D76AEB">
          <w:rPr>
            <w:highlight w:val="yellow"/>
          </w:rPr>
          <w:t>КМ</w:t>
        </w:r>
      </w:ins>
      <w:r w:rsidR="000A6E73">
        <w:t>?</w:t>
      </w:r>
      <w:r>
        <w:t xml:space="preserve">, </w:t>
      </w:r>
      <w:r w:rsidR="00DF7567">
        <w:t>с которыми имеет дело модуль</w:t>
      </w:r>
      <w:r>
        <w:t xml:space="preserve"> ПРОФИТ,</w:t>
      </w:r>
      <w:r w:rsidRPr="00FD18C1">
        <w:t xml:space="preserve"> являются вещества, вышедшие из газового зазора при разрушении оболочки твэла</w:t>
      </w:r>
      <w:r>
        <w:t xml:space="preserve"> </w:t>
      </w:r>
      <w:r w:rsidR="00DF7567">
        <w:t>и</w:t>
      </w:r>
      <w:r>
        <w:t xml:space="preserve"> </w:t>
      </w:r>
      <w:r w:rsidRPr="00FD18C1">
        <w:t>испарившиеся из ванны расплава в НК</w:t>
      </w:r>
      <w:r>
        <w:t xml:space="preserve">Р </w:t>
      </w:r>
      <w:r w:rsidR="00DF7567">
        <w:t>в ходе аварии</w:t>
      </w:r>
      <w:r>
        <w:t xml:space="preserve">, или заданные пользователем </w:t>
      </w:r>
      <w:r w:rsidR="000A6E73">
        <w:t>через входной набор</w:t>
      </w:r>
      <w:r w:rsidR="00DF7567">
        <w:t>.</w:t>
      </w:r>
      <w:r w:rsidRPr="00FD18C1">
        <w:t xml:space="preserve"> </w:t>
      </w:r>
      <w:r w:rsidRPr="00702D24">
        <w:t xml:space="preserve">В таблице </w:t>
      </w:r>
      <w:r w:rsidR="00FC3070">
        <w:fldChar w:fldCharType="begin"/>
      </w:r>
      <w:r w:rsidR="00FC3070">
        <w:instrText xml:space="preserve"> REF _Ref435786012 \h  \* MERGEFORMAT </w:instrText>
      </w:r>
      <w:r w:rsidR="00FC3070">
        <w:fldChar w:fldCharType="separate"/>
      </w:r>
      <w:ins w:id="157" w:author="Tsaun" w:date="2017-02-22T15:30:00Z">
        <w:r w:rsidR="00226569" w:rsidRPr="00226569">
          <w:rPr>
            <w:vanish/>
          </w:rPr>
          <w:t xml:space="preserve">Таблица </w:t>
        </w:r>
        <w:r w:rsidR="00226569">
          <w:rPr>
            <w:noProof/>
          </w:rPr>
          <w:t>1.1</w:t>
        </w:r>
      </w:ins>
      <w:ins w:id="158" w:author="Томащик" w:date="2017-01-19T16:46:00Z">
        <w:del w:id="159" w:author="Tsaun" w:date="2017-02-22T15:29:00Z">
          <w:r w:rsidR="002F5999" w:rsidRPr="002F5999" w:rsidDel="00226569">
            <w:rPr>
              <w:vanish/>
            </w:rPr>
            <w:delText xml:space="preserve">Таблица </w:delText>
          </w:r>
          <w:r w:rsidR="002F5999" w:rsidDel="00226569">
            <w:rPr>
              <w:noProof/>
            </w:rPr>
            <w:delText>1.1</w:delText>
          </w:r>
        </w:del>
      </w:ins>
      <w:del w:id="160" w:author="Tsaun" w:date="2017-02-22T15:29:00Z">
        <w:r w:rsidR="00B04480" w:rsidRPr="00B04480" w:rsidDel="00226569">
          <w:rPr>
            <w:vanish/>
          </w:rPr>
          <w:delText xml:space="preserve">Таблица </w:delText>
        </w:r>
        <w:r w:rsidR="00B04480" w:rsidDel="00226569">
          <w:rPr>
            <w:noProof/>
          </w:rPr>
          <w:delText>1.1</w:delText>
        </w:r>
      </w:del>
      <w:r w:rsidR="00FC3070">
        <w:fldChar w:fldCharType="end"/>
      </w:r>
      <w:r w:rsidRPr="00702D24">
        <w:t xml:space="preserve"> приведены химические соединения, </w:t>
      </w:r>
      <w:r w:rsidR="007F24AA">
        <w:t>учитываемые</w:t>
      </w:r>
      <w:r w:rsidR="00AD5B22">
        <w:t xml:space="preserve"> в модуле ПРОФИТ</w:t>
      </w:r>
      <w:r w:rsidRPr="00FD18C1">
        <w:t>.</w:t>
      </w:r>
    </w:p>
    <w:p w:rsidR="00FD0319" w:rsidRDefault="00FD0319">
      <w:pPr>
        <w:ind w:firstLine="0"/>
        <w:jc w:val="left"/>
      </w:pPr>
      <w:r>
        <w:br w:type="page"/>
      </w:r>
    </w:p>
    <w:p w:rsidR="00B72A74" w:rsidRDefault="00B72A74" w:rsidP="00B72A74"/>
    <w:p w:rsidR="00B72A74" w:rsidRDefault="00B72A74" w:rsidP="00B72A74">
      <w:bookmarkStart w:id="161" w:name="_Ref435786012"/>
      <w:r>
        <w:t xml:space="preserve">Таблица </w:t>
      </w:r>
      <w:r w:rsidR="00FF21EC">
        <w:fldChar w:fldCharType="begin"/>
      </w:r>
      <w:r w:rsidR="00811D5E">
        <w:instrText xml:space="preserve"> STYLEREF 1 \s </w:instrText>
      </w:r>
      <w:r w:rsidR="00FF21EC">
        <w:fldChar w:fldCharType="separate"/>
      </w:r>
      <w:r w:rsidR="00226569">
        <w:rPr>
          <w:noProof/>
        </w:rPr>
        <w:t>1</w:t>
      </w:r>
      <w:r w:rsidR="00FF21EC">
        <w:fldChar w:fldCharType="end"/>
      </w:r>
      <w:r>
        <w:t>.</w:t>
      </w:r>
      <w:r w:rsidR="00FF21EC">
        <w:fldChar w:fldCharType="begin"/>
      </w:r>
      <w:r w:rsidR="00811D5E">
        <w:instrText xml:space="preserve"> SEQ Таблица \* ARABIC \s 1 </w:instrText>
      </w:r>
      <w:r w:rsidR="00FF21EC">
        <w:fldChar w:fldCharType="separate"/>
      </w:r>
      <w:r w:rsidR="00226569">
        <w:rPr>
          <w:noProof/>
        </w:rPr>
        <w:t>1</w:t>
      </w:r>
      <w:r w:rsidR="00FF21EC">
        <w:fldChar w:fldCharType="end"/>
      </w:r>
      <w:bookmarkEnd w:id="161"/>
      <w:r>
        <w:t xml:space="preserve"> </w:t>
      </w:r>
      <w:r w:rsidRPr="00D12A7D">
        <w:t xml:space="preserve">– </w:t>
      </w:r>
      <w:r>
        <w:t>Химические соединения и элементы, учитываемые в модуле ПРОФИТ.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578"/>
        <w:gridCol w:w="1757"/>
        <w:gridCol w:w="3464"/>
      </w:tblGrid>
      <w:tr w:rsidR="00E726E7" w:rsidRPr="006B3406" w:rsidTr="004C54D2">
        <w:tc>
          <w:tcPr>
            <w:tcW w:w="0" w:type="auto"/>
          </w:tcPr>
          <w:p w:rsidR="00E726E7" w:rsidRPr="004C54D2" w:rsidRDefault="00E726E7" w:rsidP="004C54D2">
            <w:pPr>
              <w:ind w:firstLine="0"/>
              <w:jc w:val="left"/>
              <w:rPr>
                <w:rFonts w:eastAsia="Calibri"/>
                <w:sz w:val="22"/>
                <w:szCs w:val="24"/>
              </w:rPr>
            </w:pPr>
            <w:r w:rsidRPr="004C54D2">
              <w:rPr>
                <w:rFonts w:eastAsia="Calibri"/>
                <w:sz w:val="22"/>
                <w:szCs w:val="24"/>
              </w:rPr>
              <w:t>Аббревиатура</w:t>
            </w:r>
          </w:p>
        </w:tc>
        <w:tc>
          <w:tcPr>
            <w:tcW w:w="0" w:type="auto"/>
          </w:tcPr>
          <w:p w:rsidR="00E726E7" w:rsidRPr="004C54D2" w:rsidRDefault="00E726E7" w:rsidP="004C54D2">
            <w:pPr>
              <w:ind w:firstLine="0"/>
              <w:jc w:val="left"/>
              <w:rPr>
                <w:rFonts w:eastAsia="Calibri"/>
                <w:sz w:val="22"/>
                <w:szCs w:val="24"/>
              </w:rPr>
            </w:pPr>
            <w:r w:rsidRPr="004C54D2">
              <w:rPr>
                <w:rFonts w:eastAsia="Calibri"/>
                <w:sz w:val="22"/>
                <w:szCs w:val="24"/>
              </w:rPr>
              <w:t>Соединение</w:t>
            </w:r>
          </w:p>
        </w:tc>
        <w:tc>
          <w:tcPr>
            <w:tcW w:w="0" w:type="auto"/>
          </w:tcPr>
          <w:p w:rsidR="00E726E7" w:rsidRPr="004C54D2" w:rsidRDefault="00E726E7" w:rsidP="004C54D2">
            <w:pPr>
              <w:ind w:firstLine="0"/>
              <w:jc w:val="left"/>
              <w:rPr>
                <w:rFonts w:eastAsia="Calibri"/>
                <w:sz w:val="22"/>
                <w:szCs w:val="24"/>
              </w:rPr>
            </w:pPr>
            <w:r w:rsidRPr="004C54D2">
              <w:rPr>
                <w:rFonts w:eastAsia="Calibri"/>
                <w:sz w:val="22"/>
                <w:szCs w:val="24"/>
              </w:rPr>
              <w:t>Состояние</w:t>
            </w:r>
          </w:p>
        </w:tc>
        <w:tc>
          <w:tcPr>
            <w:tcW w:w="0" w:type="auto"/>
          </w:tcPr>
          <w:p w:rsidR="00E726E7" w:rsidRPr="004C54D2" w:rsidRDefault="00E726E7" w:rsidP="004C54D2">
            <w:pPr>
              <w:ind w:firstLine="0"/>
              <w:jc w:val="left"/>
              <w:rPr>
                <w:rFonts w:eastAsia="Calibri"/>
                <w:sz w:val="22"/>
                <w:szCs w:val="24"/>
              </w:rPr>
            </w:pPr>
            <w:r w:rsidRPr="004C54D2">
              <w:rPr>
                <w:rFonts w:eastAsia="Calibri"/>
                <w:sz w:val="22"/>
                <w:szCs w:val="24"/>
              </w:rPr>
              <w:t>Т плавления/Т кипения,°С</w:t>
            </w:r>
          </w:p>
        </w:tc>
      </w:tr>
      <w:tr w:rsidR="00E726E7" w:rsidRPr="006B3406" w:rsidTr="004C54D2">
        <w:tc>
          <w:tcPr>
            <w:tcW w:w="0" w:type="auto"/>
          </w:tcPr>
          <w:p w:rsidR="00E726E7" w:rsidRPr="004C54D2" w:rsidRDefault="00E726E7"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NG</w:t>
            </w:r>
            <w:r w:rsidRPr="004C54D2">
              <w:rPr>
                <w:rFonts w:eastAsia="Calibri"/>
                <w:sz w:val="22"/>
                <w:szCs w:val="24"/>
              </w:rPr>
              <w:t>'</w:t>
            </w:r>
          </w:p>
        </w:tc>
        <w:tc>
          <w:tcPr>
            <w:tcW w:w="0" w:type="auto"/>
          </w:tcPr>
          <w:p w:rsidR="00E726E7" w:rsidRPr="004C54D2" w:rsidRDefault="00E726E7" w:rsidP="004C54D2">
            <w:pPr>
              <w:ind w:firstLine="0"/>
              <w:jc w:val="left"/>
              <w:rPr>
                <w:rFonts w:eastAsia="Calibri"/>
                <w:sz w:val="22"/>
                <w:szCs w:val="24"/>
              </w:rPr>
            </w:pPr>
            <w:r w:rsidRPr="004C54D2">
              <w:rPr>
                <w:rFonts w:eastAsia="Calibri"/>
                <w:sz w:val="22"/>
                <w:szCs w:val="24"/>
                <w:lang w:val="en-US"/>
              </w:rPr>
              <w:t>Xe</w:t>
            </w:r>
            <w:r w:rsidRPr="004C54D2">
              <w:rPr>
                <w:rFonts w:eastAsia="Calibri"/>
                <w:sz w:val="22"/>
                <w:szCs w:val="24"/>
              </w:rPr>
              <w:t xml:space="preserve">, </w:t>
            </w:r>
            <w:r w:rsidRPr="004C54D2">
              <w:rPr>
                <w:rFonts w:eastAsia="Calibri"/>
                <w:sz w:val="22"/>
                <w:szCs w:val="24"/>
                <w:lang w:val="en-US"/>
              </w:rPr>
              <w:t>Kr</w:t>
            </w:r>
          </w:p>
        </w:tc>
        <w:tc>
          <w:tcPr>
            <w:tcW w:w="0" w:type="auto"/>
          </w:tcPr>
          <w:p w:rsidR="00E726E7" w:rsidRPr="004C54D2" w:rsidRDefault="007F24AA" w:rsidP="004C54D2">
            <w:pPr>
              <w:ind w:firstLine="0"/>
              <w:jc w:val="left"/>
              <w:rPr>
                <w:rFonts w:eastAsia="Calibri"/>
                <w:sz w:val="22"/>
                <w:szCs w:val="24"/>
              </w:rPr>
            </w:pPr>
            <w:r w:rsidRPr="004C54D2">
              <w:rPr>
                <w:rFonts w:eastAsia="Calibri"/>
                <w:sz w:val="22"/>
                <w:szCs w:val="24"/>
              </w:rPr>
              <w:t>инертный газ</w:t>
            </w:r>
          </w:p>
        </w:tc>
        <w:tc>
          <w:tcPr>
            <w:tcW w:w="0" w:type="auto"/>
          </w:tcPr>
          <w:p w:rsidR="00E726E7" w:rsidRPr="004C54D2" w:rsidRDefault="00E726E7" w:rsidP="004C54D2">
            <w:pPr>
              <w:ind w:firstLine="0"/>
              <w:jc w:val="left"/>
              <w:rPr>
                <w:rFonts w:eastAsia="Calibri"/>
                <w:sz w:val="22"/>
                <w:szCs w:val="24"/>
                <w:lang w:val="en-US"/>
              </w:rPr>
            </w:pPr>
            <w:r w:rsidRPr="004C54D2">
              <w:rPr>
                <w:rFonts w:eastAsia="Calibri"/>
                <w:sz w:val="22"/>
                <w:szCs w:val="24"/>
              </w:rPr>
              <w:t>&lt;0/</w:t>
            </w:r>
            <w:r w:rsidRPr="004C54D2">
              <w:rPr>
                <w:rFonts w:eastAsia="Calibri"/>
                <w:sz w:val="22"/>
                <w:szCs w:val="24"/>
                <w:lang w:val="en-US"/>
              </w:rPr>
              <w:t>&lt;0</w:t>
            </w: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I</w:t>
            </w:r>
            <w:r w:rsidRPr="004C54D2">
              <w:rPr>
                <w:rFonts w:eastAsia="Calibri"/>
                <w:sz w:val="22"/>
                <w:szCs w:val="24"/>
              </w:rPr>
              <w:t>1'</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I2</w:t>
            </w:r>
          </w:p>
        </w:tc>
        <w:tc>
          <w:tcPr>
            <w:tcW w:w="0" w:type="auto"/>
            <w:vMerge w:val="restart"/>
            <w:vAlign w:val="center"/>
          </w:tcPr>
          <w:p w:rsidR="0002799C" w:rsidRPr="004C54D2" w:rsidRDefault="0002799C" w:rsidP="004C54D2">
            <w:pPr>
              <w:ind w:firstLine="0"/>
              <w:jc w:val="center"/>
              <w:rPr>
                <w:rFonts w:eastAsia="Calibri"/>
                <w:sz w:val="22"/>
                <w:szCs w:val="24"/>
              </w:rPr>
            </w:pPr>
            <w:ins w:id="162" w:author="Tsaun" w:date="2017-01-09T14:22:00Z">
              <w:r w:rsidRPr="004C54D2">
                <w:rPr>
                  <w:rFonts w:eastAsia="Calibri"/>
                  <w:sz w:val="22"/>
                  <w:szCs w:val="24"/>
                  <w:lang w:val="en-US"/>
                </w:rPr>
                <w:t>летучие</w:t>
              </w:r>
            </w:ins>
            <w:del w:id="163" w:author="Tsaun" w:date="2017-01-09T14:19:00Z">
              <w:r w:rsidRPr="004C54D2" w:rsidDel="0002799C">
                <w:rPr>
                  <w:rFonts w:eastAsia="Calibri"/>
                  <w:sz w:val="22"/>
                  <w:szCs w:val="24"/>
                </w:rPr>
                <w:delText>летучие</w:delText>
              </w:r>
            </w:del>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114/183</w:t>
            </w: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T</w:t>
            </w:r>
            <w:r w:rsidRPr="004C54D2">
              <w:rPr>
                <w:rFonts w:eastAsia="Calibri"/>
                <w:sz w:val="22"/>
                <w:szCs w:val="24"/>
              </w:rPr>
              <w:t>1'</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Te</w:t>
            </w:r>
          </w:p>
        </w:tc>
        <w:tc>
          <w:tcPr>
            <w:tcW w:w="0" w:type="auto"/>
            <w:vMerge/>
          </w:tcPr>
          <w:p w:rsidR="0002799C" w:rsidRPr="004C54D2" w:rsidRDefault="0002799C" w:rsidP="004C54D2">
            <w:pPr>
              <w:jc w:val="left"/>
              <w:rPr>
                <w:rFonts w:eastAsia="Calibri"/>
                <w:sz w:val="22"/>
                <w:szCs w:val="24"/>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450/990</w:t>
            </w: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CI</w:t>
            </w:r>
            <w:r w:rsidRPr="004C54D2">
              <w:rPr>
                <w:rFonts w:eastAsia="Calibri"/>
                <w:sz w:val="22"/>
                <w:szCs w:val="24"/>
              </w:rPr>
              <w:t>'</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Cs</w:t>
            </w:r>
          </w:p>
        </w:tc>
        <w:tc>
          <w:tcPr>
            <w:tcW w:w="0" w:type="auto"/>
            <w:vMerge/>
          </w:tcPr>
          <w:p w:rsidR="0002799C" w:rsidRPr="004C54D2" w:rsidRDefault="0002799C" w:rsidP="004C54D2">
            <w:pPr>
              <w:jc w:val="left"/>
              <w:rPr>
                <w:rFonts w:eastAsia="Calibri"/>
                <w:sz w:val="22"/>
                <w:szCs w:val="24"/>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 xml:space="preserve">28/671(Cs2) сразу в </w:t>
            </w:r>
            <w:r w:rsidRPr="004C54D2">
              <w:rPr>
                <w:rFonts w:eastAsia="Calibri"/>
                <w:sz w:val="22"/>
                <w:szCs w:val="24"/>
                <w:lang w:val="en-US"/>
              </w:rPr>
              <w:t>CsOH</w:t>
            </w:r>
            <w:r w:rsidRPr="004C54D2">
              <w:rPr>
                <w:rFonts w:eastAsia="Calibri"/>
                <w:sz w:val="22"/>
                <w:szCs w:val="24"/>
              </w:rPr>
              <w:t xml:space="preserve"> или </w:t>
            </w:r>
            <w:r w:rsidRPr="004C54D2">
              <w:rPr>
                <w:rFonts w:eastAsia="Calibri"/>
                <w:sz w:val="22"/>
                <w:szCs w:val="24"/>
                <w:lang w:val="en-US"/>
              </w:rPr>
              <w:t>Cs</w:t>
            </w:r>
            <w:r w:rsidRPr="004C54D2">
              <w:rPr>
                <w:rFonts w:eastAsia="Calibri"/>
                <w:sz w:val="22"/>
                <w:szCs w:val="24"/>
              </w:rPr>
              <w:t>2</w:t>
            </w:r>
            <w:r w:rsidRPr="004C54D2">
              <w:rPr>
                <w:rFonts w:eastAsia="Calibri"/>
                <w:sz w:val="22"/>
                <w:szCs w:val="24"/>
                <w:lang w:val="en-US"/>
              </w:rPr>
              <w:t>O</w:t>
            </w: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C</w:t>
            </w:r>
            <w:r w:rsidRPr="004C54D2">
              <w:rPr>
                <w:rFonts w:eastAsia="Calibri"/>
                <w:sz w:val="22"/>
                <w:szCs w:val="24"/>
              </w:rPr>
              <w:t>1'</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CsI</w:t>
            </w:r>
          </w:p>
        </w:tc>
        <w:tc>
          <w:tcPr>
            <w:tcW w:w="0" w:type="auto"/>
            <w:vMerge/>
          </w:tcPr>
          <w:p w:rsidR="0002799C" w:rsidRPr="004C54D2" w:rsidRDefault="0002799C" w:rsidP="004C54D2">
            <w:pPr>
              <w:jc w:val="left"/>
              <w:rPr>
                <w:rFonts w:eastAsia="Calibri"/>
                <w:sz w:val="22"/>
                <w:szCs w:val="24"/>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621/1280</w:t>
            </w: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'TE'</w:t>
            </w: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Sb</w:t>
            </w:r>
          </w:p>
        </w:tc>
        <w:tc>
          <w:tcPr>
            <w:tcW w:w="0" w:type="auto"/>
            <w:vMerge/>
          </w:tcPr>
          <w:p w:rsidR="0002799C" w:rsidRPr="004C54D2" w:rsidRDefault="0002799C" w:rsidP="004C54D2">
            <w:pPr>
              <w:jc w:val="left"/>
              <w:rPr>
                <w:rFonts w:eastAsia="Calibri"/>
                <w:sz w:val="22"/>
                <w:szCs w:val="24"/>
              </w:rPr>
            </w:pPr>
          </w:p>
        </w:tc>
        <w:tc>
          <w:tcPr>
            <w:tcW w:w="0" w:type="auto"/>
          </w:tcPr>
          <w:p w:rsidR="0002799C" w:rsidRPr="004C54D2" w:rsidRDefault="0002799C" w:rsidP="004C54D2">
            <w:pPr>
              <w:ind w:firstLine="0"/>
              <w:jc w:val="left"/>
              <w:rPr>
                <w:rFonts w:eastAsia="Calibri"/>
                <w:sz w:val="22"/>
                <w:szCs w:val="24"/>
              </w:rPr>
            </w:pP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C</w:t>
            </w:r>
            <w:r w:rsidRPr="004C54D2">
              <w:rPr>
                <w:rFonts w:eastAsia="Calibri"/>
                <w:sz w:val="22"/>
                <w:szCs w:val="24"/>
              </w:rPr>
              <w:t>2'</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Cs</w:t>
            </w:r>
            <w:r w:rsidRPr="004C54D2">
              <w:rPr>
                <w:rFonts w:eastAsia="Calibri"/>
                <w:sz w:val="22"/>
                <w:szCs w:val="24"/>
              </w:rPr>
              <w:t>2</w:t>
            </w:r>
            <w:r w:rsidRPr="004C54D2">
              <w:rPr>
                <w:rFonts w:eastAsia="Calibri"/>
                <w:sz w:val="22"/>
                <w:szCs w:val="24"/>
                <w:lang w:val="en-US"/>
              </w:rPr>
              <w:t>I</w:t>
            </w:r>
            <w:r w:rsidRPr="004C54D2">
              <w:rPr>
                <w:rFonts w:eastAsia="Calibri"/>
                <w:sz w:val="22"/>
                <w:szCs w:val="24"/>
              </w:rPr>
              <w:t>2</w:t>
            </w:r>
          </w:p>
        </w:tc>
        <w:tc>
          <w:tcPr>
            <w:tcW w:w="0" w:type="auto"/>
            <w:vMerge w:val="restart"/>
          </w:tcPr>
          <w:p w:rsidR="0002799C" w:rsidRPr="004C54D2" w:rsidRDefault="0002799C" w:rsidP="0002799C">
            <w:pPr>
              <w:ind w:firstLine="0"/>
              <w:jc w:val="left"/>
              <w:rPr>
                <w:rFonts w:eastAsia="Calibri"/>
                <w:sz w:val="22"/>
                <w:szCs w:val="24"/>
              </w:rPr>
            </w:pPr>
            <w:ins w:id="164" w:author="Tsaun" w:date="2017-01-09T14:22:00Z">
              <w:r w:rsidRPr="004C54D2">
                <w:rPr>
                  <w:rFonts w:eastAsia="Calibri"/>
                  <w:sz w:val="22"/>
                  <w:szCs w:val="24"/>
                  <w:lang w:val="en-US"/>
                </w:rPr>
                <w:t>нелетучие</w:t>
              </w:r>
            </w:ins>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621/1280</w:t>
            </w: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C</w:t>
            </w:r>
            <w:r w:rsidRPr="004C54D2">
              <w:rPr>
                <w:rFonts w:eastAsia="Calibri"/>
                <w:sz w:val="22"/>
                <w:szCs w:val="24"/>
              </w:rPr>
              <w:t>5'</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Cs</w:t>
            </w:r>
            <w:r w:rsidRPr="004C54D2">
              <w:rPr>
                <w:rFonts w:eastAsia="Calibri"/>
                <w:sz w:val="22"/>
                <w:szCs w:val="24"/>
              </w:rPr>
              <w:t>2</w:t>
            </w:r>
          </w:p>
        </w:tc>
        <w:tc>
          <w:tcPr>
            <w:tcW w:w="0" w:type="auto"/>
            <w:vMerge/>
          </w:tcPr>
          <w:p w:rsidR="0002799C" w:rsidRPr="004C54D2" w:rsidRDefault="0002799C" w:rsidP="0002799C">
            <w:pPr>
              <w:ind w:firstLine="0"/>
              <w:jc w:val="left"/>
              <w:rPr>
                <w:rFonts w:eastAsia="Calibri"/>
                <w:sz w:val="22"/>
                <w:szCs w:val="24"/>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700-800 давление пара 1-10Па</w:t>
            </w:r>
          </w:p>
        </w:tc>
      </w:tr>
      <w:tr w:rsidR="0002799C" w:rsidRPr="006B3406" w:rsidTr="004C54D2">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w:t>
            </w:r>
            <w:r w:rsidRPr="004C54D2">
              <w:rPr>
                <w:rFonts w:eastAsia="Calibri"/>
                <w:sz w:val="22"/>
                <w:szCs w:val="24"/>
                <w:lang w:val="en-US"/>
              </w:rPr>
              <w:t>C</w:t>
            </w:r>
            <w:r w:rsidRPr="004C54D2">
              <w:rPr>
                <w:rFonts w:eastAsia="Calibri"/>
                <w:sz w:val="22"/>
                <w:szCs w:val="24"/>
              </w:rPr>
              <w:t>4'</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Cs</w:t>
            </w:r>
            <w:r w:rsidRPr="004C54D2">
              <w:rPr>
                <w:rFonts w:eastAsia="Calibri"/>
                <w:sz w:val="22"/>
                <w:szCs w:val="24"/>
              </w:rPr>
              <w:t>2</w:t>
            </w:r>
            <w:r w:rsidRPr="004C54D2">
              <w:rPr>
                <w:rFonts w:eastAsia="Calibri"/>
                <w:sz w:val="22"/>
                <w:szCs w:val="24"/>
                <w:lang w:val="en-US"/>
              </w:rPr>
              <w:t>O</w:t>
            </w:r>
          </w:p>
        </w:tc>
        <w:tc>
          <w:tcPr>
            <w:tcW w:w="0" w:type="auto"/>
            <w:vMerge/>
          </w:tcPr>
          <w:p w:rsidR="0002799C" w:rsidRPr="004C54D2" w:rsidRDefault="0002799C" w:rsidP="0002799C">
            <w:pPr>
              <w:ind w:firstLine="0"/>
              <w:jc w:val="left"/>
              <w:rPr>
                <w:rFonts w:eastAsia="Calibri"/>
                <w:sz w:val="22"/>
                <w:szCs w:val="24"/>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490/</w:t>
            </w:r>
          </w:p>
        </w:tc>
      </w:tr>
      <w:tr w:rsidR="0002799C" w:rsidRPr="006B3406" w:rsidDel="0002799C" w:rsidTr="004C54D2">
        <w:trPr>
          <w:del w:id="165" w:author="Tsaun" w:date="2017-01-09T14:20:00Z"/>
        </w:trPr>
        <w:tc>
          <w:tcPr>
            <w:tcW w:w="0" w:type="auto"/>
          </w:tcPr>
          <w:p w:rsidR="0002799C" w:rsidRPr="004C54D2" w:rsidDel="0002799C" w:rsidRDefault="0002799C" w:rsidP="004C54D2">
            <w:pPr>
              <w:ind w:firstLine="0"/>
              <w:jc w:val="left"/>
              <w:rPr>
                <w:del w:id="166" w:author="Tsaun" w:date="2017-01-09T14:20:00Z"/>
                <w:rFonts w:eastAsia="Calibri"/>
                <w:color w:val="FF0000"/>
                <w:sz w:val="22"/>
                <w:szCs w:val="24"/>
                <w:lang w:val="en-US"/>
              </w:rPr>
            </w:pPr>
            <w:del w:id="167" w:author="Tsaun" w:date="2017-01-09T14:18:00Z">
              <w:r w:rsidRPr="004C54D2" w:rsidDel="002E5A76">
                <w:rPr>
                  <w:rFonts w:eastAsia="Calibri"/>
                  <w:color w:val="FF0000"/>
                  <w:sz w:val="22"/>
                  <w:szCs w:val="24"/>
                  <w:lang w:val="en-US"/>
                </w:rPr>
                <w:delText>'C6'</w:delText>
              </w:r>
            </w:del>
          </w:p>
        </w:tc>
        <w:tc>
          <w:tcPr>
            <w:tcW w:w="0" w:type="auto"/>
          </w:tcPr>
          <w:p w:rsidR="0002799C" w:rsidRPr="004C54D2" w:rsidDel="0002799C" w:rsidRDefault="0002799C" w:rsidP="004C54D2">
            <w:pPr>
              <w:ind w:firstLine="0"/>
              <w:jc w:val="left"/>
              <w:rPr>
                <w:del w:id="168" w:author="Tsaun" w:date="2017-01-09T14:20:00Z"/>
                <w:rFonts w:eastAsia="Calibri"/>
                <w:sz w:val="22"/>
                <w:szCs w:val="24"/>
                <w:lang w:val="en-US"/>
              </w:rPr>
            </w:pPr>
            <w:del w:id="169" w:author="Tsaun" w:date="2017-01-09T14:18:00Z">
              <w:r w:rsidRPr="004C54D2" w:rsidDel="002E5A76">
                <w:rPr>
                  <w:rFonts w:eastAsia="Calibri"/>
                  <w:sz w:val="22"/>
                  <w:szCs w:val="24"/>
                  <w:lang w:val="en-US"/>
                </w:rPr>
                <w:delText>Cs2MoO4</w:delText>
              </w:r>
            </w:del>
          </w:p>
        </w:tc>
        <w:tc>
          <w:tcPr>
            <w:tcW w:w="0" w:type="auto"/>
          </w:tcPr>
          <w:p w:rsidR="0002799C" w:rsidRPr="004C54D2" w:rsidDel="0002799C" w:rsidRDefault="0002799C" w:rsidP="0002799C">
            <w:pPr>
              <w:ind w:firstLine="0"/>
              <w:jc w:val="left"/>
              <w:rPr>
                <w:del w:id="170" w:author="Tsaun" w:date="2017-01-09T14:20:00Z"/>
                <w:rFonts w:eastAsia="Calibri"/>
                <w:sz w:val="22"/>
                <w:szCs w:val="24"/>
                <w:lang w:val="en-US"/>
              </w:rPr>
            </w:pPr>
          </w:p>
        </w:tc>
        <w:tc>
          <w:tcPr>
            <w:tcW w:w="0" w:type="auto"/>
          </w:tcPr>
          <w:p w:rsidR="0002799C" w:rsidRPr="004C54D2" w:rsidDel="0002799C" w:rsidRDefault="0002799C" w:rsidP="0002799C">
            <w:pPr>
              <w:ind w:firstLine="0"/>
              <w:jc w:val="left"/>
              <w:rPr>
                <w:del w:id="171" w:author="Tsaun" w:date="2017-01-09T14:20:00Z"/>
                <w:rFonts w:eastAsia="Calibri"/>
                <w:sz w:val="22"/>
                <w:szCs w:val="24"/>
              </w:rPr>
            </w:pPr>
            <w:del w:id="172" w:author="Tsaun" w:date="2017-01-09T14:20:00Z">
              <w:r w:rsidRPr="004C54D2" w:rsidDel="0002799C">
                <w:rPr>
                  <w:rFonts w:eastAsia="Calibri"/>
                  <w:sz w:val="22"/>
                  <w:szCs w:val="24"/>
                </w:rPr>
                <w:delText>936/</w:delText>
              </w:r>
            </w:del>
          </w:p>
        </w:tc>
      </w:tr>
      <w:tr w:rsidR="0002799C" w:rsidRPr="006B3406" w:rsidTr="004C54D2">
        <w:tc>
          <w:tcPr>
            <w:tcW w:w="0" w:type="auto"/>
          </w:tcPr>
          <w:p w:rsidR="0002799C" w:rsidRPr="004C54D2" w:rsidRDefault="0002799C" w:rsidP="0002799C">
            <w:pPr>
              <w:ind w:firstLine="0"/>
              <w:jc w:val="left"/>
              <w:rPr>
                <w:rFonts w:eastAsia="Calibri"/>
                <w:sz w:val="22"/>
                <w:szCs w:val="24"/>
                <w:lang w:val="en-US"/>
              </w:rPr>
            </w:pPr>
            <w:ins w:id="173" w:author="Tsaun" w:date="2017-01-09T14:18:00Z">
              <w:r w:rsidRPr="004C54D2">
                <w:rPr>
                  <w:rFonts w:eastAsia="Calibri"/>
                  <w:sz w:val="22"/>
                  <w:szCs w:val="24"/>
                  <w:lang w:val="en-US"/>
                </w:rPr>
                <w:t>'T2'</w:t>
              </w:r>
            </w:ins>
            <w:del w:id="174" w:author="Tsaun" w:date="2017-01-09T14:18:00Z">
              <w:r w:rsidRPr="004C54D2" w:rsidDel="002E5A76">
                <w:rPr>
                  <w:rFonts w:eastAsia="Calibri"/>
                  <w:sz w:val="22"/>
                  <w:szCs w:val="24"/>
                  <w:lang w:val="en-US"/>
                </w:rPr>
                <w:delText>'TE'</w:delText>
              </w:r>
            </w:del>
          </w:p>
        </w:tc>
        <w:tc>
          <w:tcPr>
            <w:tcW w:w="0" w:type="auto"/>
          </w:tcPr>
          <w:p w:rsidR="0002799C" w:rsidRPr="004C54D2" w:rsidRDefault="0002799C" w:rsidP="004C54D2">
            <w:pPr>
              <w:ind w:firstLine="0"/>
              <w:jc w:val="left"/>
              <w:rPr>
                <w:rFonts w:eastAsia="Calibri"/>
                <w:sz w:val="22"/>
                <w:szCs w:val="24"/>
                <w:lang w:val="en-US"/>
              </w:rPr>
            </w:pPr>
            <w:ins w:id="175" w:author="Tsaun" w:date="2017-01-09T14:18:00Z">
              <w:r w:rsidRPr="004C54D2">
                <w:rPr>
                  <w:rFonts w:eastAsia="Calibri"/>
                  <w:sz w:val="22"/>
                  <w:szCs w:val="24"/>
                  <w:lang w:val="en-US"/>
                </w:rPr>
                <w:t>Sb2</w:t>
              </w:r>
            </w:ins>
            <w:del w:id="176" w:author="Tsaun" w:date="2017-01-09T14:18:00Z">
              <w:r w:rsidRPr="004C54D2" w:rsidDel="002E5A76">
                <w:rPr>
                  <w:rFonts w:eastAsia="Calibri"/>
                  <w:sz w:val="22"/>
                  <w:szCs w:val="24"/>
                  <w:lang w:val="en-US"/>
                </w:rPr>
                <w:delText>Sb</w:delText>
              </w:r>
            </w:del>
          </w:p>
        </w:tc>
        <w:tc>
          <w:tcPr>
            <w:tcW w:w="0" w:type="auto"/>
            <w:vMerge w:val="restart"/>
          </w:tcPr>
          <w:p w:rsidR="0002799C" w:rsidRPr="004C54D2" w:rsidRDefault="0002799C" w:rsidP="0002799C">
            <w:pPr>
              <w:ind w:firstLine="0"/>
              <w:rPr>
                <w:rFonts w:eastAsia="Calibri"/>
                <w:sz w:val="22"/>
                <w:szCs w:val="24"/>
                <w:lang w:val="en-US"/>
              </w:rPr>
            </w:pPr>
            <w:r w:rsidRPr="004C54D2">
              <w:rPr>
                <w:rFonts w:eastAsia="Calibri"/>
                <w:sz w:val="22"/>
                <w:szCs w:val="24"/>
                <w:lang w:val="en-US"/>
              </w:rPr>
              <w:t>нелетучие</w:t>
            </w: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630,5/1625</w:t>
            </w:r>
          </w:p>
        </w:tc>
      </w:tr>
      <w:tr w:rsidR="0002799C" w:rsidRPr="006B3406" w:rsidTr="004C54D2">
        <w:tc>
          <w:tcPr>
            <w:tcW w:w="0" w:type="auto"/>
          </w:tcPr>
          <w:p w:rsidR="0002799C" w:rsidRPr="004C54D2" w:rsidRDefault="0002799C" w:rsidP="004C54D2">
            <w:pPr>
              <w:ind w:firstLine="0"/>
              <w:jc w:val="left"/>
              <w:rPr>
                <w:rFonts w:eastAsia="Calibri"/>
                <w:sz w:val="22"/>
                <w:szCs w:val="24"/>
                <w:lang w:val="en-US"/>
              </w:rPr>
            </w:pPr>
            <w:ins w:id="177" w:author="Tsaun" w:date="2017-01-09T14:18:00Z">
              <w:r w:rsidRPr="004C54D2">
                <w:rPr>
                  <w:rFonts w:eastAsia="Calibri"/>
                  <w:sz w:val="22"/>
                  <w:szCs w:val="24"/>
                  <w:lang w:val="en-US"/>
                </w:rPr>
                <w:t>'T3'</w:t>
              </w:r>
            </w:ins>
            <w:del w:id="178" w:author="Tsaun" w:date="2017-01-09T14:18:00Z">
              <w:r w:rsidRPr="004C54D2" w:rsidDel="002E5A76">
                <w:rPr>
                  <w:rFonts w:eastAsia="Calibri"/>
                  <w:sz w:val="22"/>
                  <w:szCs w:val="24"/>
                  <w:lang w:val="en-US"/>
                </w:rPr>
                <w:delText>'T2'</w:delText>
              </w:r>
            </w:del>
          </w:p>
        </w:tc>
        <w:tc>
          <w:tcPr>
            <w:tcW w:w="0" w:type="auto"/>
          </w:tcPr>
          <w:p w:rsidR="0002799C" w:rsidRPr="004C54D2" w:rsidRDefault="0002799C" w:rsidP="004C54D2">
            <w:pPr>
              <w:ind w:firstLine="0"/>
              <w:jc w:val="left"/>
              <w:rPr>
                <w:rFonts w:eastAsia="Calibri"/>
                <w:sz w:val="22"/>
                <w:szCs w:val="24"/>
                <w:lang w:val="en-US"/>
              </w:rPr>
            </w:pPr>
            <w:ins w:id="179" w:author="Tsaun" w:date="2017-01-09T14:18:00Z">
              <w:r w:rsidRPr="004C54D2">
                <w:rPr>
                  <w:rFonts w:eastAsia="Calibri"/>
                  <w:sz w:val="22"/>
                  <w:szCs w:val="24"/>
                  <w:lang w:val="en-US"/>
                </w:rPr>
                <w:t>Sb0</w:t>
              </w:r>
            </w:ins>
            <w:del w:id="180" w:author="Tsaun" w:date="2017-01-09T14:18:00Z">
              <w:r w:rsidRPr="004C54D2" w:rsidDel="002E5A76">
                <w:rPr>
                  <w:rFonts w:eastAsia="Calibri"/>
                  <w:sz w:val="22"/>
                  <w:szCs w:val="24"/>
                  <w:lang w:val="en-US"/>
                </w:rPr>
                <w:delText>Sb2</w:delText>
              </w:r>
            </w:del>
          </w:p>
        </w:tc>
        <w:tc>
          <w:tcPr>
            <w:tcW w:w="0" w:type="auto"/>
            <w:vMerge/>
          </w:tcPr>
          <w:p w:rsidR="0002799C" w:rsidRPr="004C54D2" w:rsidRDefault="0002799C" w:rsidP="004C54D2">
            <w:pPr>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ind w:firstLine="0"/>
              <w:jc w:val="left"/>
              <w:rPr>
                <w:rFonts w:eastAsia="Calibri"/>
                <w:sz w:val="22"/>
                <w:szCs w:val="24"/>
                <w:lang w:val="en-US"/>
              </w:rPr>
            </w:pPr>
            <w:ins w:id="181" w:author="Tsaun" w:date="2017-01-09T14:18:00Z">
              <w:r w:rsidRPr="004C54D2">
                <w:rPr>
                  <w:rFonts w:eastAsia="Calibri"/>
                  <w:sz w:val="22"/>
                  <w:szCs w:val="24"/>
                  <w:lang w:val="en-US"/>
                </w:rPr>
                <w:t>'CH'</w:t>
              </w:r>
            </w:ins>
            <w:del w:id="182" w:author="Tsaun" w:date="2017-01-09T14:18:00Z">
              <w:r w:rsidRPr="004C54D2" w:rsidDel="002E5A76">
                <w:rPr>
                  <w:rFonts w:eastAsia="Calibri"/>
                  <w:sz w:val="22"/>
                  <w:szCs w:val="24"/>
                  <w:lang w:val="en-US"/>
                </w:rPr>
                <w:delText>'T3'</w:delText>
              </w:r>
            </w:del>
          </w:p>
        </w:tc>
        <w:tc>
          <w:tcPr>
            <w:tcW w:w="0" w:type="auto"/>
          </w:tcPr>
          <w:p w:rsidR="0002799C" w:rsidRPr="004C54D2" w:rsidRDefault="0002799C" w:rsidP="004C54D2">
            <w:pPr>
              <w:ind w:firstLine="0"/>
              <w:jc w:val="left"/>
              <w:rPr>
                <w:rFonts w:eastAsia="Calibri"/>
                <w:sz w:val="22"/>
                <w:szCs w:val="24"/>
                <w:lang w:val="en-US"/>
              </w:rPr>
            </w:pPr>
            <w:ins w:id="183" w:author="Tsaun" w:date="2017-01-09T14:18:00Z">
              <w:r w:rsidRPr="004C54D2">
                <w:rPr>
                  <w:rFonts w:eastAsia="Calibri"/>
                  <w:sz w:val="22"/>
                  <w:szCs w:val="24"/>
                  <w:lang w:val="en-US"/>
                </w:rPr>
                <w:t>CsO</w:t>
              </w:r>
            </w:ins>
            <w:del w:id="184" w:author="Tsaun" w:date="2017-01-09T14:18:00Z">
              <w:r w:rsidRPr="004C54D2" w:rsidDel="002E5A76">
                <w:rPr>
                  <w:rFonts w:eastAsia="Calibri"/>
                  <w:sz w:val="22"/>
                  <w:szCs w:val="24"/>
                  <w:lang w:val="en-US"/>
                </w:rPr>
                <w:delText>Sb0</w:delText>
              </w:r>
            </w:del>
          </w:p>
        </w:tc>
        <w:tc>
          <w:tcPr>
            <w:tcW w:w="0" w:type="auto"/>
            <w:vMerge/>
          </w:tcPr>
          <w:p w:rsidR="0002799C" w:rsidRPr="004C54D2" w:rsidRDefault="0002799C" w:rsidP="004C54D2">
            <w:pPr>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655/1456</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185" w:author="Tsaun" w:date="2017-01-09T14:18:00Z">
              <w:r w:rsidRPr="004C54D2">
                <w:rPr>
                  <w:rFonts w:eastAsia="Calibri"/>
                  <w:color w:val="FF0000"/>
                  <w:sz w:val="22"/>
                  <w:szCs w:val="24"/>
                  <w:lang w:val="en-US"/>
                </w:rPr>
                <w:t>'C6'</w:t>
              </w:r>
            </w:ins>
            <w:del w:id="186" w:author="Tsaun" w:date="2017-01-09T14:18:00Z">
              <w:r w:rsidRPr="004C54D2" w:rsidDel="002E5A76">
                <w:rPr>
                  <w:rFonts w:eastAsia="Calibri"/>
                  <w:sz w:val="22"/>
                  <w:szCs w:val="24"/>
                  <w:lang w:val="en-US"/>
                </w:rPr>
                <w:delText>'CH'</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187" w:author="Tsaun" w:date="2017-01-09T14:18:00Z">
              <w:r w:rsidRPr="004C54D2">
                <w:rPr>
                  <w:rFonts w:eastAsia="Calibri"/>
                  <w:sz w:val="22"/>
                  <w:szCs w:val="24"/>
                  <w:lang w:val="en-US"/>
                </w:rPr>
                <w:t>Cs2MoO4</w:t>
              </w:r>
            </w:ins>
            <w:del w:id="188" w:author="Tsaun" w:date="2017-01-09T14:18:00Z">
              <w:r w:rsidRPr="004C54D2" w:rsidDel="002E5A76">
                <w:rPr>
                  <w:rFonts w:eastAsia="Calibri"/>
                  <w:sz w:val="22"/>
                  <w:szCs w:val="24"/>
                  <w:lang w:val="en-US"/>
                </w:rPr>
                <w:delText>CsO</w:delText>
              </w:r>
            </w:del>
          </w:p>
        </w:tc>
        <w:tc>
          <w:tcPr>
            <w:tcW w:w="0" w:type="auto"/>
            <w:vMerge/>
          </w:tcPr>
          <w:p w:rsidR="0002799C" w:rsidRPr="004C54D2" w:rsidRDefault="0002799C" w:rsidP="004C54D2">
            <w:pPr>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350-450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189" w:author="Tsaun" w:date="2017-01-09T14:18:00Z">
              <w:r w:rsidRPr="004C54D2">
                <w:rPr>
                  <w:rFonts w:eastAsia="Calibri"/>
                  <w:sz w:val="22"/>
                  <w:szCs w:val="24"/>
                  <w:lang w:val="en-US"/>
                </w:rPr>
                <w:t>'PI'</w:t>
              </w:r>
            </w:ins>
            <w:del w:id="190" w:author="Tsaun" w:date="2017-01-09T14:18:00Z">
              <w:r w:rsidRPr="004C54D2" w:rsidDel="002E5A76">
                <w:rPr>
                  <w:rFonts w:eastAsia="Calibri"/>
                  <w:color w:val="FF0000"/>
                  <w:sz w:val="22"/>
                  <w:szCs w:val="24"/>
                  <w:lang w:val="en-US"/>
                </w:rPr>
                <w:delText>'C6'</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191" w:author="Tsaun" w:date="2017-01-09T14:18:00Z">
              <w:r w:rsidRPr="004C54D2">
                <w:rPr>
                  <w:rFonts w:eastAsia="Calibri"/>
                  <w:sz w:val="22"/>
                  <w:szCs w:val="24"/>
                  <w:lang w:val="en-US"/>
                </w:rPr>
                <w:t>Mo</w:t>
              </w:r>
            </w:ins>
            <w:del w:id="192" w:author="Tsaun" w:date="2017-01-09T14:18:00Z">
              <w:r w:rsidRPr="004C54D2" w:rsidDel="002E5A76">
                <w:rPr>
                  <w:rFonts w:eastAsia="Calibri"/>
                  <w:sz w:val="22"/>
                  <w:szCs w:val="24"/>
                  <w:lang w:val="en-US"/>
                </w:rPr>
                <w:delText>Cs2MoO4</w:delText>
              </w:r>
            </w:del>
          </w:p>
        </w:tc>
        <w:tc>
          <w:tcPr>
            <w:tcW w:w="0" w:type="auto"/>
            <w:vMerge/>
            <w:vAlign w:val="center"/>
          </w:tcPr>
          <w:p w:rsidR="0002799C" w:rsidRPr="004C54D2" w:rsidRDefault="0002799C" w:rsidP="004C54D2">
            <w:pPr>
              <w:ind w:firstLine="0"/>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rPr>
            </w:pPr>
            <w:ins w:id="193" w:author="to" w:date="2016-12-26T21:43:00Z">
              <w:r w:rsidRPr="004C54D2">
                <w:rPr>
                  <w:rFonts w:eastAsia="Calibri"/>
                  <w:sz w:val="22"/>
                  <w:szCs w:val="24"/>
                </w:rPr>
                <w:t>936/</w:t>
              </w:r>
            </w:ins>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194" w:author="Tsaun" w:date="2017-01-09T14:18:00Z">
              <w:r w:rsidRPr="004C54D2">
                <w:rPr>
                  <w:rFonts w:eastAsia="Calibri"/>
                  <w:sz w:val="22"/>
                  <w:szCs w:val="24"/>
                  <w:lang w:val="en-US"/>
                </w:rPr>
                <w:t>'M1'</w:t>
              </w:r>
            </w:ins>
            <w:del w:id="195" w:author="Tsaun" w:date="2017-01-09T14:18:00Z">
              <w:r w:rsidRPr="004C54D2" w:rsidDel="002E5A76">
                <w:rPr>
                  <w:rFonts w:eastAsia="Calibri"/>
                  <w:sz w:val="22"/>
                  <w:szCs w:val="24"/>
                  <w:lang w:val="en-US"/>
                </w:rPr>
                <w:delText>'PI'</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196" w:author="Tsaun" w:date="2017-01-09T14:18:00Z">
              <w:r w:rsidRPr="004C54D2">
                <w:rPr>
                  <w:rFonts w:eastAsia="Calibri"/>
                  <w:sz w:val="22"/>
                  <w:szCs w:val="24"/>
                  <w:lang w:val="en-US"/>
                </w:rPr>
                <w:t>MoO</w:t>
              </w:r>
            </w:ins>
            <w:del w:id="197" w:author="Tsaun" w:date="2017-01-09T14:18:00Z">
              <w:r w:rsidRPr="004C54D2" w:rsidDel="002E5A76">
                <w:rPr>
                  <w:rFonts w:eastAsia="Calibri"/>
                  <w:sz w:val="22"/>
                  <w:szCs w:val="24"/>
                  <w:lang w:val="en-US"/>
                </w:rPr>
                <w:delText>Mo</w:delText>
              </w:r>
            </w:del>
          </w:p>
        </w:tc>
        <w:tc>
          <w:tcPr>
            <w:tcW w:w="0" w:type="auto"/>
            <w:vMerge/>
            <w:vAlign w:val="center"/>
          </w:tcPr>
          <w:p w:rsidR="0002799C" w:rsidRPr="004C54D2" w:rsidRDefault="0002799C" w:rsidP="004C54D2">
            <w:pPr>
              <w:ind w:firstLine="0"/>
              <w:jc w:val="center"/>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rPr>
              <w:t>2620</w:t>
            </w:r>
            <w:r w:rsidRPr="004C54D2">
              <w:rPr>
                <w:rFonts w:eastAsia="Calibri"/>
                <w:sz w:val="22"/>
                <w:szCs w:val="24"/>
                <w:lang w:val="en-US"/>
              </w:rPr>
              <w:t>/4830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198" w:author="Tsaun" w:date="2017-01-09T14:18:00Z">
              <w:r w:rsidRPr="004C54D2">
                <w:rPr>
                  <w:rFonts w:eastAsia="Calibri"/>
                  <w:sz w:val="22"/>
                  <w:szCs w:val="24"/>
                  <w:lang w:val="en-US"/>
                </w:rPr>
                <w:t>'M2'</w:t>
              </w:r>
            </w:ins>
            <w:del w:id="199" w:author="Tsaun" w:date="2017-01-09T14:18:00Z">
              <w:r w:rsidRPr="004C54D2" w:rsidDel="002E5A76">
                <w:rPr>
                  <w:rFonts w:eastAsia="Calibri"/>
                  <w:sz w:val="22"/>
                  <w:szCs w:val="24"/>
                  <w:lang w:val="en-US"/>
                </w:rPr>
                <w:delText>'M1'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00" w:author="Tsaun" w:date="2017-01-09T14:18:00Z">
              <w:r w:rsidRPr="004C54D2">
                <w:rPr>
                  <w:rFonts w:eastAsia="Calibri"/>
                  <w:sz w:val="22"/>
                  <w:szCs w:val="24"/>
                  <w:lang w:val="en-US"/>
                </w:rPr>
                <w:t>MoO2</w:t>
              </w:r>
            </w:ins>
            <w:del w:id="201" w:author="Tsaun" w:date="2017-01-09T14:18:00Z">
              <w:r w:rsidRPr="004C54D2" w:rsidDel="002E5A76">
                <w:rPr>
                  <w:rFonts w:eastAsia="Calibri"/>
                  <w:sz w:val="22"/>
                  <w:szCs w:val="24"/>
                  <w:lang w:val="en-US"/>
                </w:rPr>
                <w:delText>MoO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02" w:author="Tsaun" w:date="2017-01-09T14:18:00Z">
              <w:r w:rsidRPr="004C54D2">
                <w:rPr>
                  <w:rFonts w:eastAsia="Calibri"/>
                  <w:sz w:val="22"/>
                  <w:szCs w:val="24"/>
                  <w:lang w:val="en-US"/>
                </w:rPr>
                <w:t>'M3'</w:t>
              </w:r>
            </w:ins>
            <w:del w:id="203" w:author="Tsaun" w:date="2017-01-09T14:18:00Z">
              <w:r w:rsidRPr="004C54D2" w:rsidDel="002E5A76">
                <w:rPr>
                  <w:rFonts w:eastAsia="Calibri"/>
                  <w:sz w:val="22"/>
                  <w:szCs w:val="24"/>
                  <w:lang w:val="en-US"/>
                </w:rPr>
                <w:delText>'M2'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04" w:author="Tsaun" w:date="2017-01-09T14:18:00Z">
              <w:r w:rsidRPr="004C54D2">
                <w:rPr>
                  <w:rFonts w:eastAsia="Calibri"/>
                  <w:sz w:val="22"/>
                  <w:szCs w:val="24"/>
                  <w:lang w:val="en-US"/>
                </w:rPr>
                <w:t>MoO3</w:t>
              </w:r>
            </w:ins>
            <w:del w:id="205" w:author="Tsaun" w:date="2017-01-09T14:18:00Z">
              <w:r w:rsidRPr="004C54D2" w:rsidDel="002E5A76">
                <w:rPr>
                  <w:rFonts w:eastAsia="Calibri"/>
                  <w:sz w:val="22"/>
                  <w:szCs w:val="24"/>
                  <w:lang w:val="en-US"/>
                </w:rPr>
                <w:delText>MoO2</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06" w:author="Tsaun" w:date="2017-01-09T14:18:00Z">
              <w:r w:rsidRPr="004C54D2">
                <w:rPr>
                  <w:rFonts w:eastAsia="Calibri"/>
                  <w:sz w:val="22"/>
                  <w:szCs w:val="24"/>
                  <w:lang w:val="en-US"/>
                </w:rPr>
                <w:t>'M4'</w:t>
              </w:r>
            </w:ins>
            <w:del w:id="207" w:author="Tsaun" w:date="2017-01-09T14:18:00Z">
              <w:r w:rsidRPr="004C54D2" w:rsidDel="002E5A76">
                <w:rPr>
                  <w:rFonts w:eastAsia="Calibri"/>
                  <w:sz w:val="22"/>
                  <w:szCs w:val="24"/>
                  <w:lang w:val="en-US"/>
                </w:rPr>
                <w:delText>'M3'</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08" w:author="Tsaun" w:date="2017-01-09T14:18:00Z">
              <w:r w:rsidRPr="004C54D2">
                <w:rPr>
                  <w:rFonts w:eastAsia="Calibri"/>
                  <w:sz w:val="22"/>
                  <w:szCs w:val="24"/>
                  <w:lang w:val="en-US"/>
                </w:rPr>
                <w:t>Mo2O6</w:t>
              </w:r>
            </w:ins>
            <w:del w:id="209" w:author="Tsaun" w:date="2017-01-09T14:18:00Z">
              <w:r w:rsidRPr="004C54D2" w:rsidDel="002E5A76">
                <w:rPr>
                  <w:rFonts w:eastAsia="Calibri"/>
                  <w:sz w:val="22"/>
                  <w:szCs w:val="24"/>
                  <w:lang w:val="en-US"/>
                </w:rPr>
                <w:delText>MoO3</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795/1155</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10" w:author="Tsaun" w:date="2017-01-09T14:18:00Z">
              <w:r w:rsidRPr="004C54D2">
                <w:rPr>
                  <w:rFonts w:eastAsia="Calibri"/>
                  <w:sz w:val="22"/>
                  <w:szCs w:val="24"/>
                  <w:lang w:val="en-US"/>
                </w:rPr>
                <w:t>'M5'</w:t>
              </w:r>
            </w:ins>
            <w:del w:id="211" w:author="Tsaun" w:date="2017-01-09T14:18:00Z">
              <w:r w:rsidRPr="004C54D2" w:rsidDel="002E5A76">
                <w:rPr>
                  <w:rFonts w:eastAsia="Calibri"/>
                  <w:sz w:val="22"/>
                  <w:szCs w:val="24"/>
                  <w:lang w:val="en-US"/>
                </w:rPr>
                <w:delText>'M4'</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12" w:author="Tsaun" w:date="2017-01-09T14:18:00Z">
              <w:r w:rsidRPr="004C54D2">
                <w:rPr>
                  <w:rFonts w:eastAsia="Calibri"/>
                  <w:sz w:val="22"/>
                  <w:szCs w:val="24"/>
                  <w:lang w:val="en-US"/>
                </w:rPr>
                <w:t>Mo3O9</w:t>
              </w:r>
            </w:ins>
            <w:del w:id="213" w:author="Tsaun" w:date="2017-01-09T14:18:00Z">
              <w:r w:rsidRPr="004C54D2" w:rsidDel="002E5A76">
                <w:rPr>
                  <w:rFonts w:eastAsia="Calibri"/>
                  <w:sz w:val="22"/>
                  <w:szCs w:val="24"/>
                  <w:lang w:val="en-US"/>
                </w:rPr>
                <w:delText>Mo2O6</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14" w:author="Tsaun" w:date="2017-01-09T14:18:00Z">
              <w:r w:rsidRPr="004C54D2">
                <w:rPr>
                  <w:rFonts w:eastAsia="Calibri"/>
                  <w:sz w:val="22"/>
                  <w:szCs w:val="24"/>
                  <w:lang w:val="en-US"/>
                </w:rPr>
                <w:t>'RU'</w:t>
              </w:r>
            </w:ins>
            <w:del w:id="215" w:author="Tsaun" w:date="2017-01-09T14:18:00Z">
              <w:r w:rsidRPr="004C54D2" w:rsidDel="002E5A76">
                <w:rPr>
                  <w:rFonts w:eastAsia="Calibri"/>
                  <w:sz w:val="22"/>
                  <w:szCs w:val="24"/>
                  <w:lang w:val="en-US"/>
                </w:rPr>
                <w:delText>'M5'</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16" w:author="Tsaun" w:date="2017-01-09T14:18:00Z">
              <w:r w:rsidRPr="004C54D2">
                <w:rPr>
                  <w:rFonts w:eastAsia="Calibri"/>
                  <w:sz w:val="22"/>
                  <w:szCs w:val="24"/>
                  <w:lang w:val="en-US"/>
                </w:rPr>
                <w:t>Ru</w:t>
              </w:r>
            </w:ins>
            <w:del w:id="217" w:author="Tsaun" w:date="2017-01-09T14:18:00Z">
              <w:r w:rsidRPr="004C54D2" w:rsidDel="002E5A76">
                <w:rPr>
                  <w:rFonts w:eastAsia="Calibri"/>
                  <w:sz w:val="22"/>
                  <w:szCs w:val="24"/>
                  <w:lang w:val="en-US"/>
                </w:rPr>
                <w:delText>Mo3O9</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18" w:author="Tsaun" w:date="2017-01-09T14:18:00Z">
              <w:r w:rsidRPr="004C54D2">
                <w:rPr>
                  <w:rFonts w:eastAsia="Calibri"/>
                  <w:sz w:val="22"/>
                  <w:szCs w:val="24"/>
                  <w:lang w:val="en-US"/>
                </w:rPr>
                <w:t>'R1'</w:t>
              </w:r>
            </w:ins>
            <w:del w:id="219" w:author="Tsaun" w:date="2017-01-09T14:18:00Z">
              <w:r w:rsidRPr="004C54D2" w:rsidDel="002E5A76">
                <w:rPr>
                  <w:rFonts w:eastAsia="Calibri"/>
                  <w:sz w:val="22"/>
                  <w:szCs w:val="24"/>
                  <w:lang w:val="en-US"/>
                </w:rPr>
                <w:delText>'RU'</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20" w:author="Tsaun" w:date="2017-01-09T14:18:00Z">
              <w:r w:rsidRPr="004C54D2">
                <w:rPr>
                  <w:rFonts w:eastAsia="Calibri"/>
                  <w:sz w:val="22"/>
                  <w:szCs w:val="24"/>
                  <w:lang w:val="en-US"/>
                </w:rPr>
                <w:t>RuO</w:t>
              </w:r>
            </w:ins>
            <w:del w:id="221" w:author="Tsaun" w:date="2017-01-09T14:18:00Z">
              <w:r w:rsidRPr="004C54D2" w:rsidDel="002E5A76">
                <w:rPr>
                  <w:rFonts w:eastAsia="Calibri"/>
                  <w:sz w:val="22"/>
                  <w:szCs w:val="24"/>
                  <w:lang w:val="en-US"/>
                </w:rPr>
                <w:delText>Ru</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2250/4100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22" w:author="Tsaun" w:date="2017-01-09T14:18:00Z">
              <w:r w:rsidRPr="004C54D2">
                <w:rPr>
                  <w:rFonts w:eastAsia="Calibri"/>
                  <w:sz w:val="22"/>
                  <w:szCs w:val="24"/>
                  <w:lang w:val="en-US"/>
                </w:rPr>
                <w:t>'R2'</w:t>
              </w:r>
            </w:ins>
            <w:del w:id="223" w:author="Tsaun" w:date="2017-01-09T14:18:00Z">
              <w:r w:rsidRPr="004C54D2" w:rsidDel="002E5A76">
                <w:rPr>
                  <w:rFonts w:eastAsia="Calibri"/>
                  <w:sz w:val="22"/>
                  <w:szCs w:val="24"/>
                  <w:lang w:val="en-US"/>
                </w:rPr>
                <w:delText>'R1'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24" w:author="Tsaun" w:date="2017-01-09T14:18:00Z">
              <w:r w:rsidRPr="004C54D2">
                <w:rPr>
                  <w:rFonts w:eastAsia="Calibri"/>
                  <w:sz w:val="22"/>
                  <w:szCs w:val="24"/>
                  <w:lang w:val="en-US"/>
                </w:rPr>
                <w:t>RuO2</w:t>
              </w:r>
            </w:ins>
            <w:del w:id="225" w:author="Tsaun" w:date="2017-01-09T14:18:00Z">
              <w:r w:rsidRPr="004C54D2" w:rsidDel="002E5A76">
                <w:rPr>
                  <w:rFonts w:eastAsia="Calibri"/>
                  <w:sz w:val="22"/>
                  <w:szCs w:val="24"/>
                  <w:lang w:val="en-US"/>
                </w:rPr>
                <w:delText>RuO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26" w:author="Tsaun" w:date="2017-01-09T14:18:00Z">
              <w:r w:rsidRPr="004C54D2">
                <w:rPr>
                  <w:rFonts w:eastAsia="Calibri"/>
                  <w:sz w:val="22"/>
                  <w:szCs w:val="24"/>
                  <w:lang w:val="en-US"/>
                </w:rPr>
                <w:t>'R3'</w:t>
              </w:r>
            </w:ins>
            <w:del w:id="227" w:author="Tsaun" w:date="2017-01-09T14:18:00Z">
              <w:r w:rsidRPr="004C54D2" w:rsidDel="002E5A76">
                <w:rPr>
                  <w:rFonts w:eastAsia="Calibri"/>
                  <w:sz w:val="22"/>
                  <w:szCs w:val="24"/>
                  <w:lang w:val="en-US"/>
                </w:rPr>
                <w:delText>'R2'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28" w:author="Tsaun" w:date="2017-01-09T14:18:00Z">
              <w:r w:rsidRPr="004C54D2">
                <w:rPr>
                  <w:rFonts w:eastAsia="Calibri"/>
                  <w:sz w:val="22"/>
                  <w:szCs w:val="24"/>
                  <w:lang w:val="en-US"/>
                </w:rPr>
                <w:t>RuO3</w:t>
              </w:r>
            </w:ins>
            <w:del w:id="229" w:author="Tsaun" w:date="2017-01-09T14:18:00Z">
              <w:r w:rsidRPr="004C54D2" w:rsidDel="002E5A76">
                <w:rPr>
                  <w:rFonts w:eastAsia="Calibri"/>
                  <w:sz w:val="22"/>
                  <w:szCs w:val="24"/>
                  <w:lang w:val="en-US"/>
                </w:rPr>
                <w:delText>RuO2</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30" w:author="Tsaun" w:date="2017-01-09T14:18:00Z">
              <w:r w:rsidRPr="004C54D2">
                <w:rPr>
                  <w:rFonts w:eastAsia="Calibri"/>
                  <w:sz w:val="22"/>
                  <w:szCs w:val="24"/>
                  <w:lang w:val="en-US"/>
                </w:rPr>
                <w:t>'R4'</w:t>
              </w:r>
            </w:ins>
            <w:del w:id="231" w:author="Tsaun" w:date="2017-01-09T14:18:00Z">
              <w:r w:rsidRPr="004C54D2" w:rsidDel="002E5A76">
                <w:rPr>
                  <w:rFonts w:eastAsia="Calibri"/>
                  <w:sz w:val="22"/>
                  <w:szCs w:val="24"/>
                  <w:lang w:val="en-US"/>
                </w:rPr>
                <w:delText>'R3'</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32" w:author="Tsaun" w:date="2017-01-09T14:18:00Z">
              <w:r w:rsidRPr="004C54D2">
                <w:rPr>
                  <w:rFonts w:eastAsia="Calibri"/>
                  <w:sz w:val="22"/>
                  <w:szCs w:val="24"/>
                  <w:lang w:val="en-US"/>
                </w:rPr>
                <w:t>RuO4</w:t>
              </w:r>
            </w:ins>
            <w:del w:id="233" w:author="Tsaun" w:date="2017-01-09T14:18:00Z">
              <w:r w:rsidRPr="004C54D2" w:rsidDel="002E5A76">
                <w:rPr>
                  <w:rFonts w:eastAsia="Calibri"/>
                  <w:sz w:val="22"/>
                  <w:szCs w:val="24"/>
                  <w:lang w:val="en-US"/>
                </w:rPr>
                <w:delText>RuO3</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34" w:author="Tsaun" w:date="2017-01-09T14:18:00Z">
              <w:r w:rsidRPr="004C54D2">
                <w:rPr>
                  <w:rFonts w:eastAsia="Calibri"/>
                  <w:sz w:val="22"/>
                  <w:szCs w:val="24"/>
                  <w:lang w:val="en-US"/>
                </w:rPr>
                <w:t>'BA'</w:t>
              </w:r>
            </w:ins>
            <w:del w:id="235" w:author="Tsaun" w:date="2017-01-09T14:18:00Z">
              <w:r w:rsidRPr="004C54D2" w:rsidDel="002E5A76">
                <w:rPr>
                  <w:rFonts w:eastAsia="Calibri"/>
                  <w:sz w:val="22"/>
                  <w:szCs w:val="24"/>
                  <w:lang w:val="en-US"/>
                </w:rPr>
                <w:delText>'R4'</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36" w:author="Tsaun" w:date="2017-01-09T14:18:00Z">
              <w:r w:rsidRPr="004C54D2">
                <w:rPr>
                  <w:rFonts w:eastAsia="Calibri"/>
                  <w:sz w:val="22"/>
                  <w:szCs w:val="24"/>
                  <w:lang w:val="en-US"/>
                </w:rPr>
                <w:t>Ba</w:t>
              </w:r>
            </w:ins>
            <w:del w:id="237" w:author="Tsaun" w:date="2017-01-09T14:18:00Z">
              <w:r w:rsidRPr="004C54D2" w:rsidDel="002E5A76">
                <w:rPr>
                  <w:rFonts w:eastAsia="Calibri"/>
                  <w:sz w:val="22"/>
                  <w:szCs w:val="24"/>
                  <w:lang w:val="en-US"/>
                </w:rPr>
                <w:delText>RuO4</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lang w:val="en-US"/>
              </w:rPr>
              <w:t>летучий в водяном паре</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38" w:author="Tsaun" w:date="2017-01-09T14:18:00Z">
              <w:r w:rsidRPr="004C54D2">
                <w:rPr>
                  <w:rFonts w:eastAsia="Calibri"/>
                  <w:sz w:val="22"/>
                  <w:szCs w:val="24"/>
                  <w:lang w:val="en-US"/>
                </w:rPr>
                <w:t>'B1'</w:t>
              </w:r>
            </w:ins>
            <w:del w:id="239" w:author="Tsaun" w:date="2017-01-09T14:18:00Z">
              <w:r w:rsidRPr="004C54D2" w:rsidDel="002E5A76">
                <w:rPr>
                  <w:rFonts w:eastAsia="Calibri"/>
                  <w:sz w:val="22"/>
                  <w:szCs w:val="24"/>
                  <w:lang w:val="en-US"/>
                </w:rPr>
                <w:delText>'BA'</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40" w:author="Tsaun" w:date="2017-01-09T14:18:00Z">
              <w:r w:rsidRPr="004C54D2">
                <w:rPr>
                  <w:rFonts w:eastAsia="Calibri"/>
                  <w:sz w:val="22"/>
                  <w:szCs w:val="24"/>
                  <w:lang w:val="en-US"/>
                </w:rPr>
                <w:t>Ba2</w:t>
              </w:r>
            </w:ins>
            <w:del w:id="241" w:author="Tsaun" w:date="2017-01-09T14:18:00Z">
              <w:r w:rsidRPr="004C54D2" w:rsidDel="002E5A76">
                <w:rPr>
                  <w:rFonts w:eastAsia="Calibri"/>
                  <w:sz w:val="22"/>
                  <w:szCs w:val="24"/>
                  <w:lang w:val="en-US"/>
                </w:rPr>
                <w:delText>Ba</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727(9)/1897(1640)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42" w:author="Tsaun" w:date="2017-01-09T14:18:00Z">
              <w:r w:rsidRPr="004C54D2">
                <w:rPr>
                  <w:rFonts w:eastAsia="Calibri"/>
                  <w:sz w:val="22"/>
                  <w:szCs w:val="24"/>
                  <w:lang w:val="en-US"/>
                </w:rPr>
                <w:t>'B2'</w:t>
              </w:r>
            </w:ins>
            <w:del w:id="243" w:author="Tsaun" w:date="2017-01-09T14:18:00Z">
              <w:r w:rsidRPr="004C54D2" w:rsidDel="002E5A76">
                <w:rPr>
                  <w:rFonts w:eastAsia="Calibri"/>
                  <w:sz w:val="22"/>
                  <w:szCs w:val="24"/>
                  <w:lang w:val="en-US"/>
                </w:rPr>
                <w:delText>'B1'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44" w:author="Tsaun" w:date="2017-01-09T14:18:00Z">
              <w:r w:rsidRPr="004C54D2">
                <w:rPr>
                  <w:rFonts w:eastAsia="Calibri"/>
                  <w:sz w:val="22"/>
                  <w:szCs w:val="24"/>
                  <w:lang w:val="en-US"/>
                </w:rPr>
                <w:t>Ba2O</w:t>
              </w:r>
            </w:ins>
            <w:del w:id="245" w:author="Tsaun" w:date="2017-01-09T14:18:00Z">
              <w:r w:rsidRPr="004C54D2" w:rsidDel="002E5A76">
                <w:rPr>
                  <w:rFonts w:eastAsia="Calibri"/>
                  <w:sz w:val="22"/>
                  <w:szCs w:val="24"/>
                  <w:lang w:val="en-US"/>
                </w:rPr>
                <w:delText>Ba2</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46" w:author="Tsaun" w:date="2017-01-09T14:18:00Z">
              <w:r w:rsidRPr="004C54D2">
                <w:rPr>
                  <w:rFonts w:eastAsia="Calibri"/>
                  <w:sz w:val="22"/>
                  <w:szCs w:val="24"/>
                  <w:lang w:val="en-US"/>
                </w:rPr>
                <w:t>'B3'</w:t>
              </w:r>
            </w:ins>
            <w:del w:id="247" w:author="Tsaun" w:date="2017-01-09T14:18:00Z">
              <w:r w:rsidRPr="004C54D2" w:rsidDel="002E5A76">
                <w:rPr>
                  <w:rFonts w:eastAsia="Calibri"/>
                  <w:sz w:val="22"/>
                  <w:szCs w:val="24"/>
                  <w:lang w:val="en-US"/>
                </w:rPr>
                <w:delText>'B2'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48" w:author="Tsaun" w:date="2017-01-09T14:18:00Z">
              <w:r w:rsidRPr="004C54D2">
                <w:rPr>
                  <w:rFonts w:eastAsia="Calibri"/>
                  <w:sz w:val="22"/>
                  <w:szCs w:val="24"/>
                  <w:lang w:val="en-US"/>
                </w:rPr>
                <w:t>BaO</w:t>
              </w:r>
            </w:ins>
            <w:del w:id="249" w:author="Tsaun" w:date="2017-01-09T14:18:00Z">
              <w:r w:rsidRPr="004C54D2" w:rsidDel="002E5A76">
                <w:rPr>
                  <w:rFonts w:eastAsia="Calibri"/>
                  <w:sz w:val="22"/>
                  <w:szCs w:val="24"/>
                  <w:lang w:val="en-US"/>
                </w:rPr>
                <w:delText>Ba2O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ins w:id="250" w:author="to" w:date="2016-12-26T21:38:00Z">
              <w:r w:rsidRPr="004C54D2">
                <w:rPr>
                  <w:szCs w:val="24"/>
                </w:rPr>
                <w:t>неустойчивый</w:t>
              </w:r>
            </w:ins>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51" w:author="Tsaun" w:date="2017-01-09T14:18:00Z">
              <w:r w:rsidRPr="004C54D2">
                <w:rPr>
                  <w:rFonts w:eastAsia="Calibri"/>
                  <w:sz w:val="22"/>
                  <w:szCs w:val="24"/>
                  <w:lang w:val="en-US"/>
                </w:rPr>
                <w:t>'B4'</w:t>
              </w:r>
            </w:ins>
            <w:del w:id="252" w:author="Tsaun" w:date="2017-01-09T14:18:00Z">
              <w:r w:rsidRPr="004C54D2" w:rsidDel="002E5A76">
                <w:rPr>
                  <w:rFonts w:eastAsia="Calibri"/>
                  <w:sz w:val="22"/>
                  <w:szCs w:val="24"/>
                  <w:lang w:val="en-US"/>
                </w:rPr>
                <w:delText>'B3'</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53" w:author="Tsaun" w:date="2017-01-09T14:18:00Z">
              <w:r w:rsidRPr="004C54D2">
                <w:rPr>
                  <w:rFonts w:eastAsia="Calibri"/>
                  <w:sz w:val="22"/>
                  <w:szCs w:val="24"/>
                  <w:lang w:val="en-US"/>
                </w:rPr>
                <w:t>Ba2O2</w:t>
              </w:r>
            </w:ins>
            <w:del w:id="254" w:author="Tsaun" w:date="2017-01-09T14:18:00Z">
              <w:r w:rsidRPr="004C54D2" w:rsidDel="002E5A76">
                <w:rPr>
                  <w:rFonts w:eastAsia="Calibri"/>
                  <w:sz w:val="22"/>
                  <w:szCs w:val="24"/>
                  <w:lang w:val="en-US"/>
                </w:rPr>
                <w:delText>BaO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rPr>
            </w:pPr>
            <w:ins w:id="255" w:author="to" w:date="2016-12-26T21:38:00Z">
              <w:r w:rsidRPr="004C54D2">
                <w:rPr>
                  <w:szCs w:val="24"/>
                </w:rPr>
                <w:t>2000/</w:t>
              </w:r>
              <w:r w:rsidRPr="004C54D2">
                <w:rPr>
                  <w:szCs w:val="24"/>
                  <w:lang w:val="en-US"/>
                </w:rPr>
                <w:t xml:space="preserve"> -&gt;Ba(OH)2</w:t>
              </w:r>
            </w:ins>
            <w:del w:id="256" w:author="to" w:date="2016-12-26T21:38:00Z">
              <w:r w:rsidRPr="004C54D2" w:rsidDel="007518B4">
                <w:rPr>
                  <w:rFonts w:eastAsia="Calibri"/>
                  <w:sz w:val="22"/>
                  <w:szCs w:val="24"/>
                </w:rPr>
                <w:delText>2017±20/</w:delText>
              </w:r>
            </w:del>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57" w:author="Tsaun" w:date="2017-01-09T14:18:00Z">
              <w:r w:rsidRPr="004C54D2">
                <w:rPr>
                  <w:rFonts w:eastAsia="Calibri"/>
                  <w:sz w:val="22"/>
                  <w:szCs w:val="24"/>
                  <w:lang w:val="en-US"/>
                </w:rPr>
                <w:t>'B5'</w:t>
              </w:r>
            </w:ins>
            <w:del w:id="258" w:author="Tsaun" w:date="2017-01-09T14:18:00Z">
              <w:r w:rsidRPr="004C54D2" w:rsidDel="002E5A76">
                <w:rPr>
                  <w:rFonts w:eastAsia="Calibri"/>
                  <w:sz w:val="22"/>
                  <w:szCs w:val="24"/>
                  <w:lang w:val="en-US"/>
                </w:rPr>
                <w:delText>'B4'</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59" w:author="Tsaun" w:date="2017-01-09T14:18:00Z">
              <w:r w:rsidRPr="004C54D2">
                <w:rPr>
                  <w:rFonts w:eastAsia="Calibri"/>
                  <w:sz w:val="22"/>
                  <w:szCs w:val="24"/>
                  <w:lang w:val="en-US"/>
                </w:rPr>
                <w:t>BaMoO4</w:t>
              </w:r>
            </w:ins>
            <w:del w:id="260" w:author="Tsaun" w:date="2017-01-09T14:18:00Z">
              <w:r w:rsidRPr="004C54D2" w:rsidDel="002E5A76">
                <w:rPr>
                  <w:rFonts w:eastAsia="Calibri"/>
                  <w:sz w:val="22"/>
                  <w:szCs w:val="24"/>
                  <w:lang w:val="en-US"/>
                </w:rPr>
                <w:delText>Ba2O2</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61" w:author="Tsaun" w:date="2017-01-09T14:18:00Z">
              <w:r w:rsidRPr="004C54D2">
                <w:rPr>
                  <w:rFonts w:eastAsia="Calibri"/>
                  <w:sz w:val="22"/>
                  <w:szCs w:val="24"/>
                  <w:lang w:val="en-US"/>
                </w:rPr>
                <w:t>'SR'</w:t>
              </w:r>
            </w:ins>
            <w:del w:id="262" w:author="Tsaun" w:date="2017-01-09T14:18:00Z">
              <w:r w:rsidRPr="004C54D2" w:rsidDel="002E5A76">
                <w:rPr>
                  <w:rFonts w:eastAsia="Calibri"/>
                  <w:sz w:val="22"/>
                  <w:szCs w:val="24"/>
                  <w:lang w:val="en-US"/>
                </w:rPr>
                <w:delText>'B5'</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63" w:author="Tsaun" w:date="2017-01-09T14:18:00Z">
              <w:r w:rsidRPr="004C54D2">
                <w:rPr>
                  <w:rFonts w:eastAsia="Calibri"/>
                  <w:sz w:val="22"/>
                  <w:szCs w:val="24"/>
                  <w:lang w:val="en-US"/>
                </w:rPr>
                <w:t>Sr</w:t>
              </w:r>
            </w:ins>
            <w:del w:id="264" w:author="Tsaun" w:date="2017-01-09T14:18:00Z">
              <w:r w:rsidRPr="004C54D2" w:rsidDel="002E5A76">
                <w:rPr>
                  <w:rFonts w:eastAsia="Calibri"/>
                  <w:sz w:val="22"/>
                  <w:szCs w:val="24"/>
                  <w:lang w:val="en-US"/>
                </w:rPr>
                <w:delText>BaMoO4</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65" w:author="Tsaun" w:date="2017-01-09T14:18:00Z">
              <w:r w:rsidRPr="004C54D2">
                <w:rPr>
                  <w:rFonts w:eastAsia="Calibri"/>
                  <w:sz w:val="22"/>
                  <w:szCs w:val="24"/>
                  <w:lang w:val="en-US"/>
                </w:rPr>
                <w:t>'S1'</w:t>
              </w:r>
            </w:ins>
            <w:del w:id="266" w:author="Tsaun" w:date="2017-01-09T14:18:00Z">
              <w:r w:rsidRPr="004C54D2" w:rsidDel="002E5A76">
                <w:rPr>
                  <w:rFonts w:eastAsia="Calibri"/>
                  <w:sz w:val="22"/>
                  <w:szCs w:val="24"/>
                  <w:lang w:val="en-US"/>
                </w:rPr>
                <w:delText>'SR'</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67" w:author="Tsaun" w:date="2017-01-09T14:18:00Z">
              <w:r w:rsidRPr="004C54D2">
                <w:rPr>
                  <w:rFonts w:eastAsia="Calibri"/>
                  <w:sz w:val="22"/>
                  <w:szCs w:val="24"/>
                  <w:lang w:val="en-US"/>
                </w:rPr>
                <w:t>Sr2</w:t>
              </w:r>
            </w:ins>
            <w:del w:id="268" w:author="Tsaun" w:date="2017-01-09T14:18:00Z">
              <w:r w:rsidRPr="004C54D2" w:rsidDel="002E5A76">
                <w:rPr>
                  <w:rFonts w:eastAsia="Calibri"/>
                  <w:sz w:val="22"/>
                  <w:szCs w:val="24"/>
                  <w:lang w:val="en-US"/>
                </w:rPr>
                <w:delText>Sr</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757/1357</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69" w:author="Tsaun" w:date="2017-01-09T14:18:00Z">
              <w:r w:rsidRPr="004C54D2">
                <w:rPr>
                  <w:rFonts w:eastAsia="Calibri"/>
                  <w:sz w:val="22"/>
                  <w:szCs w:val="24"/>
                  <w:lang w:val="en-US"/>
                </w:rPr>
                <w:t>'S2'</w:t>
              </w:r>
            </w:ins>
            <w:del w:id="270" w:author="Tsaun" w:date="2017-01-09T14:18:00Z">
              <w:r w:rsidRPr="004C54D2" w:rsidDel="002E5A76">
                <w:rPr>
                  <w:rFonts w:eastAsia="Calibri"/>
                  <w:sz w:val="22"/>
                  <w:szCs w:val="24"/>
                  <w:lang w:val="en-US"/>
                </w:rPr>
                <w:delText>'S1'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71" w:author="Tsaun" w:date="2017-01-09T14:18:00Z">
              <w:r w:rsidRPr="004C54D2">
                <w:rPr>
                  <w:rFonts w:eastAsia="Calibri"/>
                  <w:sz w:val="22"/>
                  <w:szCs w:val="24"/>
                  <w:lang w:val="en-US"/>
                </w:rPr>
                <w:t>SrO</w:t>
              </w:r>
            </w:ins>
            <w:del w:id="272" w:author="Tsaun" w:date="2017-01-09T14:18:00Z">
              <w:r w:rsidRPr="004C54D2" w:rsidDel="002E5A76">
                <w:rPr>
                  <w:rFonts w:eastAsia="Calibri"/>
                  <w:sz w:val="22"/>
                  <w:szCs w:val="24"/>
                  <w:lang w:val="en-US"/>
                </w:rPr>
                <w:delText>Sr2</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73" w:author="Tsaun" w:date="2017-01-09T14:18:00Z">
              <w:r w:rsidRPr="004C54D2">
                <w:rPr>
                  <w:rFonts w:eastAsia="Calibri"/>
                  <w:sz w:val="22"/>
                  <w:szCs w:val="24"/>
                  <w:lang w:val="en-US"/>
                </w:rPr>
                <w:t>'Z1'</w:t>
              </w:r>
            </w:ins>
            <w:del w:id="274" w:author="Tsaun" w:date="2017-01-09T14:18:00Z">
              <w:r w:rsidRPr="004C54D2" w:rsidDel="002E5A76">
                <w:rPr>
                  <w:rFonts w:eastAsia="Calibri"/>
                  <w:sz w:val="22"/>
                  <w:szCs w:val="24"/>
                  <w:lang w:val="en-US"/>
                </w:rPr>
                <w:delText>'S2'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75" w:author="Tsaun" w:date="2017-01-09T14:18:00Z">
              <w:r w:rsidRPr="004C54D2">
                <w:rPr>
                  <w:rFonts w:eastAsia="Calibri"/>
                  <w:sz w:val="22"/>
                  <w:szCs w:val="24"/>
                  <w:lang w:val="en-US"/>
                </w:rPr>
                <w:t>Zr</w:t>
              </w:r>
            </w:ins>
            <w:del w:id="276" w:author="Tsaun" w:date="2017-01-09T14:18:00Z">
              <w:r w:rsidRPr="004C54D2" w:rsidDel="002E5A76">
                <w:rPr>
                  <w:rFonts w:eastAsia="Calibri"/>
                  <w:sz w:val="22"/>
                  <w:szCs w:val="24"/>
                  <w:lang w:val="en-US"/>
                </w:rPr>
                <w:delText>SrO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ins w:id="277" w:author="to" w:date="2016-12-26T21:38:00Z">
              <w:r w:rsidRPr="004C54D2">
                <w:rPr>
                  <w:szCs w:val="24"/>
                  <w:lang w:val="en-US"/>
                </w:rPr>
                <w:t>2430/ -&gt;Sr(OH)2</w:t>
              </w:r>
            </w:ins>
            <w:del w:id="278" w:author="to" w:date="2016-12-26T21:38:00Z">
              <w:r w:rsidRPr="004C54D2" w:rsidDel="00D76AEB">
                <w:rPr>
                  <w:rFonts w:eastAsia="Calibri"/>
                  <w:sz w:val="22"/>
                  <w:szCs w:val="24"/>
                  <w:lang w:val="en-US"/>
                </w:rPr>
                <w:delText>2430</w:delText>
              </w:r>
            </w:del>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79" w:author="Tsaun" w:date="2017-01-09T14:18:00Z">
              <w:r w:rsidRPr="004C54D2">
                <w:rPr>
                  <w:rFonts w:eastAsia="Calibri"/>
                  <w:sz w:val="22"/>
                  <w:szCs w:val="24"/>
                  <w:lang w:val="en-US"/>
                </w:rPr>
                <w:t>'Z2'</w:t>
              </w:r>
            </w:ins>
            <w:del w:id="280" w:author="Tsaun" w:date="2017-01-09T14:18:00Z">
              <w:r w:rsidRPr="004C54D2" w:rsidDel="002E5A76">
                <w:rPr>
                  <w:rFonts w:eastAsia="Calibri"/>
                  <w:sz w:val="22"/>
                  <w:szCs w:val="24"/>
                  <w:lang w:val="en-US"/>
                </w:rPr>
                <w:delText>'Z1'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81" w:author="Tsaun" w:date="2017-01-09T14:18:00Z">
              <w:r w:rsidRPr="004C54D2">
                <w:rPr>
                  <w:rFonts w:eastAsia="Calibri"/>
                  <w:sz w:val="22"/>
                  <w:szCs w:val="24"/>
                  <w:lang w:val="en-US"/>
                </w:rPr>
                <w:t>ZrO</w:t>
              </w:r>
            </w:ins>
            <w:del w:id="282" w:author="Tsaun" w:date="2017-01-09T14:18:00Z">
              <w:r w:rsidRPr="004C54D2" w:rsidDel="002E5A76">
                <w:rPr>
                  <w:rFonts w:eastAsia="Calibri"/>
                  <w:sz w:val="22"/>
                  <w:szCs w:val="24"/>
                  <w:lang w:val="en-US"/>
                </w:rPr>
                <w:delText>Zr</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1830/4225</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83" w:author="Tsaun" w:date="2017-01-09T14:18:00Z">
              <w:r w:rsidRPr="004C54D2">
                <w:rPr>
                  <w:rFonts w:eastAsia="Calibri"/>
                  <w:sz w:val="22"/>
                  <w:szCs w:val="24"/>
                  <w:lang w:val="en-US"/>
                </w:rPr>
                <w:t>'Z3'</w:t>
              </w:r>
            </w:ins>
            <w:del w:id="284" w:author="Tsaun" w:date="2017-01-09T14:18:00Z">
              <w:r w:rsidRPr="004C54D2" w:rsidDel="002E5A76">
                <w:rPr>
                  <w:rFonts w:eastAsia="Calibri"/>
                  <w:sz w:val="22"/>
                  <w:szCs w:val="24"/>
                  <w:lang w:val="en-US"/>
                </w:rPr>
                <w:delText>'Z2'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85" w:author="Tsaun" w:date="2017-01-09T14:18:00Z">
              <w:r w:rsidRPr="004C54D2">
                <w:rPr>
                  <w:rFonts w:eastAsia="Calibri"/>
                  <w:sz w:val="22"/>
                  <w:szCs w:val="24"/>
                  <w:lang w:val="en-US"/>
                </w:rPr>
                <w:t>Zr02</w:t>
              </w:r>
            </w:ins>
            <w:del w:id="286" w:author="Tsaun" w:date="2017-01-09T14:18:00Z">
              <w:r w:rsidRPr="004C54D2" w:rsidDel="002E5A76">
                <w:rPr>
                  <w:rFonts w:eastAsia="Calibri"/>
                  <w:sz w:val="22"/>
                  <w:szCs w:val="24"/>
                  <w:lang w:val="en-US"/>
                </w:rPr>
                <w:delText>ZrO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87" w:author="Tsaun" w:date="2017-01-09T14:18:00Z">
              <w:r w:rsidRPr="004C54D2">
                <w:rPr>
                  <w:rFonts w:eastAsia="Calibri"/>
                  <w:sz w:val="22"/>
                  <w:szCs w:val="24"/>
                  <w:lang w:val="en-US"/>
                </w:rPr>
                <w:t>'LA'</w:t>
              </w:r>
            </w:ins>
            <w:del w:id="288" w:author="Tsaun" w:date="2017-01-09T14:18:00Z">
              <w:r w:rsidRPr="004C54D2" w:rsidDel="002E5A76">
                <w:rPr>
                  <w:rFonts w:eastAsia="Calibri"/>
                  <w:sz w:val="22"/>
                  <w:szCs w:val="24"/>
                  <w:lang w:val="en-US"/>
                </w:rPr>
                <w:delText>'Z3'</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89" w:author="Tsaun" w:date="2017-01-09T14:18:00Z">
              <w:r w:rsidRPr="004C54D2">
                <w:rPr>
                  <w:rFonts w:eastAsia="Calibri"/>
                  <w:sz w:val="22"/>
                  <w:szCs w:val="24"/>
                  <w:lang w:val="en-US"/>
                </w:rPr>
                <w:t>La</w:t>
              </w:r>
            </w:ins>
            <w:del w:id="290" w:author="Tsaun" w:date="2017-01-09T14:18:00Z">
              <w:r w:rsidRPr="004C54D2" w:rsidDel="002E5A76">
                <w:rPr>
                  <w:rFonts w:eastAsia="Calibri"/>
                  <w:sz w:val="22"/>
                  <w:szCs w:val="24"/>
                  <w:lang w:val="en-US"/>
                </w:rPr>
                <w:delText>Zr02</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2680/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91" w:author="Tsaun" w:date="2017-01-09T14:18:00Z">
              <w:r w:rsidRPr="004C54D2">
                <w:rPr>
                  <w:rFonts w:eastAsia="Calibri"/>
                  <w:sz w:val="22"/>
                  <w:szCs w:val="24"/>
                  <w:lang w:val="en-US"/>
                </w:rPr>
                <w:t>'L1'</w:t>
              </w:r>
            </w:ins>
            <w:del w:id="292" w:author="Tsaun" w:date="2017-01-09T14:18:00Z">
              <w:r w:rsidRPr="004C54D2" w:rsidDel="002E5A76">
                <w:rPr>
                  <w:rFonts w:eastAsia="Calibri"/>
                  <w:sz w:val="22"/>
                  <w:szCs w:val="24"/>
                  <w:lang w:val="en-US"/>
                </w:rPr>
                <w:delText>'LA'</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93" w:author="Tsaun" w:date="2017-01-09T14:18:00Z">
              <w:r w:rsidRPr="004C54D2">
                <w:rPr>
                  <w:rFonts w:eastAsia="Calibri"/>
                  <w:sz w:val="22"/>
                  <w:szCs w:val="24"/>
                  <w:lang w:val="en-US"/>
                </w:rPr>
                <w:t>La2O</w:t>
              </w:r>
            </w:ins>
            <w:del w:id="294" w:author="Tsaun" w:date="2017-01-09T14:18:00Z">
              <w:r w:rsidRPr="004C54D2" w:rsidDel="002E5A76">
                <w:rPr>
                  <w:rFonts w:eastAsia="Calibri"/>
                  <w:sz w:val="22"/>
                  <w:szCs w:val="24"/>
                  <w:lang w:val="en-US"/>
                </w:rPr>
                <w:delText>La</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rPr>
            </w:pPr>
            <w:r w:rsidRPr="004C54D2">
              <w:rPr>
                <w:rFonts w:eastAsia="Calibri"/>
                <w:sz w:val="22"/>
                <w:szCs w:val="24"/>
              </w:rPr>
              <w:t>920</w:t>
            </w:r>
            <w:r w:rsidRPr="004C54D2">
              <w:rPr>
                <w:rFonts w:eastAsia="Calibri"/>
                <w:sz w:val="22"/>
                <w:szCs w:val="24"/>
                <w:lang w:val="en-US"/>
              </w:rPr>
              <w:t>/</w:t>
            </w:r>
            <w:r w:rsidRPr="004C54D2">
              <w:rPr>
                <w:rFonts w:eastAsia="Calibri"/>
                <w:sz w:val="22"/>
                <w:szCs w:val="24"/>
              </w:rPr>
              <w:t>3450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95" w:author="Tsaun" w:date="2017-01-09T14:18:00Z">
              <w:r w:rsidRPr="004C54D2">
                <w:rPr>
                  <w:rFonts w:eastAsia="Calibri"/>
                  <w:sz w:val="22"/>
                  <w:szCs w:val="24"/>
                  <w:lang w:val="en-US"/>
                </w:rPr>
                <w:t>'L2'</w:t>
              </w:r>
            </w:ins>
            <w:del w:id="296" w:author="Tsaun" w:date="2017-01-09T14:18:00Z">
              <w:r w:rsidRPr="004C54D2" w:rsidDel="002E5A76">
                <w:rPr>
                  <w:rFonts w:eastAsia="Calibri"/>
                  <w:sz w:val="22"/>
                  <w:szCs w:val="24"/>
                  <w:lang w:val="en-US"/>
                </w:rPr>
                <w:delText>'L1'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97" w:author="Tsaun" w:date="2017-01-09T14:18:00Z">
              <w:r w:rsidRPr="004C54D2">
                <w:rPr>
                  <w:rFonts w:eastAsia="Calibri"/>
                  <w:sz w:val="22"/>
                  <w:szCs w:val="24"/>
                  <w:lang w:val="en-US"/>
                </w:rPr>
                <w:t>LaO</w:t>
              </w:r>
            </w:ins>
            <w:del w:id="298" w:author="Tsaun" w:date="2017-01-09T14:18:00Z">
              <w:r w:rsidRPr="004C54D2" w:rsidDel="002E5A76">
                <w:rPr>
                  <w:rFonts w:eastAsia="Calibri"/>
                  <w:sz w:val="22"/>
                  <w:szCs w:val="24"/>
                  <w:lang w:val="en-US"/>
                </w:rPr>
                <w:delText>La2O</w:delText>
              </w:r>
            </w:del>
          </w:p>
        </w:tc>
        <w:tc>
          <w:tcPr>
            <w:tcW w:w="0" w:type="auto"/>
            <w:vMerge/>
          </w:tcPr>
          <w:p w:rsidR="0002799C" w:rsidRPr="004C54D2" w:rsidRDefault="0002799C" w:rsidP="004C54D2">
            <w:pPr>
              <w:jc w:val="left"/>
              <w:rPr>
                <w:rFonts w:eastAsia="Calibri"/>
                <w:sz w:val="22"/>
                <w:szCs w:val="24"/>
                <w:lang w:val="en-US"/>
              </w:rPr>
            </w:pPr>
          </w:p>
        </w:tc>
        <w:tc>
          <w:tcPr>
            <w:tcW w:w="0" w:type="auto"/>
            <w:vMerge w:val="restart"/>
          </w:tcPr>
          <w:p w:rsidR="0002799C" w:rsidRPr="004C54D2" w:rsidRDefault="0002799C" w:rsidP="004C54D2">
            <w:pPr>
              <w:ind w:firstLine="0"/>
              <w:jc w:val="left"/>
              <w:rPr>
                <w:rFonts w:eastAsia="Calibri"/>
                <w:sz w:val="22"/>
                <w:szCs w:val="24"/>
              </w:rPr>
            </w:pPr>
            <w:r w:rsidRPr="004C54D2">
              <w:rPr>
                <w:rFonts w:eastAsia="Calibri"/>
                <w:sz w:val="22"/>
                <w:szCs w:val="24"/>
              </w:rPr>
              <w:t xml:space="preserve">устойчивый оксид только </w:t>
            </w:r>
            <w:r w:rsidRPr="004C54D2">
              <w:rPr>
                <w:rFonts w:eastAsia="Calibri"/>
                <w:sz w:val="22"/>
                <w:szCs w:val="24"/>
                <w:lang w:val="en-US"/>
              </w:rPr>
              <w:t>La2O3</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299" w:author="Tsaun" w:date="2017-01-09T14:18:00Z">
              <w:r w:rsidRPr="004C54D2">
                <w:rPr>
                  <w:rFonts w:eastAsia="Calibri"/>
                  <w:sz w:val="22"/>
                  <w:szCs w:val="24"/>
                  <w:lang w:val="en-US"/>
                </w:rPr>
                <w:t>'L3'</w:t>
              </w:r>
            </w:ins>
            <w:del w:id="300" w:author="Tsaun" w:date="2017-01-09T14:18:00Z">
              <w:r w:rsidRPr="004C54D2" w:rsidDel="002E5A76">
                <w:rPr>
                  <w:rFonts w:eastAsia="Calibri"/>
                  <w:sz w:val="22"/>
                  <w:szCs w:val="24"/>
                  <w:lang w:val="en-US"/>
                </w:rPr>
                <w:delText>'L2'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01" w:author="Tsaun" w:date="2017-01-09T14:18:00Z">
              <w:r w:rsidRPr="004C54D2">
                <w:rPr>
                  <w:rFonts w:eastAsia="Calibri"/>
                  <w:sz w:val="22"/>
                  <w:szCs w:val="24"/>
                  <w:lang w:val="en-US"/>
                </w:rPr>
                <w:t>La2O2</w:t>
              </w:r>
            </w:ins>
            <w:del w:id="302" w:author="Tsaun" w:date="2017-01-09T14:18:00Z">
              <w:r w:rsidRPr="004C54D2" w:rsidDel="002E5A76">
                <w:rPr>
                  <w:rFonts w:eastAsia="Calibri"/>
                  <w:sz w:val="22"/>
                  <w:szCs w:val="24"/>
                  <w:lang w:val="en-US"/>
                </w:rPr>
                <w:delText>LaO</w:delText>
              </w:r>
            </w:del>
          </w:p>
        </w:tc>
        <w:tc>
          <w:tcPr>
            <w:tcW w:w="0" w:type="auto"/>
            <w:vMerge/>
          </w:tcPr>
          <w:p w:rsidR="0002799C" w:rsidRPr="004C54D2" w:rsidRDefault="0002799C" w:rsidP="004C54D2">
            <w:pPr>
              <w:jc w:val="left"/>
              <w:rPr>
                <w:rFonts w:eastAsia="Calibri"/>
                <w:sz w:val="22"/>
                <w:szCs w:val="24"/>
                <w:lang w:val="en-US"/>
              </w:rPr>
            </w:pPr>
          </w:p>
        </w:tc>
        <w:tc>
          <w:tcPr>
            <w:tcW w:w="0" w:type="auto"/>
            <w:vMerge/>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03" w:author="Tsaun" w:date="2017-01-09T14:18:00Z">
              <w:r w:rsidRPr="004C54D2">
                <w:rPr>
                  <w:rFonts w:eastAsia="Calibri"/>
                  <w:sz w:val="22"/>
                  <w:szCs w:val="24"/>
                  <w:lang w:val="en-US"/>
                </w:rPr>
                <w:t>'CE'</w:t>
              </w:r>
            </w:ins>
            <w:del w:id="304" w:author="Tsaun" w:date="2017-01-09T14:18:00Z">
              <w:r w:rsidRPr="004C54D2" w:rsidDel="002E5A76">
                <w:rPr>
                  <w:rFonts w:eastAsia="Calibri"/>
                  <w:sz w:val="22"/>
                  <w:szCs w:val="24"/>
                  <w:lang w:val="en-US"/>
                </w:rPr>
                <w:delText>'L3'</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05" w:author="Tsaun" w:date="2017-01-09T14:18:00Z">
              <w:r w:rsidRPr="004C54D2">
                <w:rPr>
                  <w:rFonts w:eastAsia="Calibri"/>
                  <w:sz w:val="22"/>
                  <w:szCs w:val="24"/>
                  <w:lang w:val="en-US"/>
                </w:rPr>
                <w:t>Ce</w:t>
              </w:r>
            </w:ins>
            <w:del w:id="306" w:author="Tsaun" w:date="2017-01-09T14:18:00Z">
              <w:r w:rsidRPr="004C54D2" w:rsidDel="002E5A76">
                <w:rPr>
                  <w:rFonts w:eastAsia="Calibri"/>
                  <w:sz w:val="22"/>
                  <w:szCs w:val="24"/>
                  <w:lang w:val="en-US"/>
                </w:rPr>
                <w:delText>La2O2</w:delText>
              </w:r>
            </w:del>
          </w:p>
        </w:tc>
        <w:tc>
          <w:tcPr>
            <w:tcW w:w="0" w:type="auto"/>
            <w:vMerge/>
          </w:tcPr>
          <w:p w:rsidR="0002799C" w:rsidRPr="004C54D2" w:rsidRDefault="0002799C" w:rsidP="004C54D2">
            <w:pPr>
              <w:jc w:val="left"/>
              <w:rPr>
                <w:rFonts w:eastAsia="Calibri"/>
                <w:sz w:val="22"/>
                <w:szCs w:val="24"/>
                <w:lang w:val="en-US"/>
              </w:rPr>
            </w:pPr>
          </w:p>
        </w:tc>
        <w:tc>
          <w:tcPr>
            <w:tcW w:w="0" w:type="auto"/>
            <w:vMerge/>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07" w:author="Tsaun" w:date="2017-01-09T14:18:00Z">
              <w:r w:rsidRPr="004C54D2">
                <w:rPr>
                  <w:rFonts w:eastAsia="Calibri"/>
                  <w:sz w:val="22"/>
                  <w:szCs w:val="24"/>
                  <w:lang w:val="en-US"/>
                </w:rPr>
                <w:t>'C7'</w:t>
              </w:r>
            </w:ins>
            <w:del w:id="308" w:author="Tsaun" w:date="2017-01-09T14:18:00Z">
              <w:r w:rsidRPr="004C54D2" w:rsidDel="002E5A76">
                <w:rPr>
                  <w:rFonts w:eastAsia="Calibri"/>
                  <w:sz w:val="22"/>
                  <w:szCs w:val="24"/>
                  <w:lang w:val="en-US"/>
                </w:rPr>
                <w:delText>'CE'</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09" w:author="Tsaun" w:date="2017-01-09T14:18:00Z">
              <w:r w:rsidRPr="004C54D2">
                <w:rPr>
                  <w:rFonts w:eastAsia="Calibri"/>
                  <w:sz w:val="22"/>
                  <w:szCs w:val="24"/>
                  <w:lang w:val="en-US"/>
                </w:rPr>
                <w:t>CeO</w:t>
              </w:r>
              <w:r w:rsidRPr="004C54D2">
                <w:rPr>
                  <w:szCs w:val="24"/>
                  <w:lang w:val="en-US"/>
                </w:rPr>
                <w:t>(Ce2O3 или СеО2)</w:t>
              </w:r>
            </w:ins>
            <w:del w:id="310" w:author="Tsaun" w:date="2017-01-09T14:18:00Z">
              <w:r w:rsidRPr="004C54D2" w:rsidDel="002E5A76">
                <w:rPr>
                  <w:rFonts w:eastAsia="Calibri"/>
                  <w:sz w:val="22"/>
                  <w:szCs w:val="24"/>
                  <w:lang w:val="en-US"/>
                </w:rPr>
                <w:delText>Ce</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785/2530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11" w:author="Tsaun" w:date="2017-01-09T14:18:00Z">
              <w:r w:rsidRPr="004C54D2">
                <w:rPr>
                  <w:rFonts w:eastAsia="Calibri"/>
                  <w:sz w:val="22"/>
                  <w:szCs w:val="24"/>
                  <w:lang w:val="en-US"/>
                </w:rPr>
                <w:t>'E1'</w:t>
              </w:r>
            </w:ins>
            <w:del w:id="312" w:author="Tsaun" w:date="2017-01-09T14:18:00Z">
              <w:r w:rsidRPr="004C54D2" w:rsidDel="002E5A76">
                <w:rPr>
                  <w:rFonts w:eastAsia="Calibri"/>
                  <w:sz w:val="22"/>
                  <w:szCs w:val="24"/>
                  <w:lang w:val="en-US"/>
                </w:rPr>
                <w:delText>'C7'</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13" w:author="Tsaun" w:date="2017-01-09T14:18:00Z">
              <w:r w:rsidRPr="004C54D2">
                <w:rPr>
                  <w:rFonts w:eastAsia="Calibri"/>
                  <w:sz w:val="22"/>
                  <w:szCs w:val="24"/>
                  <w:lang w:val="en-US"/>
                </w:rPr>
                <w:t>Eu</w:t>
              </w:r>
            </w:ins>
            <w:del w:id="314" w:author="Tsaun" w:date="2017-01-09T14:18:00Z">
              <w:r w:rsidRPr="004C54D2" w:rsidDel="002E5A76">
                <w:rPr>
                  <w:rFonts w:eastAsia="Calibri"/>
                  <w:sz w:val="22"/>
                  <w:szCs w:val="24"/>
                  <w:lang w:val="en-US"/>
                </w:rPr>
                <w:delText>CeO</w:delText>
              </w:r>
            </w:del>
            <w:ins w:id="315" w:author="to" w:date="2016-12-26T21:39:00Z">
              <w:del w:id="316" w:author="Tsaun" w:date="2017-01-09T14:18:00Z">
                <w:r w:rsidRPr="004C54D2" w:rsidDel="002E5A76">
                  <w:rPr>
                    <w:szCs w:val="24"/>
                    <w:lang w:val="en-US"/>
                  </w:rPr>
                  <w:delText>(Ce2O3 или СеО2)</w:delText>
                </w:r>
              </w:del>
            </w:ins>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ins w:id="317" w:author="to" w:date="2016-12-26T21:39:00Z">
              <w:r w:rsidRPr="004C54D2">
                <w:rPr>
                  <w:szCs w:val="24"/>
                </w:rPr>
                <w:t>2700/</w:t>
              </w:r>
            </w:ins>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18" w:author="Tsaun" w:date="2017-01-09T14:18:00Z">
              <w:r w:rsidRPr="004C54D2">
                <w:rPr>
                  <w:rFonts w:eastAsia="Calibri"/>
                  <w:sz w:val="22"/>
                  <w:szCs w:val="24"/>
                  <w:lang w:val="en-US"/>
                </w:rPr>
                <w:t>'E2'</w:t>
              </w:r>
            </w:ins>
            <w:del w:id="319" w:author="Tsaun" w:date="2017-01-09T14:18:00Z">
              <w:r w:rsidRPr="004C54D2" w:rsidDel="002E5A76">
                <w:rPr>
                  <w:rFonts w:eastAsia="Calibri"/>
                  <w:sz w:val="22"/>
                  <w:szCs w:val="24"/>
                  <w:lang w:val="en-US"/>
                </w:rPr>
                <w:delText>'E1'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20" w:author="Tsaun" w:date="2017-01-09T14:18:00Z">
              <w:r w:rsidRPr="004C54D2">
                <w:rPr>
                  <w:rFonts w:eastAsia="Calibri"/>
                  <w:sz w:val="22"/>
                  <w:szCs w:val="24"/>
                  <w:lang w:val="en-US"/>
                </w:rPr>
                <w:t>Eu2O</w:t>
              </w:r>
            </w:ins>
            <w:del w:id="321" w:author="Tsaun" w:date="2017-01-09T14:18:00Z">
              <w:r w:rsidRPr="004C54D2" w:rsidDel="002E5A76">
                <w:rPr>
                  <w:rFonts w:eastAsia="Calibri"/>
                  <w:sz w:val="22"/>
                  <w:szCs w:val="24"/>
                  <w:lang w:val="en-US"/>
                </w:rPr>
                <w:delText>Eu</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22" w:author="Tsaun" w:date="2017-01-09T14:18:00Z">
              <w:r w:rsidRPr="004C54D2">
                <w:rPr>
                  <w:rFonts w:eastAsia="Calibri"/>
                  <w:sz w:val="22"/>
                  <w:szCs w:val="24"/>
                  <w:lang w:val="en-US"/>
                </w:rPr>
                <w:t>'E3'</w:t>
              </w:r>
            </w:ins>
            <w:del w:id="323" w:author="Tsaun" w:date="2017-01-09T14:18:00Z">
              <w:r w:rsidRPr="004C54D2" w:rsidDel="002E5A76">
                <w:rPr>
                  <w:rFonts w:eastAsia="Calibri"/>
                  <w:sz w:val="22"/>
                  <w:szCs w:val="24"/>
                  <w:lang w:val="en-US"/>
                </w:rPr>
                <w:delText>'E2'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24" w:author="Tsaun" w:date="2017-01-09T14:18:00Z">
              <w:r w:rsidRPr="004C54D2">
                <w:rPr>
                  <w:rFonts w:eastAsia="Calibri"/>
                  <w:sz w:val="22"/>
                  <w:szCs w:val="24"/>
                  <w:lang w:val="en-US"/>
                </w:rPr>
                <w:t>EuO</w:t>
              </w:r>
            </w:ins>
            <w:del w:id="325" w:author="Tsaun" w:date="2017-01-09T14:18:00Z">
              <w:r w:rsidRPr="004C54D2" w:rsidDel="002E5A76">
                <w:rPr>
                  <w:rFonts w:eastAsia="Calibri"/>
                  <w:sz w:val="22"/>
                  <w:szCs w:val="24"/>
                  <w:lang w:val="en-US"/>
                </w:rPr>
                <w:delText>Eu2O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rPr>
            </w:pPr>
            <w:ins w:id="326" w:author="to" w:date="2016-12-26T21:39:00Z">
              <w:r w:rsidRPr="004C54D2">
                <w:rPr>
                  <w:szCs w:val="24"/>
                </w:rPr>
                <w:t>устойчивый оксид Eu2</w:t>
              </w:r>
              <w:r w:rsidRPr="004C54D2">
                <w:rPr>
                  <w:szCs w:val="24"/>
                  <w:lang w:val="en-US"/>
                </w:rPr>
                <w:t>O</w:t>
              </w:r>
              <w:r w:rsidRPr="004C54D2">
                <w:rPr>
                  <w:szCs w:val="24"/>
                </w:rPr>
                <w:t xml:space="preserve">3 или </w:t>
              </w:r>
              <w:r w:rsidRPr="004C54D2">
                <w:rPr>
                  <w:szCs w:val="24"/>
                  <w:lang w:val="en-US"/>
                </w:rPr>
                <w:t>EuO</w:t>
              </w:r>
            </w:ins>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27" w:author="Tsaun" w:date="2017-01-09T14:18:00Z">
              <w:r w:rsidRPr="004C54D2">
                <w:rPr>
                  <w:rFonts w:eastAsia="Calibri"/>
                  <w:sz w:val="22"/>
                  <w:szCs w:val="24"/>
                  <w:lang w:val="en-US"/>
                </w:rPr>
                <w:t>'E4'</w:t>
              </w:r>
            </w:ins>
            <w:del w:id="328" w:author="Tsaun" w:date="2017-01-09T14:18:00Z">
              <w:r w:rsidRPr="004C54D2" w:rsidDel="002E5A76">
                <w:rPr>
                  <w:rFonts w:eastAsia="Calibri"/>
                  <w:sz w:val="22"/>
                  <w:szCs w:val="24"/>
                  <w:lang w:val="en-US"/>
                </w:rPr>
                <w:delText>'E3'</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29" w:author="Tsaun" w:date="2017-01-09T14:18:00Z">
              <w:r w:rsidRPr="004C54D2">
                <w:rPr>
                  <w:rFonts w:eastAsia="Calibri"/>
                  <w:sz w:val="22"/>
                  <w:szCs w:val="24"/>
                  <w:lang w:val="en-US"/>
                </w:rPr>
                <w:t>Eu2O2</w:t>
              </w:r>
            </w:ins>
            <w:del w:id="330" w:author="Tsaun" w:date="2017-01-09T14:18:00Z">
              <w:r w:rsidRPr="004C54D2" w:rsidDel="002E5A76">
                <w:rPr>
                  <w:rFonts w:eastAsia="Calibri"/>
                  <w:sz w:val="22"/>
                  <w:szCs w:val="24"/>
                  <w:lang w:val="en-US"/>
                </w:rPr>
                <w:delText>EuO</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ins w:id="331" w:author="to" w:date="2016-12-26T21:39:00Z">
              <w:r w:rsidRPr="004C54D2">
                <w:rPr>
                  <w:szCs w:val="24"/>
                </w:rPr>
                <w:t>1700/</w:t>
              </w:r>
            </w:ins>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32" w:author="Tsaun" w:date="2017-01-09T14:18:00Z">
              <w:r w:rsidRPr="004C54D2">
                <w:rPr>
                  <w:rFonts w:eastAsia="Calibri"/>
                  <w:sz w:val="22"/>
                  <w:szCs w:val="24"/>
                  <w:lang w:val="en-US"/>
                </w:rPr>
                <w:t>'N1'</w:t>
              </w:r>
            </w:ins>
            <w:del w:id="333" w:author="Tsaun" w:date="2017-01-09T14:18:00Z">
              <w:r w:rsidRPr="004C54D2" w:rsidDel="002E5A76">
                <w:rPr>
                  <w:rFonts w:eastAsia="Calibri"/>
                  <w:sz w:val="22"/>
                  <w:szCs w:val="24"/>
                  <w:lang w:val="en-US"/>
                </w:rPr>
                <w:delText>'E4'</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34" w:author="Tsaun" w:date="2017-01-09T14:18:00Z">
              <w:r w:rsidRPr="004C54D2">
                <w:rPr>
                  <w:rFonts w:eastAsia="Calibri"/>
                  <w:sz w:val="22"/>
                  <w:szCs w:val="24"/>
                  <w:lang w:val="en-US"/>
                </w:rPr>
                <w:t>Nd</w:t>
              </w:r>
            </w:ins>
            <w:del w:id="335" w:author="Tsaun" w:date="2017-01-09T14:18:00Z">
              <w:r w:rsidRPr="004C54D2" w:rsidDel="002E5A76">
                <w:rPr>
                  <w:rFonts w:eastAsia="Calibri"/>
                  <w:sz w:val="22"/>
                  <w:szCs w:val="24"/>
                  <w:lang w:val="en-US"/>
                </w:rPr>
                <w:delText>Eu2O2</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36" w:author="Tsaun" w:date="2017-01-09T14:18:00Z">
              <w:r w:rsidRPr="004C54D2">
                <w:rPr>
                  <w:rFonts w:eastAsia="Calibri"/>
                  <w:sz w:val="22"/>
                  <w:szCs w:val="24"/>
                  <w:lang w:val="en-US"/>
                </w:rPr>
                <w:t>'N2'</w:t>
              </w:r>
            </w:ins>
            <w:del w:id="337" w:author="Tsaun" w:date="2017-01-09T14:18:00Z">
              <w:r w:rsidRPr="004C54D2" w:rsidDel="002E5A76">
                <w:rPr>
                  <w:rFonts w:eastAsia="Calibri"/>
                  <w:sz w:val="22"/>
                  <w:szCs w:val="24"/>
                  <w:lang w:val="en-US"/>
                </w:rPr>
                <w:delText>'N1'</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38" w:author="Tsaun" w:date="2017-01-09T14:18:00Z">
              <w:r w:rsidRPr="004C54D2">
                <w:rPr>
                  <w:rFonts w:eastAsia="Calibri"/>
                  <w:sz w:val="22"/>
                  <w:szCs w:val="24"/>
                  <w:lang w:val="en-US"/>
                </w:rPr>
                <w:t>NdO</w:t>
              </w:r>
              <w:r w:rsidRPr="004C54D2">
                <w:rPr>
                  <w:szCs w:val="24"/>
                  <w:lang w:val="en-US"/>
                </w:rPr>
                <w:t>(Nd2O3)</w:t>
              </w:r>
            </w:ins>
            <w:del w:id="339" w:author="Tsaun" w:date="2017-01-09T14:18:00Z">
              <w:r w:rsidRPr="004C54D2" w:rsidDel="002E5A76">
                <w:rPr>
                  <w:rFonts w:eastAsia="Calibri"/>
                  <w:sz w:val="22"/>
                  <w:szCs w:val="24"/>
                  <w:lang w:val="en-US"/>
                </w:rPr>
                <w:delText>Nd</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ins w:id="340" w:author="to" w:date="2016-12-26T21:39:00Z">
              <w:r w:rsidRPr="004C54D2">
                <w:rPr>
                  <w:szCs w:val="24"/>
                </w:rPr>
                <w:t>1024/3130</w:t>
              </w:r>
            </w:ins>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41" w:author="Tsaun" w:date="2017-01-09T14:18:00Z">
              <w:r w:rsidRPr="004C54D2">
                <w:rPr>
                  <w:rFonts w:eastAsia="Calibri"/>
                  <w:sz w:val="22"/>
                  <w:szCs w:val="24"/>
                  <w:lang w:val="en-US"/>
                </w:rPr>
                <w:t>'N3'</w:t>
              </w:r>
            </w:ins>
            <w:del w:id="342" w:author="Tsaun" w:date="2017-01-09T14:18:00Z">
              <w:r w:rsidRPr="004C54D2" w:rsidDel="002E5A76">
                <w:rPr>
                  <w:rFonts w:eastAsia="Calibri"/>
                  <w:sz w:val="22"/>
                  <w:szCs w:val="24"/>
                  <w:lang w:val="en-US"/>
                </w:rPr>
                <w:delText>'N2'</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43" w:author="Tsaun" w:date="2017-01-09T14:18:00Z">
              <w:r w:rsidRPr="004C54D2">
                <w:rPr>
                  <w:rFonts w:eastAsia="Calibri"/>
                  <w:sz w:val="22"/>
                  <w:szCs w:val="24"/>
                  <w:lang w:val="en-US"/>
                </w:rPr>
                <w:t>Nb</w:t>
              </w:r>
            </w:ins>
            <w:del w:id="344" w:author="Tsaun" w:date="2017-01-09T14:18:00Z">
              <w:r w:rsidRPr="004C54D2" w:rsidDel="002E5A76">
                <w:rPr>
                  <w:rFonts w:eastAsia="Calibri"/>
                  <w:sz w:val="22"/>
                  <w:szCs w:val="24"/>
                  <w:lang w:val="en-US"/>
                </w:rPr>
                <w:delText>NdO</w:delText>
              </w:r>
            </w:del>
            <w:ins w:id="345" w:author="to" w:date="2016-12-26T21:40:00Z">
              <w:del w:id="346" w:author="Tsaun" w:date="2017-01-09T14:18:00Z">
                <w:r w:rsidRPr="004C54D2" w:rsidDel="002E5A76">
                  <w:rPr>
                    <w:szCs w:val="24"/>
                    <w:lang w:val="en-US"/>
                  </w:rPr>
                  <w:delText>(Nd2O3)</w:delText>
                </w:r>
              </w:del>
            </w:ins>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47" w:author="Tsaun" w:date="2017-01-09T14:18:00Z">
              <w:r w:rsidRPr="004C54D2">
                <w:rPr>
                  <w:rFonts w:eastAsia="Calibri"/>
                  <w:sz w:val="22"/>
                  <w:szCs w:val="24"/>
                  <w:lang w:val="en-US"/>
                </w:rPr>
                <w:t>'N4'</w:t>
              </w:r>
            </w:ins>
            <w:del w:id="348" w:author="Tsaun" w:date="2017-01-09T14:18:00Z">
              <w:r w:rsidRPr="004C54D2" w:rsidDel="002E5A76">
                <w:rPr>
                  <w:rFonts w:eastAsia="Calibri"/>
                  <w:sz w:val="22"/>
                  <w:szCs w:val="24"/>
                  <w:lang w:val="en-US"/>
                </w:rPr>
                <w:delText>'N3'</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49" w:author="Tsaun" w:date="2017-01-09T14:18:00Z">
              <w:r w:rsidRPr="004C54D2">
                <w:rPr>
                  <w:rFonts w:eastAsia="Calibri"/>
                  <w:sz w:val="22"/>
                  <w:szCs w:val="24"/>
                  <w:lang w:val="en-US"/>
                </w:rPr>
                <w:t>NbO (Nb2O5)</w:t>
              </w:r>
            </w:ins>
            <w:del w:id="350" w:author="Tsaun" w:date="2017-01-09T14:18:00Z">
              <w:r w:rsidRPr="004C54D2" w:rsidDel="002E5A76">
                <w:rPr>
                  <w:rFonts w:eastAsia="Calibri"/>
                  <w:sz w:val="22"/>
                  <w:szCs w:val="24"/>
                  <w:lang w:val="en-US"/>
                </w:rPr>
                <w:delText>Nb</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2470/4840</w:t>
            </w: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51" w:author="Tsaun" w:date="2017-01-09T14:18:00Z">
              <w:r w:rsidRPr="004C54D2">
                <w:rPr>
                  <w:rFonts w:eastAsia="Calibri"/>
                  <w:sz w:val="22"/>
                  <w:szCs w:val="24"/>
                  <w:lang w:val="en-US"/>
                </w:rPr>
                <w:t>'U0'</w:t>
              </w:r>
            </w:ins>
            <w:del w:id="352" w:author="Tsaun" w:date="2017-01-09T14:18:00Z">
              <w:r w:rsidRPr="004C54D2" w:rsidDel="002E5A76">
                <w:rPr>
                  <w:rFonts w:eastAsia="Calibri"/>
                  <w:sz w:val="22"/>
                  <w:szCs w:val="24"/>
                  <w:lang w:val="en-US"/>
                </w:rPr>
                <w:delText>'N4'</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53" w:author="Tsaun" w:date="2017-01-09T14:18:00Z">
              <w:r w:rsidRPr="004C54D2">
                <w:rPr>
                  <w:rFonts w:eastAsia="Calibri"/>
                  <w:sz w:val="22"/>
                  <w:szCs w:val="24"/>
                  <w:lang w:val="en-US"/>
                </w:rPr>
                <w:t>U</w:t>
              </w:r>
            </w:ins>
            <w:del w:id="354" w:author="Tsaun" w:date="2017-01-09T14:18:00Z">
              <w:r w:rsidRPr="004C54D2" w:rsidDel="002E5A76">
                <w:rPr>
                  <w:rFonts w:eastAsia="Calibri"/>
                  <w:sz w:val="22"/>
                  <w:szCs w:val="24"/>
                  <w:lang w:val="en-US"/>
                </w:rPr>
                <w:delText>NbO (Nb2O5)</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55" w:author="Tsaun" w:date="2017-01-09T14:18:00Z">
              <w:r w:rsidRPr="004C54D2">
                <w:rPr>
                  <w:rFonts w:eastAsia="Calibri"/>
                  <w:sz w:val="22"/>
                  <w:szCs w:val="24"/>
                  <w:lang w:val="en-US"/>
                </w:rPr>
                <w:lastRenderedPageBreak/>
                <w:t>'FE'</w:t>
              </w:r>
            </w:ins>
            <w:del w:id="356" w:author="Tsaun" w:date="2017-01-09T14:18:00Z">
              <w:r w:rsidRPr="004C54D2" w:rsidDel="002E5A76">
                <w:rPr>
                  <w:rFonts w:eastAsia="Calibri"/>
                  <w:sz w:val="22"/>
                  <w:szCs w:val="24"/>
                  <w:lang w:val="en-US"/>
                </w:rPr>
                <w:delText>'U0'</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57" w:author="Tsaun" w:date="2017-01-09T14:18:00Z">
              <w:r w:rsidRPr="004C54D2">
                <w:rPr>
                  <w:rFonts w:eastAsia="Calibri"/>
                  <w:sz w:val="22"/>
                  <w:szCs w:val="24"/>
                  <w:lang w:val="en-US"/>
                </w:rPr>
                <w:t>Fe</w:t>
              </w:r>
            </w:ins>
            <w:del w:id="358" w:author="Tsaun" w:date="2017-01-09T14:18:00Z">
              <w:r w:rsidRPr="004C54D2" w:rsidDel="002E5A76">
                <w:rPr>
                  <w:rFonts w:eastAsia="Calibri"/>
                  <w:sz w:val="22"/>
                  <w:szCs w:val="24"/>
                  <w:lang w:val="en-US"/>
                </w:rPr>
                <w:delText>U</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ins w:id="359" w:author="to" w:date="2016-12-26T21:40:00Z">
              <w:r w:rsidRPr="004C54D2">
                <w:rPr>
                  <w:szCs w:val="24"/>
                </w:rPr>
                <w:t>1133/3860</w:t>
              </w:r>
            </w:ins>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60" w:author="Tsaun" w:date="2017-01-09T14:18:00Z">
              <w:r w:rsidRPr="004C54D2">
                <w:rPr>
                  <w:rFonts w:eastAsia="Calibri"/>
                  <w:sz w:val="22"/>
                  <w:szCs w:val="24"/>
                  <w:lang w:val="en-US"/>
                </w:rPr>
                <w:t>'NI'</w:t>
              </w:r>
            </w:ins>
            <w:del w:id="361" w:author="Tsaun" w:date="2017-01-09T14:18:00Z">
              <w:r w:rsidRPr="004C54D2" w:rsidDel="002E5A76">
                <w:rPr>
                  <w:rFonts w:eastAsia="Calibri"/>
                  <w:sz w:val="22"/>
                  <w:szCs w:val="24"/>
                  <w:lang w:val="en-US"/>
                </w:rPr>
                <w:delText>'FE'</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62" w:author="Tsaun" w:date="2017-01-09T14:18:00Z">
              <w:r w:rsidRPr="004C54D2">
                <w:rPr>
                  <w:rFonts w:eastAsia="Calibri"/>
                  <w:sz w:val="22"/>
                  <w:szCs w:val="24"/>
                  <w:lang w:val="en-US"/>
                </w:rPr>
                <w:t>Ni</w:t>
              </w:r>
            </w:ins>
            <w:del w:id="363" w:author="Tsaun" w:date="2017-01-09T14:18:00Z">
              <w:r w:rsidRPr="004C54D2" w:rsidDel="002E5A76">
                <w:rPr>
                  <w:rFonts w:eastAsia="Calibri"/>
                  <w:sz w:val="22"/>
                  <w:szCs w:val="24"/>
                  <w:lang w:val="en-US"/>
                </w:rPr>
                <w:delText>Fe</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64" w:author="Tsaun" w:date="2017-01-09T14:18:00Z">
              <w:r w:rsidRPr="004C54D2">
                <w:rPr>
                  <w:rFonts w:eastAsia="Calibri"/>
                  <w:sz w:val="22"/>
                  <w:szCs w:val="24"/>
                  <w:lang w:val="en-US"/>
                </w:rPr>
                <w:t>'CR'</w:t>
              </w:r>
            </w:ins>
            <w:del w:id="365" w:author="Tsaun" w:date="2017-01-09T14:18:00Z">
              <w:r w:rsidRPr="004C54D2" w:rsidDel="002E5A76">
                <w:rPr>
                  <w:rFonts w:eastAsia="Calibri"/>
                  <w:sz w:val="22"/>
                  <w:szCs w:val="24"/>
                  <w:lang w:val="en-US"/>
                </w:rPr>
                <w:delText>'NI'</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66" w:author="Tsaun" w:date="2017-01-09T14:18:00Z">
              <w:r w:rsidRPr="004C54D2">
                <w:rPr>
                  <w:rFonts w:eastAsia="Calibri"/>
                  <w:sz w:val="22"/>
                  <w:szCs w:val="24"/>
                  <w:lang w:val="en-US"/>
                </w:rPr>
                <w:t>Cr</w:t>
              </w:r>
            </w:ins>
            <w:del w:id="367" w:author="Tsaun" w:date="2017-01-09T14:18:00Z">
              <w:r w:rsidRPr="004C54D2" w:rsidDel="002E5A76">
                <w:rPr>
                  <w:rFonts w:eastAsia="Calibri"/>
                  <w:sz w:val="22"/>
                  <w:szCs w:val="24"/>
                  <w:lang w:val="en-US"/>
                </w:rPr>
                <w:delText>Ni</w:delText>
              </w:r>
            </w:del>
          </w:p>
        </w:tc>
        <w:tc>
          <w:tcPr>
            <w:tcW w:w="0" w:type="auto"/>
            <w:vMerge/>
          </w:tcPr>
          <w:p w:rsidR="0002799C" w:rsidRPr="004C54D2" w:rsidRDefault="0002799C" w:rsidP="004C54D2">
            <w:pPr>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ins w:id="368" w:author="Tsaun" w:date="2017-01-09T14:18:00Z">
              <w:r w:rsidRPr="004C54D2">
                <w:rPr>
                  <w:rFonts w:eastAsia="Calibri"/>
                  <w:sz w:val="22"/>
                  <w:szCs w:val="24"/>
                  <w:lang w:val="en-US"/>
                </w:rPr>
                <w:t>"O2","KR", "AR"</w:t>
              </w:r>
            </w:ins>
            <w:del w:id="369" w:author="Tsaun" w:date="2017-01-09T14:18:00Z">
              <w:r w:rsidRPr="004C54D2" w:rsidDel="002E5A76">
                <w:rPr>
                  <w:rFonts w:eastAsia="Calibri"/>
                  <w:sz w:val="22"/>
                  <w:szCs w:val="24"/>
                  <w:lang w:val="en-US"/>
                </w:rPr>
                <w:delText>'CR'</w:delText>
              </w:r>
            </w:del>
          </w:p>
        </w:tc>
        <w:tc>
          <w:tcPr>
            <w:tcW w:w="0" w:type="auto"/>
          </w:tcPr>
          <w:p w:rsidR="0002799C" w:rsidRPr="004C54D2" w:rsidRDefault="0002799C" w:rsidP="004C54D2">
            <w:pPr>
              <w:autoSpaceDE w:val="0"/>
              <w:autoSpaceDN w:val="0"/>
              <w:adjustRightInd w:val="0"/>
              <w:ind w:firstLine="0"/>
              <w:jc w:val="left"/>
              <w:rPr>
                <w:rFonts w:eastAsia="Calibri"/>
                <w:sz w:val="22"/>
                <w:szCs w:val="24"/>
                <w:lang w:val="en-US"/>
              </w:rPr>
            </w:pPr>
            <w:del w:id="370" w:author="Tsaun" w:date="2017-01-09T14:18:00Z">
              <w:r w:rsidRPr="004C54D2" w:rsidDel="002E5A76">
                <w:rPr>
                  <w:rFonts w:eastAsia="Calibri"/>
                  <w:sz w:val="22"/>
                  <w:szCs w:val="24"/>
                  <w:lang w:val="en-US"/>
                </w:rPr>
                <w:delText>Cr</w:delText>
              </w:r>
            </w:del>
          </w:p>
        </w:tc>
        <w:tc>
          <w:tcPr>
            <w:tcW w:w="0" w:type="auto"/>
            <w:vMerge/>
          </w:tcPr>
          <w:p w:rsidR="0002799C" w:rsidRPr="004C54D2" w:rsidRDefault="0002799C" w:rsidP="004C54D2">
            <w:pPr>
              <w:ind w:firstLine="0"/>
              <w:jc w:val="left"/>
              <w:rPr>
                <w:rFonts w:eastAsia="Calibri"/>
                <w:sz w:val="22"/>
                <w:szCs w:val="24"/>
              </w:rPr>
            </w:pPr>
          </w:p>
        </w:tc>
        <w:tc>
          <w:tcPr>
            <w:tcW w:w="0" w:type="auto"/>
          </w:tcPr>
          <w:p w:rsidR="0002799C" w:rsidRPr="004C54D2" w:rsidRDefault="0002799C" w:rsidP="004C54D2">
            <w:pPr>
              <w:ind w:firstLine="0"/>
              <w:jc w:val="left"/>
              <w:rPr>
                <w:rFonts w:eastAsia="Calibri"/>
                <w:sz w:val="22"/>
                <w:szCs w:val="24"/>
                <w:lang w:val="en-US"/>
              </w:rPr>
            </w:pPr>
          </w:p>
        </w:tc>
      </w:tr>
      <w:tr w:rsidR="0002799C" w:rsidRPr="006B3406" w:rsidTr="004C54D2">
        <w:tc>
          <w:tcPr>
            <w:tcW w:w="0" w:type="auto"/>
          </w:tcPr>
          <w:p w:rsidR="0002799C" w:rsidRPr="004C54D2" w:rsidRDefault="0002799C" w:rsidP="004C54D2">
            <w:pPr>
              <w:ind w:firstLine="0"/>
              <w:jc w:val="left"/>
              <w:rPr>
                <w:rFonts w:eastAsia="Calibri"/>
                <w:sz w:val="22"/>
                <w:szCs w:val="24"/>
              </w:rPr>
            </w:pPr>
            <w:del w:id="371" w:author="Tsaun" w:date="2017-01-09T14:18:00Z">
              <w:r w:rsidRPr="004C54D2" w:rsidDel="005A2948">
                <w:rPr>
                  <w:rFonts w:eastAsia="Calibri"/>
                  <w:sz w:val="22"/>
                  <w:szCs w:val="24"/>
                  <w:lang w:val="en-US"/>
                </w:rPr>
                <w:delText>"O2","KR", "AR"</w:delText>
              </w:r>
            </w:del>
          </w:p>
        </w:tc>
        <w:tc>
          <w:tcPr>
            <w:tcW w:w="0" w:type="auto"/>
          </w:tcPr>
          <w:p w:rsidR="0002799C" w:rsidRPr="004C54D2" w:rsidRDefault="0002799C" w:rsidP="004C54D2">
            <w:pPr>
              <w:ind w:firstLine="0"/>
              <w:jc w:val="left"/>
              <w:rPr>
                <w:rFonts w:eastAsia="Calibri"/>
                <w:sz w:val="22"/>
                <w:szCs w:val="24"/>
                <w:lang w:val="en-US"/>
              </w:rPr>
            </w:pPr>
          </w:p>
        </w:tc>
        <w:tc>
          <w:tcPr>
            <w:tcW w:w="0" w:type="auto"/>
          </w:tcPr>
          <w:p w:rsidR="0002799C" w:rsidRPr="004C54D2" w:rsidRDefault="0002799C" w:rsidP="004C54D2">
            <w:pPr>
              <w:ind w:firstLine="0"/>
              <w:jc w:val="left"/>
              <w:rPr>
                <w:rFonts w:eastAsia="Calibri"/>
                <w:sz w:val="22"/>
                <w:szCs w:val="24"/>
                <w:lang w:val="en-US"/>
              </w:rPr>
            </w:pPr>
            <w:r w:rsidRPr="004C54D2">
              <w:rPr>
                <w:rFonts w:eastAsia="Calibri"/>
                <w:sz w:val="22"/>
                <w:szCs w:val="24"/>
                <w:lang w:val="en-US"/>
              </w:rPr>
              <w:t>Не используется</w:t>
            </w:r>
          </w:p>
        </w:tc>
        <w:tc>
          <w:tcPr>
            <w:tcW w:w="0" w:type="auto"/>
          </w:tcPr>
          <w:p w:rsidR="0002799C" w:rsidRPr="004C54D2" w:rsidRDefault="0002799C" w:rsidP="004C54D2">
            <w:pPr>
              <w:ind w:firstLine="0"/>
              <w:jc w:val="left"/>
              <w:rPr>
                <w:rFonts w:eastAsia="Calibri"/>
                <w:sz w:val="22"/>
                <w:szCs w:val="24"/>
                <w:lang w:val="en-US"/>
              </w:rPr>
            </w:pPr>
          </w:p>
        </w:tc>
      </w:tr>
    </w:tbl>
    <w:p w:rsidR="00B72A74" w:rsidRPr="00FC3654" w:rsidRDefault="00B72A74" w:rsidP="00302E18">
      <w:pPr>
        <w:pStyle w:val="5d"/>
        <w:rPr>
          <w:lang w:val="en-US"/>
        </w:rPr>
      </w:pPr>
    </w:p>
    <w:p w:rsidR="00B72A74" w:rsidRPr="00B72A74" w:rsidRDefault="00B72A74" w:rsidP="00AD5B22">
      <w:pPr>
        <w:pStyle w:val="5d"/>
        <w:spacing w:before="0"/>
      </w:pPr>
      <w:r w:rsidRPr="00B72A74">
        <w:t xml:space="preserve">Продукты деления, вышедшие в первый контур РУ </w:t>
      </w:r>
      <w:r w:rsidR="006C0C43">
        <w:t>разбиваются</w:t>
      </w:r>
      <w:r w:rsidRPr="00B72A74">
        <w:t xml:space="preserve"> на три крупные группы в зависимости от их летучести:</w:t>
      </w:r>
      <w:r w:rsidR="00AD5B22">
        <w:t xml:space="preserve"> инертные газы, летучие </w:t>
      </w:r>
      <w:r w:rsidR="00AD5B22" w:rsidRPr="00B72A74">
        <w:t>(</w:t>
      </w:r>
      <w:r w:rsidR="00AB1B16">
        <w:t>в атмосфере первого</w:t>
      </w:r>
      <w:r w:rsidR="00AD5B22" w:rsidRPr="00B72A74">
        <w:t xml:space="preserve"> контур</w:t>
      </w:r>
      <w:r w:rsidR="00AB1B16">
        <w:t>а</w:t>
      </w:r>
      <w:r w:rsidR="00AD5B22" w:rsidRPr="00B72A74">
        <w:t xml:space="preserve"> могут быть в состоянии паров и </w:t>
      </w:r>
      <w:r w:rsidR="00AD5B22">
        <w:t xml:space="preserve">частиц </w:t>
      </w:r>
      <w:r w:rsidR="00AD5B22" w:rsidRPr="00B72A74">
        <w:t>аэрозолей)</w:t>
      </w:r>
      <w:r w:rsidR="00AD5B22">
        <w:t xml:space="preserve"> и нелетучие </w:t>
      </w:r>
      <w:r w:rsidR="00AD5B22" w:rsidRPr="00B72A74">
        <w:t>(</w:t>
      </w:r>
      <w:r w:rsidR="00AB1B16">
        <w:t>в атмосфере первого</w:t>
      </w:r>
      <w:r w:rsidR="00AB1B16" w:rsidRPr="00B72A74">
        <w:t xml:space="preserve"> контур</w:t>
      </w:r>
      <w:r w:rsidR="00AB1B16">
        <w:t>а</w:t>
      </w:r>
      <w:r w:rsidR="00AD5B22" w:rsidRPr="00B72A74">
        <w:t xml:space="preserve"> могут быть только в состоянии </w:t>
      </w:r>
      <w:r w:rsidR="00AD5B22">
        <w:t xml:space="preserve">частиц </w:t>
      </w:r>
      <w:r w:rsidR="00AD5B22" w:rsidRPr="00B72A74">
        <w:t>аэрозолей)</w:t>
      </w:r>
      <w:r w:rsidR="00AD5B22">
        <w:t>.</w:t>
      </w:r>
      <w:r w:rsidR="001A6A8C">
        <w:t xml:space="preserve"> Разбиение на группы показано в </w:t>
      </w:r>
      <w:r w:rsidR="006B3406">
        <w:t>т</w:t>
      </w:r>
      <w:r w:rsidR="001A6A8C">
        <w:t xml:space="preserve">аблице </w:t>
      </w:r>
      <w:r w:rsidR="00FC3070">
        <w:fldChar w:fldCharType="begin"/>
      </w:r>
      <w:r w:rsidR="00FC3070">
        <w:instrText xml:space="preserve"> REF _Ref435786012 \h  \* MERGEFORMAT </w:instrText>
      </w:r>
      <w:r w:rsidR="00FC3070">
        <w:fldChar w:fldCharType="separate"/>
      </w:r>
      <w:ins w:id="372" w:author="Tsaun" w:date="2017-02-22T15:30:00Z">
        <w:r w:rsidR="00226569" w:rsidRPr="00226569">
          <w:rPr>
            <w:vanish/>
          </w:rPr>
          <w:t xml:space="preserve">Таблица </w:t>
        </w:r>
        <w:r w:rsidR="00226569">
          <w:rPr>
            <w:noProof/>
          </w:rPr>
          <w:t>1.1</w:t>
        </w:r>
      </w:ins>
      <w:ins w:id="373" w:author="Томащик" w:date="2017-01-19T16:46:00Z">
        <w:del w:id="374" w:author="Tsaun" w:date="2017-02-22T15:29:00Z">
          <w:r w:rsidR="002F5999" w:rsidRPr="002F5999" w:rsidDel="00226569">
            <w:rPr>
              <w:vanish/>
            </w:rPr>
            <w:delText xml:space="preserve">Таблица </w:delText>
          </w:r>
          <w:r w:rsidR="002F5999" w:rsidDel="00226569">
            <w:rPr>
              <w:noProof/>
            </w:rPr>
            <w:delText>1.1</w:delText>
          </w:r>
        </w:del>
      </w:ins>
      <w:del w:id="375" w:author="Tsaun" w:date="2017-02-22T15:29:00Z">
        <w:r w:rsidR="00B04480" w:rsidRPr="00B04480" w:rsidDel="00226569">
          <w:rPr>
            <w:vanish/>
          </w:rPr>
          <w:delText xml:space="preserve">Таблица </w:delText>
        </w:r>
        <w:r w:rsidR="00B04480" w:rsidDel="00226569">
          <w:rPr>
            <w:noProof/>
          </w:rPr>
          <w:delText>1.1</w:delText>
        </w:r>
      </w:del>
      <w:r w:rsidR="00FC3070">
        <w:fldChar w:fldCharType="end"/>
      </w:r>
      <w:r w:rsidR="001A6A8C">
        <w:t>.</w:t>
      </w:r>
      <w:r w:rsidR="00AD5B22">
        <w:t xml:space="preserve"> </w:t>
      </w:r>
    </w:p>
    <w:p w:rsidR="00B72A74" w:rsidRPr="00B72A74" w:rsidRDefault="006C0C43" w:rsidP="00B72A74">
      <w:pPr>
        <w:pStyle w:val="af3"/>
      </w:pPr>
      <w:r>
        <w:t>Л</w:t>
      </w:r>
      <w:r w:rsidR="009465FC">
        <w:t xml:space="preserve">етучие и нелетучие </w:t>
      </w:r>
      <w:r w:rsidR="00B72A74" w:rsidRPr="00B72A74">
        <w:t xml:space="preserve">продукты деления </w:t>
      </w:r>
      <w:r w:rsidR="00AB1B16">
        <w:t xml:space="preserve">в модуле ПРОФИТ </w:t>
      </w:r>
      <w:r w:rsidR="00B72A74" w:rsidRPr="00B72A74">
        <w:t xml:space="preserve">могут существовать в </w:t>
      </w:r>
      <w:r w:rsidR="00827785">
        <w:t>пяти</w:t>
      </w:r>
      <w:r w:rsidR="00827785" w:rsidRPr="00B72A74">
        <w:t xml:space="preserve"> </w:t>
      </w:r>
      <w:r w:rsidR="00B72A74" w:rsidRPr="00B72A74">
        <w:t xml:space="preserve">состояниях: </w:t>
      </w:r>
    </w:p>
    <w:p w:rsidR="00B72A74" w:rsidRPr="00B72A74" w:rsidRDefault="00B72A74" w:rsidP="00794673">
      <w:pPr>
        <w:widowControl w:val="0"/>
        <w:numPr>
          <w:ilvl w:val="0"/>
          <w:numId w:val="34"/>
        </w:numPr>
        <w:tabs>
          <w:tab w:val="left" w:pos="851"/>
        </w:tabs>
        <w:ind w:left="0" w:firstLine="851"/>
      </w:pPr>
      <w:r w:rsidRPr="00B72A74">
        <w:t xml:space="preserve">пар в газовой фазе; </w:t>
      </w:r>
    </w:p>
    <w:p w:rsidR="00B72A74" w:rsidRPr="00B72A74" w:rsidRDefault="00B72A74" w:rsidP="00794673">
      <w:pPr>
        <w:widowControl w:val="0"/>
        <w:numPr>
          <w:ilvl w:val="0"/>
          <w:numId w:val="34"/>
        </w:numPr>
        <w:tabs>
          <w:tab w:val="left" w:pos="851"/>
        </w:tabs>
        <w:ind w:left="0" w:firstLine="851"/>
      </w:pPr>
      <w:r w:rsidRPr="00B72A74">
        <w:t xml:space="preserve">аэрозоли в газовой фазе; </w:t>
      </w:r>
    </w:p>
    <w:p w:rsidR="00B72A74" w:rsidRPr="00B72A74" w:rsidRDefault="00B72A74" w:rsidP="00794673">
      <w:pPr>
        <w:widowControl w:val="0"/>
        <w:numPr>
          <w:ilvl w:val="0"/>
          <w:numId w:val="34"/>
        </w:numPr>
        <w:tabs>
          <w:tab w:val="left" w:pos="851"/>
        </w:tabs>
        <w:ind w:left="0" w:firstLine="851"/>
      </w:pPr>
      <w:r w:rsidRPr="00B72A74">
        <w:t>пар, сконденсированный на поверхностях стен и аэрозолей;</w:t>
      </w:r>
    </w:p>
    <w:p w:rsidR="00B72A74" w:rsidRPr="00B72A74" w:rsidRDefault="00B72A74" w:rsidP="00794673">
      <w:pPr>
        <w:widowControl w:val="0"/>
        <w:numPr>
          <w:ilvl w:val="0"/>
          <w:numId w:val="34"/>
        </w:numPr>
        <w:tabs>
          <w:tab w:val="left" w:pos="851"/>
        </w:tabs>
        <w:ind w:left="0" w:firstLine="851"/>
      </w:pPr>
      <w:r w:rsidRPr="00B72A74">
        <w:t xml:space="preserve">аэрозоли, осевшие на поверхности; </w:t>
      </w:r>
    </w:p>
    <w:p w:rsidR="00B72A74" w:rsidRPr="00B72A74" w:rsidRDefault="00B72A74" w:rsidP="00794673">
      <w:pPr>
        <w:widowControl w:val="0"/>
        <w:numPr>
          <w:ilvl w:val="0"/>
          <w:numId w:val="34"/>
        </w:numPr>
        <w:tabs>
          <w:tab w:val="left" w:pos="851"/>
        </w:tabs>
        <w:ind w:left="0" w:firstLine="851"/>
      </w:pPr>
      <w:del w:id="376" w:author="to" w:date="2016-12-26T21:41:00Z">
        <w:r w:rsidRPr="00B72A74" w:rsidDel="00D76AEB">
          <w:delText>аэрозоли</w:delText>
        </w:r>
      </w:del>
      <w:ins w:id="377" w:author="to" w:date="2016-12-26T21:41:00Z">
        <w:r w:rsidR="00D76AEB">
          <w:t>пары</w:t>
        </w:r>
      </w:ins>
      <w:r w:rsidRPr="00B72A74">
        <w:t xml:space="preserve">, подвергшиеся </w:t>
      </w:r>
      <w:commentRangeStart w:id="378"/>
      <w:r w:rsidRPr="00B72A74">
        <w:t xml:space="preserve">химической сорбции </w:t>
      </w:r>
      <w:commentRangeEnd w:id="378"/>
      <w:r w:rsidR="00D76AEB">
        <w:rPr>
          <w:rStyle w:val="afffffd"/>
          <w:rFonts w:eastAsia="Calibri"/>
          <w:szCs w:val="20"/>
          <w:lang w:val="en-US" w:eastAsia="ru-RU"/>
        </w:rPr>
        <w:commentReference w:id="378"/>
      </w:r>
      <w:r w:rsidRPr="00B72A74">
        <w:t>стальными поверхностями труб и</w:t>
      </w:r>
      <w:r w:rsidR="001A25AD">
        <w:t xml:space="preserve"> конструкций контура охлаждения.</w:t>
      </w:r>
      <w:r w:rsidRPr="00B72A74">
        <w:t xml:space="preserve"> </w:t>
      </w:r>
    </w:p>
    <w:p w:rsidR="00B72A74" w:rsidRDefault="009465FC" w:rsidP="006C0C43">
      <w:r>
        <w:t>Летучие и нелетучие п</w:t>
      </w:r>
      <w:r w:rsidR="00B72A74" w:rsidRPr="00B72A74">
        <w:t xml:space="preserve">родукты деления могут переходить из одного состояния в другое. </w:t>
      </w:r>
    </w:p>
    <w:p w:rsidR="00B72A74" w:rsidRDefault="0072711A" w:rsidP="00CF0079">
      <w:pPr>
        <w:pStyle w:val="30"/>
      </w:pPr>
      <w:bookmarkStart w:id="379" w:name="_Toc470520351"/>
      <w:r>
        <w:t>Поведение</w:t>
      </w:r>
      <w:r w:rsidR="00B72A74">
        <w:t xml:space="preserve"> ПД в каналах первого контура ЯЭУ</w:t>
      </w:r>
      <w:bookmarkEnd w:id="154"/>
      <w:bookmarkEnd w:id="379"/>
    </w:p>
    <w:p w:rsidR="007B6110" w:rsidRDefault="00B72A74" w:rsidP="00B72A74">
      <w:pPr>
        <w:pStyle w:val="af3"/>
        <w:rPr>
          <w:ins w:id="380" w:author="Tsaun" w:date="2017-01-26T13:54:00Z"/>
        </w:rPr>
      </w:pPr>
      <w:r w:rsidRPr="00FD18C1">
        <w:t xml:space="preserve">Методическую основу для </w:t>
      </w:r>
      <w:r w:rsidR="002F2565">
        <w:t xml:space="preserve">моделирования поведения </w:t>
      </w:r>
      <w:ins w:id="381" w:author="Tsaun" w:date="2017-01-26T13:53:00Z">
        <w:r w:rsidR="007B6110">
          <w:t xml:space="preserve">ПД в каналах первого контура ЯЭУ </w:t>
        </w:r>
      </w:ins>
      <w:del w:id="382" w:author="Tsaun" w:date="2017-01-26T13:53:00Z">
        <w:r w:rsidR="002F2565" w:rsidDel="007B6110">
          <w:delText xml:space="preserve">частиц </w:delText>
        </w:r>
      </w:del>
      <w:r w:rsidRPr="00FD18C1">
        <w:t>составляет</w:t>
      </w:r>
      <w:ins w:id="383" w:author="Tsaun" w:date="2017-01-26T13:53:00Z">
        <w:r w:rsidR="007B6110">
          <w:t xml:space="preserve"> система уравнений</w:t>
        </w:r>
      </w:ins>
      <w:ins w:id="384" w:author="Tsaun" w:date="2017-01-26T13:54:00Z">
        <w:r w:rsidR="007B6110">
          <w:t>,</w:t>
        </w:r>
      </w:ins>
      <w:ins w:id="385" w:author="Tsaun" w:date="2017-01-26T13:53:00Z">
        <w:r w:rsidR="007B6110">
          <w:t xml:space="preserve"> включающая в себя</w:t>
        </w:r>
      </w:ins>
      <w:ins w:id="386" w:author="Tsaun" w:date="2017-01-26T13:54:00Z">
        <w:r w:rsidR="007B6110">
          <w:t>:</w:t>
        </w:r>
      </w:ins>
    </w:p>
    <w:p w:rsidR="00B72A74" w:rsidRPr="00237BC4" w:rsidRDefault="00B72A74" w:rsidP="007B6110">
      <w:pPr>
        <w:pStyle w:val="af3"/>
        <w:numPr>
          <w:ilvl w:val="0"/>
          <w:numId w:val="66"/>
        </w:numPr>
      </w:pPr>
      <w:del w:id="387" w:author="Tsaun" w:date="2017-01-26T13:54:00Z">
        <w:r w:rsidRPr="00FD18C1" w:rsidDel="007B6110">
          <w:delText xml:space="preserve"> </w:delText>
        </w:r>
      </w:del>
      <w:r w:rsidRPr="00FD18C1">
        <w:t>интегро-дифференциально</w:t>
      </w:r>
      <w:r w:rsidR="00FF77E4">
        <w:t>е</w:t>
      </w:r>
      <w:r w:rsidRPr="00FD18C1">
        <w:t xml:space="preserve"> уравнени</w:t>
      </w:r>
      <w:r w:rsidR="00FF77E4">
        <w:t>е</w:t>
      </w:r>
      <w:r w:rsidRPr="00FD18C1">
        <w:t xml:space="preserve"> </w:t>
      </w:r>
      <w:r w:rsidR="00FF21EC">
        <w:fldChar w:fldCharType="begin"/>
      </w:r>
      <w:r w:rsidR="00B5588E">
        <w:instrText xml:space="preserve"> REF _Ref470516249 \h </w:instrText>
      </w:r>
      <w:r w:rsidR="00FF21EC">
        <w:fldChar w:fldCharType="separate"/>
      </w:r>
      <w:r w:rsidR="00226569">
        <w:t>(</w:t>
      </w:r>
      <w:r w:rsidR="00226569">
        <w:rPr>
          <w:noProof/>
        </w:rPr>
        <w:t>1</w:t>
      </w:r>
      <w:r w:rsidR="00226569">
        <w:t>.</w:t>
      </w:r>
      <w:r w:rsidR="00226569">
        <w:rPr>
          <w:noProof/>
        </w:rPr>
        <w:t>1</w:t>
      </w:r>
      <w:r w:rsidR="00226569">
        <w:t>)</w:t>
      </w:r>
      <w:r w:rsidR="00FF21EC">
        <w:fldChar w:fldCharType="end"/>
      </w:r>
      <w:r w:rsidR="00AE3E7C">
        <w:t>, описывающее эволюцию</w:t>
      </w:r>
      <w:r w:rsidR="00874526">
        <w:t xml:space="preserve"> </w:t>
      </w:r>
      <w:r w:rsidRPr="00FD18C1">
        <w:t>функции распределения</w:t>
      </w:r>
      <w:r>
        <w:t xml:space="preserve"> </w:t>
      </w:r>
      <w:r w:rsidR="0068690F">
        <w:t xml:space="preserve">частиц </w:t>
      </w:r>
      <w:r w:rsidRPr="00FD18C1">
        <w:t xml:space="preserve">по размерам </w:t>
      </w:r>
      <w:r w:rsidR="000837ED">
        <w:rPr>
          <w:noProof/>
          <w:position w:val="-10"/>
        </w:rPr>
        <w:drawing>
          <wp:inline distT="0" distB="0" distL="0" distR="0">
            <wp:extent cx="446405" cy="2051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srcRect/>
                    <a:stretch>
                      <a:fillRect/>
                    </a:stretch>
                  </pic:blipFill>
                  <pic:spPr bwMode="auto">
                    <a:xfrm>
                      <a:off x="0" y="0"/>
                      <a:ext cx="446405" cy="205105"/>
                    </a:xfrm>
                    <a:prstGeom prst="rect">
                      <a:avLst/>
                    </a:prstGeom>
                    <a:noFill/>
                    <a:ln w="9525">
                      <a:noFill/>
                      <a:miter lim="800000"/>
                      <a:headEnd/>
                      <a:tailEnd/>
                    </a:ln>
                  </pic:spPr>
                </pic:pic>
              </a:graphicData>
            </a:graphic>
          </wp:inline>
        </w:drawing>
      </w:r>
      <w:r w:rsidR="00FF77E4" w:rsidRPr="00C833DF">
        <w:t xml:space="preserve"> </w:t>
      </w:r>
      <w:r w:rsidR="002F2565">
        <w:t>в однокомпонентном аэрозоле</w:t>
      </w:r>
      <w:r w:rsidR="00E21B31">
        <w:t>, равномерно перемешанном</w:t>
      </w:r>
      <w:r w:rsidR="0027404D">
        <w:t xml:space="preserve"> по объему</w:t>
      </w:r>
      <w:r w:rsidR="00874526">
        <w:t xml:space="preserve"> </w:t>
      </w:r>
      <w:r w:rsidR="00874526">
        <w:rPr>
          <w:lang w:val="en-US"/>
        </w:rPr>
        <w:t>V</w:t>
      </w:r>
      <w:r w:rsidR="00FF77E4" w:rsidRPr="00C833DF">
        <w:t xml:space="preserve"> </w:t>
      </w:r>
      <w:r w:rsidR="007677CB" w:rsidRPr="00C833DF">
        <w:t>[</w:t>
      </w:r>
      <w:r w:rsidR="00FC3070">
        <w:fldChar w:fldCharType="begin"/>
      </w:r>
      <w:r w:rsidR="00FC3070">
        <w:instrText xml:space="preserve"> REF _Ref368586696 \r \h  \* MERGEFORMAT </w:instrText>
      </w:r>
      <w:r w:rsidR="00FC3070">
        <w:fldChar w:fldCharType="separate"/>
      </w:r>
      <w:ins w:id="388" w:author="Tsaun" w:date="2017-02-22T15:30:00Z">
        <w:r w:rsidR="00226569">
          <w:t>69</w:t>
        </w:r>
      </w:ins>
      <w:ins w:id="389" w:author="Томащик" w:date="2017-01-19T16:46:00Z">
        <w:del w:id="390" w:author="Tsaun" w:date="2017-02-22T15:29:00Z">
          <w:r w:rsidR="002F5999" w:rsidDel="00226569">
            <w:delText>69</w:delText>
          </w:r>
        </w:del>
      </w:ins>
      <w:del w:id="391" w:author="Tsaun" w:date="2017-02-22T15:29:00Z">
        <w:r w:rsidR="00ED7A3A" w:rsidDel="00226569">
          <w:delText>70</w:delText>
        </w:r>
      </w:del>
      <w:r w:rsidR="00FC3070">
        <w:fldChar w:fldCharType="end"/>
      </w:r>
      <w:r w:rsidR="007677CB" w:rsidRPr="00C833DF">
        <w:t>]</w:t>
      </w:r>
      <w:r w:rsidR="00AE3E7C">
        <w:t>, с учетом взаимопревращений частиц и наличия источников/стоков</w:t>
      </w:r>
      <w:ins w:id="392" w:author="Tsaun" w:date="2017-01-26T13:55:00Z">
        <w:r w:rsidR="007B6110">
          <w:t xml:space="preserve"> </w:t>
        </w:r>
      </w:ins>
      <w:del w:id="393" w:author="Tsaun" w:date="2017-01-26T13:55:00Z">
        <w:r w:rsidDel="007B6110">
          <w:delText>.</w:delText>
        </w:r>
        <w:r w:rsidRPr="00950260" w:rsidDel="007B6110">
          <w:delText xml:space="preserve"> </w:delText>
        </w:r>
      </w:del>
      <w:ins w:id="394" w:author="Tsaun" w:date="2017-01-26T13:55:00Z">
        <w:r w:rsidR="007B6110">
          <w:t>(</w:t>
        </w:r>
      </w:ins>
      <w:del w:id="395" w:author="Tsaun" w:date="2017-01-26T13:55:00Z">
        <w:r w:rsidRPr="00FC409B" w:rsidDel="007B6110">
          <w:delText>Д</w:delText>
        </w:r>
      </w:del>
      <w:ins w:id="396" w:author="Tsaun" w:date="2017-01-26T13:55:00Z">
        <w:r w:rsidR="007B6110">
          <w:t>д</w:t>
        </w:r>
      </w:ins>
      <w:r w:rsidRPr="00FC409B">
        <w:t>алее везде, где не оговорено особо, будем называть объем аэрозолей «размером», чтобы избежа</w:t>
      </w:r>
      <w:r w:rsidR="00E21B31">
        <w:t>ть путаницы между объемом расчетной ячейки</w:t>
      </w:r>
      <w:r w:rsidRPr="00FC409B">
        <w:t xml:space="preserve"> и объемом аэрозолей</w:t>
      </w:r>
      <w:ins w:id="397" w:author="Tsaun" w:date="2017-01-26T13:55:00Z">
        <w:r w:rsidR="007B6110">
          <w:t>):</w:t>
        </w:r>
      </w:ins>
      <w:del w:id="398" w:author="Tsaun" w:date="2017-01-26T13:55:00Z">
        <w:r w:rsidRPr="00FC409B" w:rsidDel="007B6110">
          <w:delText>.</w:delText>
        </w:r>
      </w:del>
    </w:p>
    <w:p w:rsidR="006007A0" w:rsidRPr="00374035" w:rsidRDefault="006007A0" w:rsidP="00D8096B">
      <w:pPr>
        <w:pStyle w:val="55"/>
        <w:spacing w:after="0"/>
      </w:pPr>
    </w:p>
    <w:tbl>
      <w:tblPr>
        <w:tblW w:w="0" w:type="auto"/>
        <w:tblCellMar>
          <w:left w:w="70" w:type="dxa"/>
          <w:right w:w="70" w:type="dxa"/>
        </w:tblCellMar>
        <w:tblLook w:val="0000" w:firstRow="0" w:lastRow="0" w:firstColumn="0" w:lastColumn="0" w:noHBand="0" w:noVBand="0"/>
      </w:tblPr>
      <w:tblGrid>
        <w:gridCol w:w="3316"/>
        <w:gridCol w:w="736"/>
        <w:gridCol w:w="5726"/>
      </w:tblGrid>
      <w:tr w:rsidR="002507F3" w:rsidRPr="00295FE1" w:rsidTr="002507F3">
        <w:tc>
          <w:tcPr>
            <w:tcW w:w="0" w:type="auto"/>
          </w:tcPr>
          <w:p w:rsidR="002507F3" w:rsidRDefault="000837ED" w:rsidP="00532F35">
            <w:pPr>
              <w:ind w:firstLine="0"/>
              <w:rPr>
                <w:lang w:val="en-US"/>
              </w:rPr>
            </w:pPr>
            <w:r>
              <w:rPr>
                <w:noProof/>
                <w:position w:val="-24"/>
                <w:lang w:eastAsia="ru-RU"/>
              </w:rPr>
              <w:drawing>
                <wp:inline distT="0" distB="0" distL="0" distR="0">
                  <wp:extent cx="1170305" cy="409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srcRect/>
                          <a:stretch>
                            <a:fillRect/>
                          </a:stretch>
                        </pic:blipFill>
                        <pic:spPr bwMode="auto">
                          <a:xfrm>
                            <a:off x="0" y="0"/>
                            <a:ext cx="1170305" cy="409575"/>
                          </a:xfrm>
                          <a:prstGeom prst="rect">
                            <a:avLst/>
                          </a:prstGeom>
                          <a:noFill/>
                          <a:ln w="9525">
                            <a:noFill/>
                            <a:miter lim="800000"/>
                            <a:headEnd/>
                            <a:tailEnd/>
                          </a:ln>
                        </pic:spPr>
                      </pic:pic>
                    </a:graphicData>
                  </a:graphic>
                </wp:inline>
              </w:drawing>
            </w:r>
          </w:p>
          <w:p w:rsidR="002507F3" w:rsidRDefault="000837ED" w:rsidP="00532F35">
            <w:pPr>
              <w:ind w:firstLine="0"/>
              <w:rPr>
                <w:lang w:val="en-US"/>
              </w:rPr>
            </w:pPr>
            <w:r>
              <w:rPr>
                <w:noProof/>
                <w:position w:val="-30"/>
                <w:lang w:eastAsia="ru-RU"/>
              </w:rPr>
              <w:drawing>
                <wp:inline distT="0" distB="0" distL="0" distR="0">
                  <wp:extent cx="1609090" cy="431800"/>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srcRect/>
                          <a:stretch>
                            <a:fillRect/>
                          </a:stretch>
                        </pic:blipFill>
                        <pic:spPr bwMode="auto">
                          <a:xfrm>
                            <a:off x="0" y="0"/>
                            <a:ext cx="1609090" cy="431800"/>
                          </a:xfrm>
                          <a:prstGeom prst="rect">
                            <a:avLst/>
                          </a:prstGeom>
                          <a:noFill/>
                          <a:ln w="9525">
                            <a:noFill/>
                            <a:miter lim="800000"/>
                            <a:headEnd/>
                            <a:tailEnd/>
                          </a:ln>
                        </pic:spPr>
                      </pic:pic>
                    </a:graphicData>
                  </a:graphic>
                </wp:inline>
              </w:drawing>
            </w:r>
          </w:p>
        </w:tc>
        <w:tc>
          <w:tcPr>
            <w:tcW w:w="0" w:type="auto"/>
            <w:vAlign w:val="center"/>
          </w:tcPr>
          <w:p w:rsidR="002507F3" w:rsidRPr="00F64A21" w:rsidRDefault="002507F3" w:rsidP="002507F3">
            <w:pPr>
              <w:ind w:firstLine="0"/>
              <w:jc w:val="center"/>
              <w:rPr>
                <w:lang w:val="en-US"/>
              </w:rPr>
            </w:pPr>
            <w:bookmarkStart w:id="399" w:name="_Ref470516249"/>
            <w:r>
              <w:t>(</w:t>
            </w:r>
            <w:r w:rsidR="00FC3070">
              <w:fldChar w:fldCharType="begin"/>
            </w:r>
            <w:r w:rsidR="00FC3070">
              <w:instrText xml:space="preserve"> STYLEREF 1 \s </w:instrText>
            </w:r>
            <w:r w:rsidR="00FC3070">
              <w:fldChar w:fldCharType="separate"/>
            </w:r>
            <w:r w:rsidR="00226569">
              <w:rPr>
                <w:noProof/>
              </w:rPr>
              <w:t>1</w:t>
            </w:r>
            <w:r w:rsidR="00FC3070">
              <w:rPr>
                <w:noProof/>
              </w:rPr>
              <w:fldChar w:fldCharType="end"/>
            </w:r>
            <w:r>
              <w:t>.</w:t>
            </w:r>
            <w:r w:rsidR="00FC3070">
              <w:fldChar w:fldCharType="begin"/>
            </w:r>
            <w:r w:rsidR="00FC3070">
              <w:instrText xml:space="preserve"> SEQ ( \* ARABIC \s 1 </w:instrText>
            </w:r>
            <w:r w:rsidR="00FC3070">
              <w:fldChar w:fldCharType="separate"/>
            </w:r>
            <w:r w:rsidR="00226569">
              <w:rPr>
                <w:noProof/>
              </w:rPr>
              <w:t>1</w:t>
            </w:r>
            <w:r w:rsidR="00FC3070">
              <w:rPr>
                <w:noProof/>
              </w:rPr>
              <w:fldChar w:fldCharType="end"/>
            </w:r>
            <w:r>
              <w:t>)</w:t>
            </w:r>
            <w:bookmarkEnd w:id="399"/>
          </w:p>
        </w:tc>
        <w:tc>
          <w:tcPr>
            <w:tcW w:w="0" w:type="auto"/>
          </w:tcPr>
          <w:p w:rsidR="002507F3" w:rsidRPr="00A27BEF" w:rsidRDefault="002507F3" w:rsidP="00532F35">
            <w:pPr>
              <w:pStyle w:val="49"/>
            </w:pPr>
            <w:r>
              <w:t>И</w:t>
            </w:r>
            <w:r w:rsidRPr="008314FE">
              <w:t>сточник</w:t>
            </w:r>
            <w:r>
              <w:t xml:space="preserve"> частиц </w:t>
            </w:r>
            <w:r w:rsidRPr="008314FE">
              <w:t>а</w:t>
            </w:r>
            <w:r>
              <w:t>эрозоля</w:t>
            </w:r>
            <w:r w:rsidRPr="008314FE">
              <w:t xml:space="preserve"> размера </w:t>
            </w:r>
            <w:r>
              <w:t xml:space="preserve">χ </w:t>
            </w:r>
          </w:p>
          <w:p w:rsidR="002507F3" w:rsidRPr="00A27BEF" w:rsidRDefault="002507F3" w:rsidP="00532F35">
            <w:pPr>
              <w:pStyle w:val="49"/>
            </w:pPr>
          </w:p>
          <w:p w:rsidR="002507F3" w:rsidRDefault="002507F3" w:rsidP="00532F35">
            <w:pPr>
              <w:pStyle w:val="49"/>
            </w:pPr>
          </w:p>
          <w:p w:rsidR="002507F3" w:rsidRPr="008A6D23" w:rsidRDefault="002507F3" w:rsidP="002507F3">
            <w:pPr>
              <w:pStyle w:val="49"/>
            </w:pPr>
            <w:r>
              <w:t>Изменение числа частиц аэрозоля, связанное с переносом аэрозоля через границы объема</w:t>
            </w:r>
          </w:p>
        </w:tc>
      </w:tr>
      <w:tr w:rsidR="00F64A21" w:rsidRPr="00295FE1" w:rsidTr="00532F35">
        <w:trPr>
          <w:trHeight w:val="709"/>
        </w:trPr>
        <w:tc>
          <w:tcPr>
            <w:tcW w:w="0" w:type="auto"/>
            <w:gridSpan w:val="2"/>
          </w:tcPr>
          <w:p w:rsidR="00F64A21" w:rsidRDefault="000837ED" w:rsidP="00F64A21">
            <w:pPr>
              <w:ind w:firstLine="0"/>
              <w:jc w:val="left"/>
              <w:rPr>
                <w:lang w:val="en-US"/>
              </w:rPr>
            </w:pPr>
            <w:r>
              <w:rPr>
                <w:noProof/>
                <w:position w:val="-32"/>
                <w:lang w:eastAsia="ru-RU"/>
              </w:rPr>
              <w:drawing>
                <wp:inline distT="0" distB="0" distL="0" distR="0">
                  <wp:extent cx="2465070" cy="4826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srcRect/>
                          <a:stretch>
                            <a:fillRect/>
                          </a:stretch>
                        </pic:blipFill>
                        <pic:spPr bwMode="auto">
                          <a:xfrm>
                            <a:off x="0" y="0"/>
                            <a:ext cx="2465070" cy="482600"/>
                          </a:xfrm>
                          <a:prstGeom prst="rect">
                            <a:avLst/>
                          </a:prstGeom>
                          <a:noFill/>
                          <a:ln w="9525">
                            <a:noFill/>
                            <a:miter lim="800000"/>
                            <a:headEnd/>
                            <a:tailEnd/>
                          </a:ln>
                        </pic:spPr>
                      </pic:pic>
                    </a:graphicData>
                  </a:graphic>
                </wp:inline>
              </w:drawing>
            </w:r>
          </w:p>
          <w:p w:rsidR="006007A0" w:rsidRDefault="006B3406" w:rsidP="00F64A21">
            <w:pPr>
              <w:ind w:firstLine="0"/>
              <w:jc w:val="left"/>
            </w:pPr>
            <w:r w:rsidRPr="006B3406">
              <w:rPr>
                <w:position w:val="-32"/>
              </w:rPr>
              <w:object w:dxaOrig="29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35pt;height:37.65pt" o:ole="">
                  <v:imagedata r:id="rId17" o:title=""/>
                </v:shape>
                <o:OLEObject Type="Embed" ProgID="Equation.3" ShapeID="_x0000_i1025" DrawAspect="Content" ObjectID="_1549710350" r:id="rId18"/>
              </w:object>
            </w:r>
          </w:p>
          <w:p w:rsidR="00BF5678" w:rsidRDefault="00BF5678" w:rsidP="00F64A21">
            <w:pPr>
              <w:ind w:firstLine="0"/>
              <w:jc w:val="left"/>
              <w:rPr>
                <w:lang w:val="en-US"/>
              </w:rPr>
            </w:pPr>
          </w:p>
          <w:p w:rsidR="006007A0" w:rsidRDefault="000837ED" w:rsidP="00F64A21">
            <w:pPr>
              <w:ind w:firstLine="0"/>
              <w:jc w:val="left"/>
              <w:rPr>
                <w:lang w:val="en-US"/>
              </w:rPr>
            </w:pPr>
            <w:r>
              <w:rPr>
                <w:noProof/>
                <w:position w:val="-10"/>
                <w:lang w:eastAsia="ru-RU"/>
              </w:rPr>
              <w:drawing>
                <wp:inline distT="0" distB="0" distL="0" distR="0">
                  <wp:extent cx="1082675" cy="20510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
                          <a:srcRect/>
                          <a:stretch>
                            <a:fillRect/>
                          </a:stretch>
                        </pic:blipFill>
                        <pic:spPr bwMode="auto">
                          <a:xfrm>
                            <a:off x="0" y="0"/>
                            <a:ext cx="1082675" cy="205105"/>
                          </a:xfrm>
                          <a:prstGeom prst="rect">
                            <a:avLst/>
                          </a:prstGeom>
                          <a:noFill/>
                          <a:ln w="9525">
                            <a:noFill/>
                            <a:miter lim="800000"/>
                            <a:headEnd/>
                            <a:tailEnd/>
                          </a:ln>
                        </pic:spPr>
                      </pic:pic>
                    </a:graphicData>
                  </a:graphic>
                </wp:inline>
              </w:drawing>
            </w:r>
          </w:p>
          <w:p w:rsidR="006007A0" w:rsidRDefault="006007A0" w:rsidP="00F64A21">
            <w:pPr>
              <w:ind w:firstLine="0"/>
              <w:jc w:val="left"/>
              <w:rPr>
                <w:lang w:val="en-US"/>
              </w:rPr>
            </w:pPr>
          </w:p>
          <w:p w:rsidR="006007A0" w:rsidRPr="006007A0" w:rsidRDefault="000837ED" w:rsidP="00F64A21">
            <w:pPr>
              <w:ind w:firstLine="0"/>
              <w:jc w:val="left"/>
              <w:rPr>
                <w:lang w:val="en-US"/>
              </w:rPr>
            </w:pPr>
            <w:r>
              <w:rPr>
                <w:noProof/>
                <w:position w:val="-28"/>
                <w:lang w:eastAsia="ru-RU"/>
              </w:rPr>
              <w:drawing>
                <wp:inline distT="0" distB="0" distL="0" distR="0">
                  <wp:extent cx="1221740" cy="44640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0"/>
                          <a:srcRect/>
                          <a:stretch>
                            <a:fillRect/>
                          </a:stretch>
                        </pic:blipFill>
                        <pic:spPr bwMode="auto">
                          <a:xfrm>
                            <a:off x="0" y="0"/>
                            <a:ext cx="1221740" cy="446405"/>
                          </a:xfrm>
                          <a:prstGeom prst="rect">
                            <a:avLst/>
                          </a:prstGeom>
                          <a:noFill/>
                          <a:ln w="9525">
                            <a:noFill/>
                            <a:miter lim="800000"/>
                            <a:headEnd/>
                            <a:tailEnd/>
                          </a:ln>
                        </pic:spPr>
                      </pic:pic>
                    </a:graphicData>
                  </a:graphic>
                </wp:inline>
              </w:drawing>
            </w:r>
          </w:p>
        </w:tc>
        <w:tc>
          <w:tcPr>
            <w:tcW w:w="0" w:type="auto"/>
          </w:tcPr>
          <w:p w:rsidR="005D7D06" w:rsidRDefault="005D7D06" w:rsidP="006007A0">
            <w:pPr>
              <w:pStyle w:val="49"/>
            </w:pPr>
          </w:p>
          <w:p w:rsidR="00F64A21" w:rsidRPr="006007A0" w:rsidRDefault="00F64A21" w:rsidP="006007A0">
            <w:pPr>
              <w:pStyle w:val="49"/>
            </w:pPr>
            <w:r w:rsidRPr="008314FE">
              <w:t xml:space="preserve">Образование </w:t>
            </w:r>
            <w:r w:rsidR="008E489C">
              <w:t>частиц аэрозоля</w:t>
            </w:r>
            <w:r w:rsidRPr="008314FE">
              <w:t xml:space="preserve"> размера </w:t>
            </w:r>
            <w:r w:rsidR="006007A0">
              <w:t>χ</w:t>
            </w:r>
            <w:r w:rsidRPr="008314FE">
              <w:t xml:space="preserve"> за счет коагуляции </w:t>
            </w:r>
            <w:r w:rsidR="008E489C">
              <w:t xml:space="preserve">частиц </w:t>
            </w:r>
            <w:r w:rsidR="00827896">
              <w:t xml:space="preserve">меньшего </w:t>
            </w:r>
            <w:r w:rsidRPr="008314FE">
              <w:t xml:space="preserve">размера </w:t>
            </w:r>
            <w:r w:rsidR="006007A0">
              <w:t>ξ</w:t>
            </w:r>
            <w:r w:rsidRPr="008314FE">
              <w:t xml:space="preserve"> и </w:t>
            </w:r>
            <w:r w:rsidR="006007A0">
              <w:t>χ</w:t>
            </w:r>
            <w:r w:rsidR="006007A0" w:rsidRPr="008314FE">
              <w:t xml:space="preserve"> </w:t>
            </w:r>
            <w:r w:rsidR="006007A0" w:rsidRPr="006007A0">
              <w:t>-</w:t>
            </w:r>
            <w:r w:rsidR="006007A0">
              <w:t xml:space="preserve"> ξ</w:t>
            </w:r>
            <w:r w:rsidR="006007A0" w:rsidRPr="008314FE">
              <w:t xml:space="preserve"> </w:t>
            </w:r>
          </w:p>
          <w:p w:rsidR="006007A0" w:rsidRPr="006007A0" w:rsidRDefault="006007A0" w:rsidP="006007A0">
            <w:pPr>
              <w:pStyle w:val="49"/>
            </w:pPr>
          </w:p>
          <w:p w:rsidR="006007A0" w:rsidRPr="006007A0" w:rsidRDefault="006007A0" w:rsidP="006007A0">
            <w:pPr>
              <w:pStyle w:val="49"/>
            </w:pPr>
            <w:r w:rsidRPr="008314FE">
              <w:t xml:space="preserve">Выведение </w:t>
            </w:r>
            <w:r w:rsidR="008E489C">
              <w:t>частиц аэрозоля</w:t>
            </w:r>
            <w:r w:rsidRPr="008314FE">
              <w:t xml:space="preserve"> размера </w:t>
            </w:r>
            <w:r>
              <w:t>χ</w:t>
            </w:r>
            <w:r w:rsidRPr="008314FE">
              <w:t xml:space="preserve"> за счет коагуляции с другими </w:t>
            </w:r>
            <w:r w:rsidR="008E489C">
              <w:t>частицами</w:t>
            </w:r>
          </w:p>
          <w:p w:rsidR="006007A0" w:rsidRPr="006007A0" w:rsidRDefault="006007A0" w:rsidP="006007A0">
            <w:pPr>
              <w:pStyle w:val="49"/>
            </w:pPr>
          </w:p>
          <w:p w:rsidR="006007A0" w:rsidRPr="00A27BEF" w:rsidRDefault="006007A0" w:rsidP="006007A0">
            <w:pPr>
              <w:pStyle w:val="49"/>
            </w:pPr>
            <w:r w:rsidRPr="008314FE">
              <w:t xml:space="preserve">Выведение </w:t>
            </w:r>
            <w:r w:rsidR="008E489C">
              <w:t>частиц</w:t>
            </w:r>
            <w:r w:rsidRPr="008314FE">
              <w:t xml:space="preserve"> размера </w:t>
            </w:r>
            <w:r>
              <w:t>χ</w:t>
            </w:r>
            <w:r w:rsidRPr="008314FE">
              <w:t xml:space="preserve"> за счет процессов осаждения</w:t>
            </w:r>
          </w:p>
          <w:p w:rsidR="006007A0" w:rsidRPr="00A27BEF" w:rsidRDefault="006007A0" w:rsidP="006007A0">
            <w:pPr>
              <w:pStyle w:val="49"/>
            </w:pPr>
          </w:p>
          <w:p w:rsidR="006007A0" w:rsidRPr="006007A0" w:rsidRDefault="006007A0" w:rsidP="00E21B31">
            <w:pPr>
              <w:pStyle w:val="49"/>
            </w:pPr>
            <w:r w:rsidRPr="008314FE">
              <w:t xml:space="preserve">Изменение распределения </w:t>
            </w:r>
            <w:r w:rsidR="008E489C">
              <w:t xml:space="preserve"> частиц</w:t>
            </w:r>
            <w:r w:rsidRPr="008314FE">
              <w:t xml:space="preserve"> размера </w:t>
            </w:r>
            <w:r>
              <w:t>χ</w:t>
            </w:r>
            <w:r w:rsidR="008E489C">
              <w:t xml:space="preserve"> за счет</w:t>
            </w:r>
            <w:r w:rsidRPr="008314FE">
              <w:t xml:space="preserve"> конденсации</w:t>
            </w:r>
            <w:r w:rsidR="008E489C">
              <w:t xml:space="preserve"> пара или испарения</w:t>
            </w:r>
            <w:r w:rsidRPr="008314FE">
              <w:t xml:space="preserve"> </w:t>
            </w:r>
          </w:p>
        </w:tc>
      </w:tr>
    </w:tbl>
    <w:p w:rsidR="00B72A74" w:rsidRDefault="00B72A74" w:rsidP="00B72A74">
      <w:pPr>
        <w:pStyle w:val="affffffffff"/>
        <w:spacing w:before="0" w:after="0"/>
      </w:pPr>
      <w:r w:rsidRPr="000801C3">
        <w:t>где</w:t>
      </w:r>
    </w:p>
    <w:tbl>
      <w:tblPr>
        <w:tblW w:w="0" w:type="auto"/>
        <w:tblInd w:w="70" w:type="dxa"/>
        <w:tblCellMar>
          <w:left w:w="70" w:type="dxa"/>
          <w:right w:w="70" w:type="dxa"/>
        </w:tblCellMar>
        <w:tblLook w:val="0000" w:firstRow="0" w:lastRow="0" w:firstColumn="0" w:lastColumn="0" w:noHBand="0" w:noVBand="0"/>
      </w:tblPr>
      <w:tblGrid>
        <w:gridCol w:w="1134"/>
        <w:gridCol w:w="7829"/>
        <w:gridCol w:w="719"/>
      </w:tblGrid>
      <w:tr w:rsidR="00B72A74" w:rsidRPr="00295FE1" w:rsidTr="002507F3">
        <w:trPr>
          <w:trHeight w:val="469"/>
        </w:trPr>
        <w:tc>
          <w:tcPr>
            <w:tcW w:w="1134" w:type="dxa"/>
          </w:tcPr>
          <w:p w:rsidR="00B72A74" w:rsidRPr="00C82E8E" w:rsidRDefault="000837ED" w:rsidP="00015DD9">
            <w:pPr>
              <w:pStyle w:val="1-6"/>
              <w:ind w:firstLine="0"/>
              <w:rPr>
                <w:lang w:val="en-US"/>
              </w:rPr>
            </w:pPr>
            <w:r>
              <w:rPr>
                <w:noProof/>
                <w:position w:val="-12"/>
              </w:rPr>
              <w:drawing>
                <wp:inline distT="0" distB="0" distL="0" distR="0">
                  <wp:extent cx="504825" cy="226695"/>
                  <wp:effectExtent l="1905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a:srcRect/>
                          <a:stretch>
                            <a:fillRect/>
                          </a:stretch>
                        </pic:blipFill>
                        <pic:spPr bwMode="auto">
                          <a:xfrm>
                            <a:off x="0" y="0"/>
                            <a:ext cx="504825" cy="226695"/>
                          </a:xfrm>
                          <a:prstGeom prst="rect">
                            <a:avLst/>
                          </a:prstGeom>
                          <a:noFill/>
                          <a:ln w="9525">
                            <a:noFill/>
                            <a:miter lim="800000"/>
                            <a:headEnd/>
                            <a:tailEnd/>
                          </a:ln>
                        </pic:spPr>
                      </pic:pic>
                    </a:graphicData>
                  </a:graphic>
                </wp:inline>
              </w:drawing>
            </w:r>
            <w:r w:rsidR="00B72A74">
              <w:rPr>
                <w:lang w:val="en-US"/>
              </w:rPr>
              <w:t xml:space="preserve"> - </w:t>
            </w:r>
          </w:p>
        </w:tc>
        <w:tc>
          <w:tcPr>
            <w:tcW w:w="7829" w:type="dxa"/>
          </w:tcPr>
          <w:p w:rsidR="00B72A74" w:rsidRPr="008314FE" w:rsidRDefault="00625DEF" w:rsidP="00E21B31">
            <w:pPr>
              <w:pStyle w:val="49"/>
            </w:pPr>
            <w:commentRangeStart w:id="400"/>
            <w:r>
              <w:t>в</w:t>
            </w:r>
            <w:r w:rsidR="00595175">
              <w:t xml:space="preserve">екторная </w:t>
            </w:r>
            <w:commentRangeEnd w:id="400"/>
            <w:r w:rsidR="00D76AEB">
              <w:rPr>
                <w:rStyle w:val="afffffd"/>
                <w:lang w:val="en-US"/>
              </w:rPr>
              <w:commentReference w:id="400"/>
            </w:r>
            <w:r w:rsidR="00595175">
              <w:t xml:space="preserve">сумма скоростей </w:t>
            </w:r>
            <w:r w:rsidR="00B15900">
              <w:t>газа-носителя</w:t>
            </w:r>
            <w:r w:rsidR="0077514E">
              <w:t xml:space="preserve"> </w:t>
            </w:r>
            <w:r w:rsidR="00595175">
              <w:t>и</w:t>
            </w:r>
            <w:r w:rsidR="00A33A6C">
              <w:t xml:space="preserve"> частиц </w:t>
            </w:r>
            <w:r w:rsidR="00813515">
              <w:t xml:space="preserve">на границе </w:t>
            </w:r>
            <w:r w:rsidR="00E21B31">
              <w:t>объема</w:t>
            </w:r>
          </w:p>
        </w:tc>
        <w:tc>
          <w:tcPr>
            <w:tcW w:w="0" w:type="auto"/>
          </w:tcPr>
          <w:p w:rsidR="00B72A74" w:rsidRPr="00A27BEF" w:rsidRDefault="00A27BEF" w:rsidP="00015DD9">
            <w:pPr>
              <w:ind w:firstLine="0"/>
              <w:rPr>
                <w:lang w:val="en-US"/>
              </w:rPr>
            </w:pPr>
            <w:r w:rsidRPr="00295FE1">
              <w:t>м</w:t>
            </w:r>
            <w:r>
              <w:rPr>
                <w:lang w:val="en-US"/>
              </w:rPr>
              <w:t xml:space="preserve"> </w:t>
            </w:r>
            <w:r w:rsidRPr="00A27BEF">
              <w:rPr>
                <w:lang w:val="en-US"/>
              </w:rPr>
              <w:t>c</w:t>
            </w:r>
            <w:r w:rsidRPr="00A27BEF">
              <w:rPr>
                <w:vertAlign w:val="superscript"/>
                <w:lang w:val="en-US"/>
              </w:rPr>
              <w:t>-1</w:t>
            </w:r>
          </w:p>
        </w:tc>
      </w:tr>
      <w:tr w:rsidR="00B72A74" w:rsidRPr="00295FE1" w:rsidTr="002507F3">
        <w:tc>
          <w:tcPr>
            <w:tcW w:w="1134" w:type="dxa"/>
          </w:tcPr>
          <w:p w:rsidR="00B72A74" w:rsidRPr="00C82E8E" w:rsidRDefault="000837ED" w:rsidP="00015DD9">
            <w:pPr>
              <w:pStyle w:val="1-6"/>
              <w:ind w:firstLine="0"/>
              <w:rPr>
                <w:lang w:val="en-US"/>
              </w:rPr>
            </w:pPr>
            <w:r>
              <w:rPr>
                <w:noProof/>
                <w:position w:val="-10"/>
              </w:rPr>
              <w:drawing>
                <wp:inline distT="0" distB="0" distL="0" distR="0">
                  <wp:extent cx="446405" cy="205105"/>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srcRect/>
                          <a:stretch>
                            <a:fillRect/>
                          </a:stretch>
                        </pic:blipFill>
                        <pic:spPr bwMode="auto">
                          <a:xfrm>
                            <a:off x="0" y="0"/>
                            <a:ext cx="446405" cy="205105"/>
                          </a:xfrm>
                          <a:prstGeom prst="rect">
                            <a:avLst/>
                          </a:prstGeom>
                          <a:noFill/>
                          <a:ln w="9525">
                            <a:noFill/>
                            <a:miter lim="800000"/>
                            <a:headEnd/>
                            <a:tailEnd/>
                          </a:ln>
                        </pic:spPr>
                      </pic:pic>
                    </a:graphicData>
                  </a:graphic>
                </wp:inline>
              </w:drawing>
            </w:r>
            <w:r w:rsidR="006007A0">
              <w:rPr>
                <w:lang w:val="en-US"/>
              </w:rPr>
              <w:t>-</w:t>
            </w:r>
          </w:p>
        </w:tc>
        <w:tc>
          <w:tcPr>
            <w:tcW w:w="7829" w:type="dxa"/>
          </w:tcPr>
          <w:p w:rsidR="00B72A74" w:rsidRPr="008314FE" w:rsidRDefault="00B72A74" w:rsidP="00E21B31">
            <w:pPr>
              <w:pStyle w:val="49"/>
            </w:pPr>
            <w:r w:rsidRPr="008314FE">
              <w:t>функция распределения</w:t>
            </w:r>
            <w:r w:rsidR="00FF77E4">
              <w:t xml:space="preserve"> </w:t>
            </w:r>
            <w:r w:rsidRPr="008314FE">
              <w:t>числ</w:t>
            </w:r>
            <w:r w:rsidR="00FF77E4">
              <w:t>а</w:t>
            </w:r>
            <w:r w:rsidR="00D96B03">
              <w:t xml:space="preserve"> частиц</w:t>
            </w:r>
            <w:r w:rsidRPr="008314FE">
              <w:t xml:space="preserve"> аэрозол</w:t>
            </w:r>
            <w:r w:rsidR="00D96B03">
              <w:t>я</w:t>
            </w:r>
            <w:r w:rsidRPr="008314FE">
              <w:t xml:space="preserve"> на единицу объема (</w:t>
            </w:r>
            <w:r w:rsidR="006007A0">
              <w:t xml:space="preserve">числовая </w:t>
            </w:r>
            <w:r w:rsidRPr="008314FE">
              <w:t>концентрация)</w:t>
            </w:r>
            <w:r w:rsidR="00FF77E4" w:rsidRPr="008314FE">
              <w:t>, зависящая от размера</w:t>
            </w:r>
          </w:p>
        </w:tc>
        <w:tc>
          <w:tcPr>
            <w:tcW w:w="0" w:type="auto"/>
          </w:tcPr>
          <w:p w:rsidR="00B72A74" w:rsidRPr="00295FE1" w:rsidRDefault="00C47DF2" w:rsidP="00015DD9">
            <w:pPr>
              <w:ind w:firstLine="0"/>
            </w:pPr>
            <w:r>
              <w:br/>
            </w:r>
            <w:r w:rsidR="00B72A74" w:rsidRPr="00295FE1">
              <w:t>м</w:t>
            </w:r>
            <w:r w:rsidR="00B72A74" w:rsidRPr="00295FE1">
              <w:rPr>
                <w:vertAlign w:val="superscript"/>
                <w:lang w:val="en-US"/>
              </w:rPr>
              <w:t>–</w:t>
            </w:r>
            <w:r w:rsidR="006007A0">
              <w:rPr>
                <w:vertAlign w:val="superscript"/>
              </w:rPr>
              <w:t>3</w:t>
            </w:r>
          </w:p>
        </w:tc>
      </w:tr>
      <w:tr w:rsidR="00B72A74" w:rsidRPr="00295FE1" w:rsidTr="002507F3">
        <w:tc>
          <w:tcPr>
            <w:tcW w:w="1134" w:type="dxa"/>
          </w:tcPr>
          <w:p w:rsidR="00B72A74" w:rsidRPr="00C82E8E" w:rsidRDefault="006007A0" w:rsidP="00015DD9">
            <w:pPr>
              <w:pStyle w:val="1-6"/>
              <w:ind w:firstLine="0"/>
              <w:rPr>
                <w:lang w:val="en-US"/>
              </w:rPr>
            </w:pPr>
            <w:r>
              <w:t>χ</w:t>
            </w:r>
            <w:r w:rsidR="00B72A74">
              <w:t xml:space="preserve">, </w:t>
            </w:r>
            <w:r>
              <w:t>ξ</w:t>
            </w:r>
            <w:r w:rsidRPr="008314FE">
              <w:t xml:space="preserve"> </w:t>
            </w:r>
            <w:r w:rsidR="00B72A74">
              <w:rPr>
                <w:lang w:val="en-US"/>
              </w:rPr>
              <w:t xml:space="preserve">- </w:t>
            </w:r>
          </w:p>
        </w:tc>
        <w:tc>
          <w:tcPr>
            <w:tcW w:w="7829" w:type="dxa"/>
          </w:tcPr>
          <w:p w:rsidR="00B72A74" w:rsidRPr="008314FE" w:rsidRDefault="00B72A74" w:rsidP="004E7FAB">
            <w:pPr>
              <w:pStyle w:val="49"/>
            </w:pPr>
            <w:r w:rsidRPr="008314FE">
              <w:t xml:space="preserve">размер </w:t>
            </w:r>
            <w:r w:rsidR="004E7FAB">
              <w:t xml:space="preserve">(объем) </w:t>
            </w:r>
            <w:r w:rsidR="00D96B03">
              <w:t xml:space="preserve">частиц </w:t>
            </w:r>
            <w:r w:rsidRPr="008314FE">
              <w:t>аэрозол</w:t>
            </w:r>
            <w:r w:rsidR="006007A0">
              <w:t>я</w:t>
            </w:r>
            <w:r w:rsidR="004E7FAB">
              <w:t xml:space="preserve"> </w:t>
            </w:r>
          </w:p>
        </w:tc>
        <w:tc>
          <w:tcPr>
            <w:tcW w:w="0" w:type="auto"/>
          </w:tcPr>
          <w:p w:rsidR="00B72A74" w:rsidRPr="00295FE1" w:rsidRDefault="00B72A74" w:rsidP="00015DD9">
            <w:pPr>
              <w:ind w:firstLine="0"/>
            </w:pPr>
            <w:r w:rsidRPr="00295FE1">
              <w:t>м</w:t>
            </w:r>
            <w:r w:rsidRPr="00295FE1">
              <w:rPr>
                <w:vertAlign w:val="superscript"/>
              </w:rPr>
              <w:t>3</w:t>
            </w:r>
          </w:p>
        </w:tc>
      </w:tr>
      <w:tr w:rsidR="00B72A74" w:rsidRPr="00295FE1" w:rsidTr="002507F3">
        <w:tc>
          <w:tcPr>
            <w:tcW w:w="1134" w:type="dxa"/>
          </w:tcPr>
          <w:p w:rsidR="00B72A74" w:rsidRPr="00C82E8E" w:rsidRDefault="00B72A74" w:rsidP="00015DD9">
            <w:pPr>
              <w:pStyle w:val="1-6"/>
              <w:ind w:firstLine="0"/>
              <w:rPr>
                <w:lang w:val="en-US"/>
              </w:rPr>
            </w:pPr>
            <w:r>
              <w:lastRenderedPageBreak/>
              <w:t>t</w:t>
            </w:r>
            <w:r>
              <w:rPr>
                <w:lang w:val="en-US"/>
              </w:rPr>
              <w:t xml:space="preserve"> - </w:t>
            </w:r>
          </w:p>
        </w:tc>
        <w:tc>
          <w:tcPr>
            <w:tcW w:w="7829" w:type="dxa"/>
          </w:tcPr>
          <w:p w:rsidR="00B72A74" w:rsidRPr="008314FE" w:rsidRDefault="00B72A74" w:rsidP="00015DD9">
            <w:pPr>
              <w:pStyle w:val="49"/>
            </w:pPr>
            <w:r w:rsidRPr="008314FE">
              <w:t>время</w:t>
            </w:r>
          </w:p>
        </w:tc>
        <w:tc>
          <w:tcPr>
            <w:tcW w:w="0" w:type="auto"/>
          </w:tcPr>
          <w:p w:rsidR="00B72A74" w:rsidRPr="00295FE1" w:rsidRDefault="00B72A74" w:rsidP="00015DD9">
            <w:pPr>
              <w:ind w:firstLine="0"/>
            </w:pPr>
            <w:r w:rsidRPr="00295FE1">
              <w:t>с</w:t>
            </w:r>
          </w:p>
        </w:tc>
      </w:tr>
      <w:tr w:rsidR="00B72A74" w:rsidRPr="00295FE1" w:rsidTr="002507F3">
        <w:tc>
          <w:tcPr>
            <w:tcW w:w="1134" w:type="dxa"/>
          </w:tcPr>
          <w:p w:rsidR="00B72A74" w:rsidRPr="00C82E8E" w:rsidRDefault="00B72A74" w:rsidP="00015DD9">
            <w:pPr>
              <w:pStyle w:val="1-6"/>
              <w:ind w:firstLine="0"/>
              <w:rPr>
                <w:lang w:val="en-US"/>
              </w:rPr>
            </w:pPr>
            <w:r>
              <w:t>S(</w:t>
            </w:r>
            <w:r w:rsidR="009517E5">
              <w:t>χ</w:t>
            </w:r>
            <w:r>
              <w:t>,t)</w:t>
            </w:r>
            <w:r>
              <w:rPr>
                <w:lang w:val="en-US"/>
              </w:rPr>
              <w:t xml:space="preserve"> - </w:t>
            </w:r>
          </w:p>
        </w:tc>
        <w:tc>
          <w:tcPr>
            <w:tcW w:w="7829" w:type="dxa"/>
          </w:tcPr>
          <w:p w:rsidR="00B72A74" w:rsidRPr="00A27BEF" w:rsidRDefault="00B72A74" w:rsidP="009517E5">
            <w:pPr>
              <w:pStyle w:val="49"/>
            </w:pPr>
            <w:r w:rsidRPr="008314FE">
              <w:t>функция распределения</w:t>
            </w:r>
            <w:r w:rsidR="009517E5">
              <w:t xml:space="preserve"> источника</w:t>
            </w:r>
            <w:r w:rsidR="00152F6B">
              <w:t>/стока</w:t>
            </w:r>
            <w:r w:rsidR="009517E5">
              <w:t xml:space="preserve"> частиц</w:t>
            </w:r>
          </w:p>
        </w:tc>
        <w:tc>
          <w:tcPr>
            <w:tcW w:w="0" w:type="auto"/>
          </w:tcPr>
          <w:p w:rsidR="00B72A74" w:rsidRPr="00295FE1" w:rsidRDefault="00B72A74" w:rsidP="00015DD9">
            <w:pPr>
              <w:ind w:firstLine="0"/>
            </w:pPr>
            <w:r w:rsidRPr="00295FE1">
              <w:t>м</w:t>
            </w:r>
            <w:r w:rsidRPr="00295FE1">
              <w:rPr>
                <w:vertAlign w:val="superscript"/>
                <w:lang w:val="en-US"/>
              </w:rPr>
              <w:t>–</w:t>
            </w:r>
            <w:r w:rsidR="009517E5">
              <w:rPr>
                <w:vertAlign w:val="superscript"/>
              </w:rPr>
              <w:t>3</w:t>
            </w:r>
            <w:r w:rsidRPr="00295FE1">
              <w:t>с</w:t>
            </w:r>
            <w:r w:rsidRPr="00295FE1">
              <w:rPr>
                <w:vertAlign w:val="superscript"/>
                <w:lang w:val="en-US"/>
              </w:rPr>
              <w:t>–</w:t>
            </w:r>
            <w:r w:rsidRPr="00295FE1">
              <w:rPr>
                <w:vertAlign w:val="superscript"/>
              </w:rPr>
              <w:t>1</w:t>
            </w:r>
          </w:p>
        </w:tc>
      </w:tr>
      <w:tr w:rsidR="00B72A74" w:rsidRPr="00295FE1" w:rsidTr="002507F3">
        <w:tc>
          <w:tcPr>
            <w:tcW w:w="1134" w:type="dxa"/>
          </w:tcPr>
          <w:p w:rsidR="00B72A74" w:rsidRPr="00C82E8E" w:rsidRDefault="00B72A74" w:rsidP="00015DD9">
            <w:pPr>
              <w:pStyle w:val="1-6"/>
              <w:ind w:firstLine="0"/>
              <w:rPr>
                <w:i/>
                <w:lang w:val="en-US"/>
              </w:rPr>
            </w:pPr>
            <w:r>
              <w:rPr>
                <w:szCs w:val="24"/>
              </w:rPr>
              <w:sym w:font="Symbol" w:char="F046"/>
            </w:r>
            <w:r>
              <w:rPr>
                <w:lang w:val="en-US"/>
              </w:rPr>
              <w:t xml:space="preserve"> - </w:t>
            </w:r>
          </w:p>
        </w:tc>
        <w:tc>
          <w:tcPr>
            <w:tcW w:w="7829" w:type="dxa"/>
          </w:tcPr>
          <w:p w:rsidR="00B72A74" w:rsidRPr="008314FE" w:rsidRDefault="00B72A74" w:rsidP="00015DD9">
            <w:pPr>
              <w:pStyle w:val="49"/>
            </w:pPr>
            <w:r w:rsidRPr="008314FE">
              <w:t>ядро коагуляции</w:t>
            </w:r>
          </w:p>
        </w:tc>
        <w:tc>
          <w:tcPr>
            <w:tcW w:w="0" w:type="auto"/>
          </w:tcPr>
          <w:p w:rsidR="00B72A74" w:rsidRPr="00295FE1" w:rsidRDefault="00B72A74" w:rsidP="00015DD9">
            <w:pPr>
              <w:ind w:firstLine="0"/>
            </w:pPr>
            <w:r w:rsidRPr="00295FE1">
              <w:t>м</w:t>
            </w:r>
            <w:r w:rsidR="009A7169">
              <w:rPr>
                <w:vertAlign w:val="superscript"/>
              </w:rPr>
              <w:t>3</w:t>
            </w:r>
            <w:r w:rsidRPr="00295FE1">
              <w:t>с</w:t>
            </w:r>
            <w:r w:rsidR="00C47DF2" w:rsidRPr="00C47DF2">
              <w:rPr>
                <w:vertAlign w:val="superscript"/>
              </w:rPr>
              <w:t>-1</w:t>
            </w:r>
          </w:p>
        </w:tc>
      </w:tr>
      <w:tr w:rsidR="00B72A74" w:rsidRPr="005D7D06" w:rsidTr="002507F3">
        <w:tc>
          <w:tcPr>
            <w:tcW w:w="1134" w:type="dxa"/>
          </w:tcPr>
          <w:p w:rsidR="00B72A74" w:rsidRPr="009517E5" w:rsidRDefault="00B72A74" w:rsidP="00015DD9">
            <w:pPr>
              <w:pStyle w:val="1-6"/>
              <w:ind w:firstLine="0"/>
              <w:rPr>
                <w:i/>
                <w:lang w:val="en-US"/>
              </w:rPr>
            </w:pPr>
            <w:r w:rsidRPr="009517E5">
              <w:t>R</w:t>
            </w:r>
            <w:r w:rsidR="009517E5" w:rsidRPr="009517E5">
              <w:rPr>
                <w:lang w:val="en-US"/>
              </w:rPr>
              <w:t xml:space="preserve"> </w:t>
            </w:r>
            <w:r w:rsidRPr="009517E5">
              <w:rPr>
                <w:lang w:val="en-US"/>
              </w:rPr>
              <w:t xml:space="preserve">- </w:t>
            </w:r>
          </w:p>
        </w:tc>
        <w:tc>
          <w:tcPr>
            <w:tcW w:w="7829" w:type="dxa"/>
          </w:tcPr>
          <w:p w:rsidR="00B72A74" w:rsidRPr="009517E5" w:rsidRDefault="00B72A74" w:rsidP="007B6110">
            <w:pPr>
              <w:pStyle w:val="49"/>
            </w:pPr>
            <w:r w:rsidRPr="009517E5">
              <w:t xml:space="preserve">скорость </w:t>
            </w:r>
            <w:r w:rsidR="00FD22C0">
              <w:t>выведения</w:t>
            </w:r>
            <w:del w:id="401" w:author="Tsaun" w:date="2017-01-26T13:56:00Z">
              <w:r w:rsidR="00FD22C0" w:rsidDel="007B6110">
                <w:delText xml:space="preserve"> </w:delText>
              </w:r>
            </w:del>
          </w:p>
        </w:tc>
        <w:tc>
          <w:tcPr>
            <w:tcW w:w="0" w:type="auto"/>
          </w:tcPr>
          <w:p w:rsidR="00B72A74" w:rsidRPr="009517E5" w:rsidRDefault="00B72A74" w:rsidP="00015DD9">
            <w:pPr>
              <w:ind w:firstLine="0"/>
            </w:pPr>
            <w:r w:rsidRPr="009517E5">
              <w:t>с</w:t>
            </w:r>
            <w:r w:rsidRPr="00A27BEF">
              <w:rPr>
                <w:vertAlign w:val="superscript"/>
                <w:lang w:val="en-US"/>
              </w:rPr>
              <w:t>–</w:t>
            </w:r>
            <w:r w:rsidRPr="00A27BEF">
              <w:rPr>
                <w:vertAlign w:val="superscript"/>
              </w:rPr>
              <w:t>1</w:t>
            </w:r>
          </w:p>
        </w:tc>
      </w:tr>
      <w:tr w:rsidR="00B72A74" w:rsidRPr="00295FE1" w:rsidTr="002507F3">
        <w:tc>
          <w:tcPr>
            <w:tcW w:w="1134" w:type="dxa"/>
          </w:tcPr>
          <w:p w:rsidR="00B72A74" w:rsidRPr="005D7D06" w:rsidRDefault="0077514E" w:rsidP="00FC2D53">
            <w:pPr>
              <w:pStyle w:val="1-6"/>
              <w:ind w:firstLine="0"/>
              <w:rPr>
                <w:i/>
              </w:rPr>
            </w:pPr>
            <w:r>
              <w:rPr>
                <w:lang w:val="en-US"/>
              </w:rPr>
              <w:t>A</w:t>
            </w:r>
            <w:r w:rsidR="00B72A74">
              <w:rPr>
                <w:lang w:val="en-US"/>
              </w:rPr>
              <w:t xml:space="preserve"> </w:t>
            </w:r>
          </w:p>
        </w:tc>
        <w:tc>
          <w:tcPr>
            <w:tcW w:w="7829" w:type="dxa"/>
          </w:tcPr>
          <w:p w:rsidR="00805EB8" w:rsidRPr="0077514E" w:rsidRDefault="0077514E" w:rsidP="00FD0319">
            <w:pPr>
              <w:pStyle w:val="49"/>
            </w:pPr>
            <w:r>
              <w:rPr>
                <w:lang w:val="en-US"/>
              </w:rPr>
              <w:t xml:space="preserve"> </w:t>
            </w:r>
            <w:r>
              <w:t xml:space="preserve">площадь </w:t>
            </w:r>
            <w:r w:rsidR="00813515">
              <w:t xml:space="preserve">границ </w:t>
            </w:r>
            <w:r w:rsidR="00E21B31">
              <w:t>объема</w:t>
            </w:r>
          </w:p>
        </w:tc>
        <w:tc>
          <w:tcPr>
            <w:tcW w:w="0" w:type="auto"/>
          </w:tcPr>
          <w:p w:rsidR="00805EB8" w:rsidRPr="00295FE1" w:rsidRDefault="00805EB8" w:rsidP="00FD0319">
            <w:pPr>
              <w:ind w:firstLine="0"/>
            </w:pPr>
            <w:r>
              <w:t>м</w:t>
            </w:r>
            <w:r w:rsidRPr="005D7D06">
              <w:rPr>
                <w:vertAlign w:val="superscript"/>
              </w:rPr>
              <w:t>2</w:t>
            </w:r>
          </w:p>
        </w:tc>
      </w:tr>
      <w:tr w:rsidR="00B72A74" w:rsidRPr="00295FE1" w:rsidTr="002507F3">
        <w:tc>
          <w:tcPr>
            <w:tcW w:w="1134" w:type="dxa"/>
          </w:tcPr>
          <w:p w:rsidR="00B72A74" w:rsidRPr="00C82E8E" w:rsidRDefault="000837ED" w:rsidP="00015DD9">
            <w:pPr>
              <w:pStyle w:val="1-6"/>
              <w:ind w:firstLine="0"/>
              <w:rPr>
                <w:i/>
                <w:lang w:val="en-US"/>
              </w:rPr>
            </w:pPr>
            <w:r>
              <w:rPr>
                <w:noProof/>
                <w:position w:val="-12"/>
              </w:rPr>
              <w:drawing>
                <wp:inline distT="0" distB="0" distL="0" distR="0">
                  <wp:extent cx="504825" cy="226695"/>
                  <wp:effectExtent l="1905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2"/>
                          <a:srcRect/>
                          <a:stretch>
                            <a:fillRect/>
                          </a:stretch>
                        </pic:blipFill>
                        <pic:spPr bwMode="auto">
                          <a:xfrm>
                            <a:off x="0" y="0"/>
                            <a:ext cx="504825" cy="226695"/>
                          </a:xfrm>
                          <a:prstGeom prst="rect">
                            <a:avLst/>
                          </a:prstGeom>
                          <a:noFill/>
                          <a:ln w="9525">
                            <a:noFill/>
                            <a:miter lim="800000"/>
                            <a:headEnd/>
                            <a:tailEnd/>
                          </a:ln>
                        </pic:spPr>
                      </pic:pic>
                    </a:graphicData>
                  </a:graphic>
                </wp:inline>
              </w:drawing>
            </w:r>
            <w:r w:rsidR="00B72A74">
              <w:rPr>
                <w:lang w:val="en-US"/>
              </w:rPr>
              <w:t xml:space="preserve"> </w:t>
            </w:r>
          </w:p>
        </w:tc>
        <w:tc>
          <w:tcPr>
            <w:tcW w:w="7829" w:type="dxa"/>
          </w:tcPr>
          <w:p w:rsidR="00B72A74" w:rsidRPr="008314FE" w:rsidRDefault="00FC2D53" w:rsidP="00E21B31">
            <w:pPr>
              <w:pStyle w:val="49"/>
            </w:pPr>
            <w:r>
              <w:t xml:space="preserve">- </w:t>
            </w:r>
            <w:r w:rsidR="00813515">
              <w:t xml:space="preserve">числовая концентрация частиц размера χ на границах </w:t>
            </w:r>
            <w:r w:rsidR="00E21B31">
              <w:t>объема</w:t>
            </w:r>
          </w:p>
        </w:tc>
        <w:tc>
          <w:tcPr>
            <w:tcW w:w="0" w:type="auto"/>
          </w:tcPr>
          <w:p w:rsidR="00B72A74" w:rsidRPr="00A27BEF" w:rsidRDefault="00B72A74" w:rsidP="00015DD9">
            <w:pPr>
              <w:ind w:firstLine="0"/>
              <w:rPr>
                <w:lang w:val="en-US"/>
              </w:rPr>
            </w:pPr>
            <w:r w:rsidRPr="00295FE1">
              <w:t>с</w:t>
            </w:r>
            <w:r w:rsidRPr="00295FE1">
              <w:rPr>
                <w:vertAlign w:val="superscript"/>
                <w:lang w:val="en-US"/>
              </w:rPr>
              <w:t>–</w:t>
            </w:r>
            <w:r w:rsidR="00A27BEF">
              <w:rPr>
                <w:vertAlign w:val="superscript"/>
                <w:lang w:val="en-US"/>
              </w:rPr>
              <w:t>3</w:t>
            </w:r>
          </w:p>
        </w:tc>
      </w:tr>
      <w:tr w:rsidR="00B72A74" w:rsidRPr="00295FE1" w:rsidTr="002507F3">
        <w:tc>
          <w:tcPr>
            <w:tcW w:w="1134" w:type="dxa"/>
          </w:tcPr>
          <w:p w:rsidR="00B72A74" w:rsidRPr="00C82E8E" w:rsidRDefault="00B72A74" w:rsidP="00015DD9">
            <w:pPr>
              <w:pStyle w:val="1-6"/>
              <w:ind w:firstLine="0"/>
              <w:rPr>
                <w:i/>
                <w:lang w:val="en-US"/>
              </w:rPr>
            </w:pPr>
            <w:r>
              <w:t>V</w:t>
            </w:r>
            <w:r>
              <w:rPr>
                <w:lang w:val="en-US"/>
              </w:rPr>
              <w:t xml:space="preserve"> - </w:t>
            </w:r>
          </w:p>
        </w:tc>
        <w:tc>
          <w:tcPr>
            <w:tcW w:w="7829" w:type="dxa"/>
          </w:tcPr>
          <w:p w:rsidR="00B72A74" w:rsidRPr="005D7D06" w:rsidRDefault="00B72A74" w:rsidP="00E21B31">
            <w:pPr>
              <w:pStyle w:val="49"/>
              <w:rPr>
                <w:lang w:val="en-US"/>
              </w:rPr>
            </w:pPr>
            <w:r w:rsidRPr="008314FE">
              <w:t xml:space="preserve">объем </w:t>
            </w:r>
          </w:p>
        </w:tc>
        <w:tc>
          <w:tcPr>
            <w:tcW w:w="0" w:type="auto"/>
          </w:tcPr>
          <w:p w:rsidR="00B72A74" w:rsidRPr="00295FE1" w:rsidRDefault="00B72A74" w:rsidP="00015DD9">
            <w:pPr>
              <w:ind w:firstLine="0"/>
            </w:pPr>
            <w:r w:rsidRPr="00295FE1">
              <w:t>м</w:t>
            </w:r>
            <w:r w:rsidRPr="00295FE1">
              <w:rPr>
                <w:vertAlign w:val="superscript"/>
              </w:rPr>
              <w:t>3</w:t>
            </w:r>
          </w:p>
        </w:tc>
      </w:tr>
      <w:tr w:rsidR="00B72A74" w:rsidRPr="00295FE1" w:rsidTr="002507F3">
        <w:tc>
          <w:tcPr>
            <w:tcW w:w="1134" w:type="dxa"/>
          </w:tcPr>
          <w:p w:rsidR="00B72A74" w:rsidRDefault="00B72A74" w:rsidP="00015DD9">
            <w:pPr>
              <w:pStyle w:val="1-6"/>
              <w:ind w:firstLine="0"/>
              <w:rPr>
                <w:i/>
              </w:rPr>
            </w:pPr>
            <w:r>
              <w:t>С</w:t>
            </w:r>
            <w:r>
              <w:sym w:font="Symbol" w:char="F0B0"/>
            </w:r>
            <w:r>
              <w:t xml:space="preserve"> - </w:t>
            </w:r>
          </w:p>
        </w:tc>
        <w:tc>
          <w:tcPr>
            <w:tcW w:w="7829" w:type="dxa"/>
          </w:tcPr>
          <w:p w:rsidR="00B72A74" w:rsidRPr="008314FE" w:rsidRDefault="00B72A74" w:rsidP="008542A6">
            <w:pPr>
              <w:pStyle w:val="49"/>
            </w:pPr>
            <w:r w:rsidRPr="008314FE">
              <w:t>скорость роста</w:t>
            </w:r>
            <w:r w:rsidR="008542A6">
              <w:t>/уменьшения</w:t>
            </w:r>
            <w:r w:rsidRPr="008314FE">
              <w:t xml:space="preserve"> </w:t>
            </w:r>
            <w:r w:rsidR="0077514E">
              <w:t xml:space="preserve">размера частицы </w:t>
            </w:r>
            <w:r w:rsidRPr="008314FE">
              <w:t xml:space="preserve"> за счет конденсации пара</w:t>
            </w:r>
            <w:r w:rsidR="008542A6">
              <w:t xml:space="preserve">/испарения </w:t>
            </w:r>
          </w:p>
        </w:tc>
        <w:tc>
          <w:tcPr>
            <w:tcW w:w="0" w:type="auto"/>
          </w:tcPr>
          <w:p w:rsidR="00B72A74" w:rsidRPr="00295FE1" w:rsidRDefault="00B72A74" w:rsidP="00015DD9">
            <w:pPr>
              <w:ind w:firstLine="0"/>
            </w:pPr>
            <w:r w:rsidRPr="00295FE1">
              <w:t>м</w:t>
            </w:r>
            <w:r w:rsidRPr="00295FE1">
              <w:rPr>
                <w:vertAlign w:val="superscript"/>
              </w:rPr>
              <w:t>3</w:t>
            </w:r>
            <w:r w:rsidRPr="00295FE1">
              <w:t>/с</w:t>
            </w:r>
          </w:p>
        </w:tc>
      </w:tr>
    </w:tbl>
    <w:p w:rsidR="00B72A74" w:rsidDel="007B6110" w:rsidRDefault="00B72A74" w:rsidP="00B72A74">
      <w:pPr>
        <w:rPr>
          <w:del w:id="402" w:author="Tsaun" w:date="2017-01-26T13:57:00Z"/>
        </w:rPr>
      </w:pPr>
    </w:p>
    <w:p w:rsidR="00B72A74" w:rsidRPr="00796069" w:rsidDel="007B6110" w:rsidRDefault="00B72A74" w:rsidP="00B72A74">
      <w:pPr>
        <w:rPr>
          <w:del w:id="403" w:author="Tsaun" w:date="2017-01-26T13:57:00Z"/>
        </w:rPr>
      </w:pPr>
      <w:del w:id="404" w:author="Tsaun" w:date="2017-01-26T13:57:00Z">
        <w:r w:rsidRPr="006E2525" w:rsidDel="007B6110">
          <w:rPr>
            <w:rStyle w:val="5e"/>
          </w:rPr>
          <w:delText>Скорости выведения, соответствующие моделируемым в коде явлениям, следующие</w:delText>
        </w:r>
        <w:r w:rsidRPr="00796069" w:rsidDel="007B6110">
          <w:delText>:</w:delText>
        </w:r>
      </w:del>
    </w:p>
    <w:tbl>
      <w:tblPr>
        <w:tblW w:w="0" w:type="auto"/>
        <w:tblInd w:w="921" w:type="dxa"/>
        <w:tblLayout w:type="fixed"/>
        <w:tblCellMar>
          <w:left w:w="70" w:type="dxa"/>
          <w:right w:w="70" w:type="dxa"/>
        </w:tblCellMar>
        <w:tblLook w:val="0000" w:firstRow="0" w:lastRow="0" w:firstColumn="0" w:lastColumn="0" w:noHBand="0" w:noVBand="0"/>
      </w:tblPr>
      <w:tblGrid>
        <w:gridCol w:w="850"/>
        <w:gridCol w:w="3119"/>
        <w:gridCol w:w="1276"/>
      </w:tblGrid>
      <w:tr w:rsidR="00B72A74" w:rsidRPr="00295FE1" w:rsidDel="007B6110" w:rsidTr="008B7EC0">
        <w:trPr>
          <w:del w:id="405" w:author="Tsaun" w:date="2017-01-26T13:57:00Z"/>
        </w:trPr>
        <w:tc>
          <w:tcPr>
            <w:tcW w:w="850" w:type="dxa"/>
          </w:tcPr>
          <w:p w:rsidR="00B72A74" w:rsidDel="007B6110" w:rsidRDefault="00B72A74" w:rsidP="00015DD9">
            <w:pPr>
              <w:pStyle w:val="1-6"/>
              <w:ind w:firstLine="0"/>
              <w:rPr>
                <w:del w:id="406" w:author="Tsaun" w:date="2017-01-26T13:57:00Z"/>
              </w:rPr>
            </w:pPr>
            <w:del w:id="407" w:author="Tsaun" w:date="2017-01-26T13:57:00Z">
              <w:r w:rsidDel="007B6110">
                <w:delText>R</w:delText>
              </w:r>
              <w:r w:rsidDel="007B6110">
                <w:rPr>
                  <w:vertAlign w:val="subscript"/>
                </w:rPr>
                <w:delText>G</w:delText>
              </w:r>
            </w:del>
          </w:p>
        </w:tc>
        <w:tc>
          <w:tcPr>
            <w:tcW w:w="3119" w:type="dxa"/>
          </w:tcPr>
          <w:p w:rsidR="00B72A74" w:rsidDel="007B6110" w:rsidRDefault="00B72A74" w:rsidP="00015DD9">
            <w:pPr>
              <w:pStyle w:val="1-6"/>
              <w:ind w:firstLine="0"/>
              <w:rPr>
                <w:del w:id="408" w:author="Tsaun" w:date="2017-01-26T13:57:00Z"/>
              </w:rPr>
            </w:pPr>
            <w:del w:id="409" w:author="Tsaun" w:date="2017-01-26T13:57:00Z">
              <w:r w:rsidDel="007B6110">
                <w:delText>гравитационное осаждение</w:delText>
              </w:r>
            </w:del>
          </w:p>
        </w:tc>
        <w:tc>
          <w:tcPr>
            <w:tcW w:w="1276" w:type="dxa"/>
          </w:tcPr>
          <w:p w:rsidR="00B72A74" w:rsidRPr="00295FE1" w:rsidDel="007B6110" w:rsidRDefault="00B72A74" w:rsidP="00015DD9">
            <w:pPr>
              <w:ind w:firstLine="0"/>
              <w:rPr>
                <w:del w:id="410" w:author="Tsaun" w:date="2017-01-26T13:57:00Z"/>
              </w:rPr>
            </w:pPr>
            <w:del w:id="411" w:author="Tsaun" w:date="2017-01-26T13:57:00Z">
              <w:r w:rsidRPr="00295FE1" w:rsidDel="007B6110">
                <w:delText>с</w:delText>
              </w:r>
              <w:r w:rsidRPr="00295FE1" w:rsidDel="007B6110">
                <w:rPr>
                  <w:vertAlign w:val="superscript"/>
                  <w:lang w:val="en-US"/>
                </w:rPr>
                <w:delText>–</w:delText>
              </w:r>
              <w:r w:rsidRPr="00295FE1" w:rsidDel="007B6110">
                <w:rPr>
                  <w:vertAlign w:val="superscript"/>
                </w:rPr>
                <w:delText>1</w:delText>
              </w:r>
            </w:del>
          </w:p>
        </w:tc>
      </w:tr>
      <w:tr w:rsidR="00B72A74" w:rsidRPr="00295FE1" w:rsidDel="007B6110" w:rsidTr="008B7EC0">
        <w:trPr>
          <w:del w:id="412" w:author="Tsaun" w:date="2017-01-26T13:57:00Z"/>
        </w:trPr>
        <w:tc>
          <w:tcPr>
            <w:tcW w:w="850" w:type="dxa"/>
          </w:tcPr>
          <w:p w:rsidR="00B72A74" w:rsidRPr="00BF5678" w:rsidDel="007B6110" w:rsidRDefault="00B72A74" w:rsidP="00015DD9">
            <w:pPr>
              <w:pStyle w:val="1-6"/>
              <w:ind w:firstLine="0"/>
              <w:rPr>
                <w:del w:id="413" w:author="Tsaun" w:date="2017-01-26T13:57:00Z"/>
              </w:rPr>
            </w:pPr>
            <w:del w:id="414" w:author="Tsaun" w:date="2017-01-26T13:57:00Z">
              <w:r w:rsidRPr="00BF5678" w:rsidDel="007B6110">
                <w:delText>R</w:delText>
              </w:r>
              <w:r w:rsidRPr="00BF5678" w:rsidDel="007B6110">
                <w:rPr>
                  <w:vertAlign w:val="subscript"/>
                </w:rPr>
                <w:delText>L</w:delText>
              </w:r>
            </w:del>
          </w:p>
        </w:tc>
        <w:tc>
          <w:tcPr>
            <w:tcW w:w="3119" w:type="dxa"/>
          </w:tcPr>
          <w:p w:rsidR="00B72A74" w:rsidRPr="00BF5678" w:rsidDel="007B6110" w:rsidRDefault="00B72A74" w:rsidP="00015DD9">
            <w:pPr>
              <w:pStyle w:val="1-6"/>
              <w:ind w:firstLine="0"/>
              <w:rPr>
                <w:del w:id="415" w:author="Tsaun" w:date="2017-01-26T13:57:00Z"/>
              </w:rPr>
            </w:pPr>
            <w:del w:id="416" w:author="Tsaun" w:date="2017-01-26T13:57:00Z">
              <w:r w:rsidRPr="00BF5678" w:rsidDel="007B6110">
                <w:delText>утечка</w:delText>
              </w:r>
            </w:del>
          </w:p>
        </w:tc>
        <w:tc>
          <w:tcPr>
            <w:tcW w:w="1276" w:type="dxa"/>
          </w:tcPr>
          <w:p w:rsidR="00B72A74" w:rsidRPr="00295FE1" w:rsidDel="007B6110" w:rsidRDefault="00B72A74" w:rsidP="00015DD9">
            <w:pPr>
              <w:ind w:firstLine="0"/>
              <w:rPr>
                <w:del w:id="417" w:author="Tsaun" w:date="2017-01-26T13:57:00Z"/>
              </w:rPr>
            </w:pPr>
            <w:del w:id="418" w:author="Tsaun" w:date="2017-01-26T13:57:00Z">
              <w:r w:rsidRPr="00BF5678" w:rsidDel="007B6110">
                <w:delText>с</w:delText>
              </w:r>
              <w:r w:rsidRPr="00BF5678" w:rsidDel="007B6110">
                <w:rPr>
                  <w:vertAlign w:val="superscript"/>
                  <w:lang w:val="en-US"/>
                </w:rPr>
                <w:delText>–</w:delText>
              </w:r>
              <w:r w:rsidRPr="00BF5678" w:rsidDel="007B6110">
                <w:rPr>
                  <w:vertAlign w:val="superscript"/>
                </w:rPr>
                <w:delText>1</w:delText>
              </w:r>
            </w:del>
          </w:p>
        </w:tc>
      </w:tr>
      <w:tr w:rsidR="00B72A74" w:rsidRPr="00295FE1" w:rsidDel="007B6110" w:rsidTr="008B7EC0">
        <w:trPr>
          <w:del w:id="419" w:author="Tsaun" w:date="2017-01-26T13:57:00Z"/>
        </w:trPr>
        <w:tc>
          <w:tcPr>
            <w:tcW w:w="850" w:type="dxa"/>
          </w:tcPr>
          <w:p w:rsidR="00B72A74" w:rsidDel="007B6110" w:rsidRDefault="00B72A74" w:rsidP="00015DD9">
            <w:pPr>
              <w:pStyle w:val="1-6"/>
              <w:ind w:firstLine="0"/>
              <w:rPr>
                <w:del w:id="420" w:author="Tsaun" w:date="2017-01-26T13:57:00Z"/>
              </w:rPr>
            </w:pPr>
            <w:del w:id="421" w:author="Tsaun" w:date="2017-01-26T13:57:00Z">
              <w:r w:rsidDel="007B6110">
                <w:delText>R</w:delText>
              </w:r>
              <w:r w:rsidDel="007B6110">
                <w:rPr>
                  <w:vertAlign w:val="subscript"/>
                </w:rPr>
                <w:delText>T</w:delText>
              </w:r>
            </w:del>
          </w:p>
        </w:tc>
        <w:tc>
          <w:tcPr>
            <w:tcW w:w="3119" w:type="dxa"/>
          </w:tcPr>
          <w:p w:rsidR="004E7FAB" w:rsidDel="007B6110" w:rsidRDefault="00715600" w:rsidP="00015DD9">
            <w:pPr>
              <w:pStyle w:val="1-6"/>
              <w:ind w:firstLine="0"/>
              <w:rPr>
                <w:del w:id="422" w:author="Tsaun" w:date="2017-01-26T13:57:00Z"/>
              </w:rPr>
            </w:pPr>
            <w:del w:id="423" w:author="Tsaun" w:date="2017-01-26T13:57:00Z">
              <w:r w:rsidDel="007B6110">
                <w:delText>т</w:delText>
              </w:r>
              <w:r w:rsidR="00B72A74" w:rsidDel="007B6110">
                <w:delText>ермофорез</w:delText>
              </w:r>
            </w:del>
          </w:p>
        </w:tc>
        <w:tc>
          <w:tcPr>
            <w:tcW w:w="1276" w:type="dxa"/>
          </w:tcPr>
          <w:p w:rsidR="00B72A74" w:rsidRPr="00295FE1" w:rsidDel="007B6110" w:rsidRDefault="00B72A74" w:rsidP="00015DD9">
            <w:pPr>
              <w:ind w:firstLine="0"/>
              <w:rPr>
                <w:del w:id="424" w:author="Tsaun" w:date="2017-01-26T13:57:00Z"/>
              </w:rPr>
            </w:pPr>
            <w:del w:id="425" w:author="Tsaun" w:date="2017-01-26T13:57:00Z">
              <w:r w:rsidRPr="00295FE1" w:rsidDel="007B6110">
                <w:delText>с</w:delText>
              </w:r>
              <w:r w:rsidRPr="00295FE1" w:rsidDel="007B6110">
                <w:rPr>
                  <w:vertAlign w:val="superscript"/>
                  <w:lang w:val="en-US"/>
                </w:rPr>
                <w:delText>–</w:delText>
              </w:r>
              <w:r w:rsidRPr="00295FE1" w:rsidDel="007B6110">
                <w:rPr>
                  <w:vertAlign w:val="superscript"/>
                </w:rPr>
                <w:delText>1</w:delText>
              </w:r>
            </w:del>
          </w:p>
        </w:tc>
      </w:tr>
      <w:tr w:rsidR="00B72A74" w:rsidRPr="00295FE1" w:rsidDel="007B6110" w:rsidTr="008B7EC0">
        <w:trPr>
          <w:del w:id="426" w:author="Tsaun" w:date="2017-01-26T13:57:00Z"/>
        </w:trPr>
        <w:tc>
          <w:tcPr>
            <w:tcW w:w="850" w:type="dxa"/>
          </w:tcPr>
          <w:p w:rsidR="00B72A74" w:rsidDel="007B6110" w:rsidRDefault="00B72A74" w:rsidP="00015DD9">
            <w:pPr>
              <w:pStyle w:val="1-6"/>
              <w:ind w:firstLine="0"/>
              <w:rPr>
                <w:del w:id="427" w:author="Tsaun" w:date="2017-01-26T13:57:00Z"/>
              </w:rPr>
            </w:pPr>
            <w:del w:id="428" w:author="Tsaun" w:date="2017-01-26T13:57:00Z">
              <w:r w:rsidDel="007B6110">
                <w:delText>R</w:delText>
              </w:r>
              <w:r w:rsidDel="007B6110">
                <w:rPr>
                  <w:vertAlign w:val="subscript"/>
                </w:rPr>
                <w:delText>D</w:delText>
              </w:r>
            </w:del>
          </w:p>
        </w:tc>
        <w:tc>
          <w:tcPr>
            <w:tcW w:w="3119" w:type="dxa"/>
          </w:tcPr>
          <w:p w:rsidR="00B72A74" w:rsidDel="007B6110" w:rsidRDefault="00B72A74" w:rsidP="00015DD9">
            <w:pPr>
              <w:pStyle w:val="1-6"/>
              <w:ind w:firstLine="0"/>
              <w:rPr>
                <w:del w:id="429" w:author="Tsaun" w:date="2017-01-26T13:57:00Z"/>
              </w:rPr>
            </w:pPr>
            <w:del w:id="430" w:author="Tsaun" w:date="2017-01-26T13:57:00Z">
              <w:r w:rsidDel="007B6110">
                <w:delText>диффузиофорез</w:delText>
              </w:r>
            </w:del>
          </w:p>
        </w:tc>
        <w:tc>
          <w:tcPr>
            <w:tcW w:w="1276" w:type="dxa"/>
          </w:tcPr>
          <w:p w:rsidR="00B72A74" w:rsidRPr="00295FE1" w:rsidDel="007B6110" w:rsidRDefault="00B72A74" w:rsidP="00015DD9">
            <w:pPr>
              <w:ind w:firstLine="0"/>
              <w:rPr>
                <w:del w:id="431" w:author="Tsaun" w:date="2017-01-26T13:57:00Z"/>
              </w:rPr>
            </w:pPr>
            <w:del w:id="432" w:author="Tsaun" w:date="2017-01-26T13:57:00Z">
              <w:r w:rsidRPr="00295FE1" w:rsidDel="007B6110">
                <w:delText>с</w:delText>
              </w:r>
              <w:r w:rsidRPr="00295FE1" w:rsidDel="007B6110">
                <w:rPr>
                  <w:vertAlign w:val="superscript"/>
                  <w:lang w:val="en-US"/>
                </w:rPr>
                <w:delText>–</w:delText>
              </w:r>
              <w:r w:rsidRPr="00295FE1" w:rsidDel="007B6110">
                <w:rPr>
                  <w:vertAlign w:val="superscript"/>
                </w:rPr>
                <w:delText>1</w:delText>
              </w:r>
            </w:del>
          </w:p>
        </w:tc>
      </w:tr>
      <w:tr w:rsidR="00B72A74" w:rsidRPr="00295FE1" w:rsidDel="007B6110" w:rsidTr="008B7EC0">
        <w:trPr>
          <w:del w:id="433" w:author="Tsaun" w:date="2017-01-26T13:57:00Z"/>
        </w:trPr>
        <w:tc>
          <w:tcPr>
            <w:tcW w:w="850" w:type="dxa"/>
          </w:tcPr>
          <w:p w:rsidR="00B72A74" w:rsidDel="007B6110" w:rsidRDefault="00B72A74" w:rsidP="00015DD9">
            <w:pPr>
              <w:pStyle w:val="1-6"/>
              <w:ind w:firstLine="0"/>
              <w:rPr>
                <w:del w:id="434" w:author="Tsaun" w:date="2017-01-26T13:57:00Z"/>
              </w:rPr>
            </w:pPr>
            <w:del w:id="435" w:author="Tsaun" w:date="2017-01-26T13:57:00Z">
              <w:r w:rsidDel="007B6110">
                <w:delText>R</w:delText>
              </w:r>
              <w:r w:rsidDel="007B6110">
                <w:rPr>
                  <w:vertAlign w:val="subscript"/>
                  <w:lang w:val="en-US"/>
                </w:rPr>
                <w:delText>B</w:delText>
              </w:r>
            </w:del>
          </w:p>
        </w:tc>
        <w:tc>
          <w:tcPr>
            <w:tcW w:w="3119" w:type="dxa"/>
          </w:tcPr>
          <w:p w:rsidR="00B72A74" w:rsidDel="007B6110" w:rsidRDefault="00B72A74" w:rsidP="00015DD9">
            <w:pPr>
              <w:pStyle w:val="1-6"/>
              <w:ind w:firstLine="0"/>
              <w:rPr>
                <w:del w:id="436" w:author="Tsaun" w:date="2017-01-26T13:57:00Z"/>
              </w:rPr>
            </w:pPr>
            <w:del w:id="437" w:author="Tsaun" w:date="2017-01-26T13:57:00Z">
              <w:r w:rsidDel="007B6110">
                <w:delText>броуновская диффузия</w:delText>
              </w:r>
            </w:del>
          </w:p>
        </w:tc>
        <w:tc>
          <w:tcPr>
            <w:tcW w:w="1276" w:type="dxa"/>
          </w:tcPr>
          <w:p w:rsidR="00B72A74" w:rsidRPr="00295FE1" w:rsidDel="007B6110" w:rsidRDefault="00B72A74" w:rsidP="00015DD9">
            <w:pPr>
              <w:ind w:firstLine="0"/>
              <w:rPr>
                <w:del w:id="438" w:author="Tsaun" w:date="2017-01-26T13:57:00Z"/>
              </w:rPr>
            </w:pPr>
            <w:del w:id="439" w:author="Tsaun" w:date="2017-01-26T13:57:00Z">
              <w:r w:rsidRPr="00295FE1" w:rsidDel="007B6110">
                <w:delText>с</w:delText>
              </w:r>
              <w:r w:rsidRPr="00295FE1" w:rsidDel="007B6110">
                <w:rPr>
                  <w:vertAlign w:val="superscript"/>
                  <w:lang w:val="en-US"/>
                </w:rPr>
                <w:delText>–</w:delText>
              </w:r>
              <w:r w:rsidRPr="00295FE1" w:rsidDel="007B6110">
                <w:rPr>
                  <w:vertAlign w:val="superscript"/>
                </w:rPr>
                <w:delText>1</w:delText>
              </w:r>
            </w:del>
          </w:p>
        </w:tc>
      </w:tr>
      <w:tr w:rsidR="00B72A74" w:rsidRPr="00295FE1" w:rsidDel="007B6110" w:rsidTr="008B7EC0">
        <w:trPr>
          <w:del w:id="440" w:author="Tsaun" w:date="2017-01-26T13:57:00Z"/>
        </w:trPr>
        <w:tc>
          <w:tcPr>
            <w:tcW w:w="850" w:type="dxa"/>
          </w:tcPr>
          <w:p w:rsidR="00B72A74" w:rsidDel="007B6110" w:rsidRDefault="00B72A74" w:rsidP="00015DD9">
            <w:pPr>
              <w:pStyle w:val="1-6"/>
              <w:ind w:firstLine="0"/>
              <w:rPr>
                <w:del w:id="441" w:author="Tsaun" w:date="2017-01-26T13:57:00Z"/>
                <w:vertAlign w:val="subscript"/>
                <w:lang w:val="en-US"/>
              </w:rPr>
            </w:pPr>
            <w:del w:id="442" w:author="Tsaun" w:date="2017-01-26T13:57:00Z">
              <w:r w:rsidDel="007B6110">
                <w:delText>R</w:delText>
              </w:r>
              <w:r w:rsidDel="007B6110">
                <w:rPr>
                  <w:vertAlign w:val="subscript"/>
                  <w:lang w:val="en-US"/>
                </w:rPr>
                <w:delText>TB</w:delText>
              </w:r>
            </w:del>
          </w:p>
          <w:p w:rsidR="004E7FAB" w:rsidRPr="004E7FAB" w:rsidDel="007B6110" w:rsidRDefault="004E7FAB" w:rsidP="00015DD9">
            <w:pPr>
              <w:pStyle w:val="1-6"/>
              <w:ind w:firstLine="0"/>
              <w:rPr>
                <w:del w:id="443" w:author="Tsaun" w:date="2017-01-26T13:57:00Z"/>
                <w:lang w:val="en-US"/>
              </w:rPr>
            </w:pPr>
            <w:del w:id="444" w:author="Tsaun" w:date="2017-01-26T13:57:00Z">
              <w:r w:rsidDel="007B6110">
                <w:rPr>
                  <w:lang w:val="en-US"/>
                </w:rPr>
                <w:delText>R</w:delText>
              </w:r>
              <w:r w:rsidRPr="004E7FAB" w:rsidDel="007B6110">
                <w:rPr>
                  <w:vertAlign w:val="subscript"/>
                  <w:lang w:val="en-US"/>
                </w:rPr>
                <w:delText>CR</w:delText>
              </w:r>
            </w:del>
          </w:p>
        </w:tc>
        <w:tc>
          <w:tcPr>
            <w:tcW w:w="3119" w:type="dxa"/>
          </w:tcPr>
          <w:p w:rsidR="00B72A74" w:rsidDel="007B6110" w:rsidRDefault="00B72A74" w:rsidP="00015DD9">
            <w:pPr>
              <w:pStyle w:val="1-6"/>
              <w:ind w:firstLine="0"/>
              <w:rPr>
                <w:del w:id="445" w:author="Tsaun" w:date="2017-01-26T13:57:00Z"/>
              </w:rPr>
            </w:pPr>
            <w:del w:id="446" w:author="Tsaun" w:date="2017-01-26T13:57:00Z">
              <w:r w:rsidDel="007B6110">
                <w:delText>турбулентная диффузия</w:delText>
              </w:r>
            </w:del>
          </w:p>
          <w:p w:rsidR="004E7FAB" w:rsidDel="007B6110" w:rsidRDefault="004E7FAB" w:rsidP="00015DD9">
            <w:pPr>
              <w:pStyle w:val="1-6"/>
              <w:ind w:firstLine="0"/>
              <w:rPr>
                <w:del w:id="447" w:author="Tsaun" w:date="2017-01-26T13:57:00Z"/>
              </w:rPr>
            </w:pPr>
            <w:del w:id="448" w:author="Tsaun" w:date="2017-01-26T13:57:00Z">
              <w:r w:rsidDel="007B6110">
                <w:delText>за счет инерции</w:delText>
              </w:r>
            </w:del>
          </w:p>
        </w:tc>
        <w:tc>
          <w:tcPr>
            <w:tcW w:w="1276" w:type="dxa"/>
          </w:tcPr>
          <w:p w:rsidR="00B72A74" w:rsidDel="007B6110" w:rsidRDefault="00B72A74" w:rsidP="00015DD9">
            <w:pPr>
              <w:ind w:firstLine="0"/>
              <w:rPr>
                <w:del w:id="449" w:author="Tsaun" w:date="2017-01-26T13:57:00Z"/>
                <w:vertAlign w:val="superscript"/>
              </w:rPr>
            </w:pPr>
            <w:del w:id="450" w:author="Tsaun" w:date="2017-01-26T13:57:00Z">
              <w:r w:rsidRPr="00295FE1" w:rsidDel="007B6110">
                <w:delText>с</w:delText>
              </w:r>
              <w:r w:rsidRPr="00295FE1" w:rsidDel="007B6110">
                <w:rPr>
                  <w:vertAlign w:val="superscript"/>
                  <w:lang w:val="en-US"/>
                </w:rPr>
                <w:delText>–</w:delText>
              </w:r>
              <w:r w:rsidRPr="00295FE1" w:rsidDel="007B6110">
                <w:rPr>
                  <w:vertAlign w:val="superscript"/>
                </w:rPr>
                <w:delText>1</w:delText>
              </w:r>
            </w:del>
          </w:p>
          <w:p w:rsidR="00D76AEB" w:rsidRPr="004E7FAB" w:rsidDel="007B6110" w:rsidRDefault="004E7FAB" w:rsidP="00D76AEB">
            <w:pPr>
              <w:ind w:firstLine="0"/>
              <w:rPr>
                <w:del w:id="451" w:author="Tsaun" w:date="2017-01-26T13:57:00Z"/>
                <w:vertAlign w:val="superscript"/>
              </w:rPr>
            </w:pPr>
            <w:del w:id="452" w:author="Tsaun" w:date="2017-01-26T13:57:00Z">
              <w:r w:rsidRPr="00295FE1" w:rsidDel="007B6110">
                <w:delText>с</w:delText>
              </w:r>
              <w:r w:rsidRPr="00295FE1" w:rsidDel="007B6110">
                <w:rPr>
                  <w:vertAlign w:val="superscript"/>
                  <w:lang w:val="en-US"/>
                </w:rPr>
                <w:delText>–</w:delText>
              </w:r>
              <w:r w:rsidRPr="00295FE1" w:rsidDel="007B6110">
                <w:rPr>
                  <w:vertAlign w:val="superscript"/>
                </w:rPr>
                <w:delText>1</w:delText>
              </w:r>
            </w:del>
          </w:p>
        </w:tc>
      </w:tr>
      <w:tr w:rsidR="00D76AEB" w:rsidRPr="00295FE1" w:rsidDel="007B6110" w:rsidTr="008B7EC0">
        <w:trPr>
          <w:ins w:id="453" w:author="to" w:date="2016-12-26T21:45:00Z"/>
          <w:del w:id="454" w:author="Tsaun" w:date="2017-01-26T13:57:00Z"/>
        </w:trPr>
        <w:tc>
          <w:tcPr>
            <w:tcW w:w="850" w:type="dxa"/>
          </w:tcPr>
          <w:p w:rsidR="00D76AEB" w:rsidDel="007B6110" w:rsidRDefault="00D76AEB" w:rsidP="00015DD9">
            <w:pPr>
              <w:pStyle w:val="1-6"/>
              <w:ind w:firstLine="0"/>
              <w:rPr>
                <w:ins w:id="455" w:author="to" w:date="2016-12-26T21:45:00Z"/>
                <w:del w:id="456" w:author="Tsaun" w:date="2017-01-26T13:57:00Z"/>
              </w:rPr>
            </w:pPr>
          </w:p>
        </w:tc>
        <w:tc>
          <w:tcPr>
            <w:tcW w:w="3119" w:type="dxa"/>
          </w:tcPr>
          <w:p w:rsidR="00D76AEB" w:rsidDel="007B6110" w:rsidRDefault="00D76AEB" w:rsidP="00015DD9">
            <w:pPr>
              <w:pStyle w:val="1-6"/>
              <w:ind w:firstLine="0"/>
              <w:rPr>
                <w:ins w:id="457" w:author="to" w:date="2016-12-26T21:45:00Z"/>
                <w:del w:id="458" w:author="Tsaun" w:date="2017-01-26T13:57:00Z"/>
              </w:rPr>
            </w:pPr>
            <w:ins w:id="459" w:author="to" w:date="2016-12-26T21:45:00Z">
              <w:del w:id="460" w:author="Tsaun" w:date="2017-01-26T13:57:00Z">
                <w:r w:rsidDel="007B6110">
                  <w:delText>гиб</w:delText>
                </w:r>
              </w:del>
            </w:ins>
          </w:p>
        </w:tc>
        <w:tc>
          <w:tcPr>
            <w:tcW w:w="1276" w:type="dxa"/>
          </w:tcPr>
          <w:p w:rsidR="00D76AEB" w:rsidRPr="00295FE1" w:rsidDel="007B6110" w:rsidRDefault="00D76AEB" w:rsidP="00015DD9">
            <w:pPr>
              <w:ind w:firstLine="0"/>
              <w:rPr>
                <w:ins w:id="461" w:author="to" w:date="2016-12-26T21:45:00Z"/>
                <w:del w:id="462" w:author="Tsaun" w:date="2017-01-26T13:57:00Z"/>
              </w:rPr>
            </w:pPr>
          </w:p>
        </w:tc>
      </w:tr>
    </w:tbl>
    <w:p w:rsidR="007B6110" w:rsidRPr="00C33B87" w:rsidRDefault="007B6110" w:rsidP="007B6110">
      <w:pPr>
        <w:pStyle w:val="af3"/>
        <w:numPr>
          <w:ilvl w:val="0"/>
          <w:numId w:val="66"/>
        </w:numPr>
        <w:rPr>
          <w:ins w:id="463" w:author="Tsaun" w:date="2017-01-27T16:13:00Z"/>
        </w:rPr>
      </w:pPr>
      <w:ins w:id="464" w:author="Tsaun" w:date="2017-01-26T13:57:00Z">
        <w:r w:rsidRPr="00FD18C1">
          <w:t>дифференциально</w:t>
        </w:r>
        <w:r>
          <w:t>е</w:t>
        </w:r>
        <w:r w:rsidRPr="00FD18C1">
          <w:t xml:space="preserve"> уравнени</w:t>
        </w:r>
        <w:r>
          <w:t>е</w:t>
        </w:r>
        <w:r w:rsidRPr="00FD18C1">
          <w:t xml:space="preserve"> </w:t>
        </w:r>
        <w:r w:rsidR="00FF21EC">
          <w:fldChar w:fldCharType="begin"/>
        </w:r>
        <w:r>
          <w:instrText xml:space="preserve"> REF _Ref470516249 \h </w:instrText>
        </w:r>
      </w:ins>
      <w:ins w:id="465" w:author="Tsaun" w:date="2017-01-26T13:57:00Z">
        <w:r w:rsidR="00FF21EC">
          <w:fldChar w:fldCharType="separate"/>
        </w:r>
      </w:ins>
      <w:ins w:id="466" w:author="Tsaun" w:date="2017-02-22T15:30:00Z">
        <w:r w:rsidR="00226569">
          <w:t>(</w:t>
        </w:r>
        <w:r w:rsidR="00226569">
          <w:rPr>
            <w:noProof/>
          </w:rPr>
          <w:t>1</w:t>
        </w:r>
        <w:r w:rsidR="00226569">
          <w:t>.</w:t>
        </w:r>
        <w:r w:rsidR="00226569">
          <w:rPr>
            <w:noProof/>
          </w:rPr>
          <w:t>1</w:t>
        </w:r>
        <w:r w:rsidR="00226569">
          <w:t>)</w:t>
        </w:r>
      </w:ins>
      <w:ins w:id="467" w:author="Tsaun" w:date="2017-01-26T13:57:00Z">
        <w:r w:rsidR="00FF21EC">
          <w:fldChar w:fldCharType="end"/>
        </w:r>
        <w:r>
          <w:t xml:space="preserve">, описывающее эволюцию </w:t>
        </w:r>
      </w:ins>
      <w:ins w:id="468" w:author="Tsaun" w:date="2017-01-26T14:00:00Z">
        <w:r w:rsidR="00CC66DF">
          <w:t xml:space="preserve">объемной концентрации </w:t>
        </w:r>
      </w:ins>
      <w:ins w:id="469" w:author="Tsaun" w:date="2017-01-26T14:02:00Z">
        <w:r w:rsidR="00CC66DF">
          <w:t>паров хим. соединений</w:t>
        </w:r>
      </w:ins>
      <w:ins w:id="470" w:author="Tsaun" w:date="2017-01-27T15:54:00Z">
        <w:r w:rsidR="009434E3">
          <w:t xml:space="preserve"> </w:t>
        </w:r>
      </w:ins>
      <w:ins w:id="471" w:author="Tsaun" w:date="2017-01-27T15:54:00Z">
        <w:r w:rsidR="009434E3" w:rsidRPr="009434E3">
          <w:rPr>
            <w:position w:val="-14"/>
          </w:rPr>
          <w:object w:dxaOrig="520" w:dyaOrig="380">
            <v:shape id="_x0000_i1026" type="#_x0000_t75" style="width:26.2pt;height:19.65pt" o:ole="">
              <v:imagedata r:id="rId23" o:title=""/>
            </v:shape>
            <o:OLEObject Type="Embed" ProgID="Equation.3" ShapeID="_x0000_i1026" DrawAspect="Content" ObjectID="_1549710351" r:id="rId24"/>
          </w:object>
        </w:r>
      </w:ins>
      <w:ins w:id="472" w:author="Tsaun" w:date="2017-01-27T15:54:00Z">
        <w:r w:rsidR="009434E3">
          <w:t xml:space="preserve"> </w:t>
        </w:r>
      </w:ins>
      <w:ins w:id="473" w:author="Tsaun" w:date="2017-01-27T15:56:00Z">
        <w:r w:rsidR="009434E3">
          <w:t>с учетом объемной и поверхностной конденсации паров, повторного испарения со стенок, адсорбции</w:t>
        </w:r>
      </w:ins>
      <w:ins w:id="474" w:author="Tsaun" w:date="2017-01-26T13:57:00Z">
        <w:r>
          <w:t>:</w:t>
        </w:r>
      </w:ins>
    </w:p>
    <w:p w:rsidR="00C33B87" w:rsidRPr="00C33B87" w:rsidRDefault="00C33B87" w:rsidP="00C33B87">
      <w:pPr>
        <w:pStyle w:val="af3"/>
        <w:rPr>
          <w:ins w:id="475" w:author="Tsaun" w:date="2017-01-27T16:12:00Z"/>
        </w:rPr>
      </w:pPr>
    </w:p>
    <w:tbl>
      <w:tblPr>
        <w:tblW w:w="0" w:type="auto"/>
        <w:tblCellMar>
          <w:left w:w="70" w:type="dxa"/>
          <w:right w:w="70" w:type="dxa"/>
        </w:tblCellMar>
        <w:tblLook w:val="0000" w:firstRow="0" w:lastRow="0" w:firstColumn="0" w:lastColumn="0" w:noHBand="0" w:noVBand="0"/>
      </w:tblPr>
      <w:tblGrid>
        <w:gridCol w:w="2586"/>
        <w:gridCol w:w="748"/>
        <w:gridCol w:w="6444"/>
      </w:tblGrid>
      <w:tr w:rsidR="00C33B87" w:rsidRPr="00295FE1" w:rsidTr="00025524">
        <w:trPr>
          <w:ins w:id="476" w:author="Tsaun" w:date="2017-01-27T15:57:00Z"/>
        </w:trPr>
        <w:tc>
          <w:tcPr>
            <w:tcW w:w="0" w:type="auto"/>
          </w:tcPr>
          <w:p w:rsidR="009434E3" w:rsidRDefault="00C33B87" w:rsidP="00025524">
            <w:pPr>
              <w:ind w:firstLine="0"/>
              <w:rPr>
                <w:ins w:id="477" w:author="Tsaun" w:date="2017-01-27T15:57:00Z"/>
                <w:lang w:val="en-US"/>
              </w:rPr>
            </w:pPr>
            <w:ins w:id="478" w:author="Tsaun" w:date="2017-01-27T15:57:00Z">
              <w:r w:rsidRPr="000C7A64">
                <w:rPr>
                  <w:position w:val="-20"/>
                </w:rPr>
                <w:object w:dxaOrig="1300" w:dyaOrig="600">
                  <v:shape id="_x0000_i1027" type="#_x0000_t75" style="width:65.45pt;height:30pt" o:ole="">
                    <v:imagedata r:id="rId25" o:title=""/>
                  </v:shape>
                  <o:OLEObject Type="Embed" ProgID="Equation.3" ShapeID="_x0000_i1027" DrawAspect="Content" ObjectID="_1549710352" r:id="rId26"/>
                </w:object>
              </w:r>
            </w:ins>
          </w:p>
          <w:p w:rsidR="009434E3" w:rsidRDefault="009434E3" w:rsidP="00025524">
            <w:pPr>
              <w:ind w:firstLine="0"/>
              <w:rPr>
                <w:ins w:id="479" w:author="Tsaun" w:date="2017-01-27T15:57:00Z"/>
                <w:lang w:val="en-US"/>
              </w:rPr>
            </w:pPr>
            <w:ins w:id="480" w:author="Tsaun" w:date="2017-01-27T15:58:00Z">
              <w:r w:rsidRPr="000C7A64">
                <w:rPr>
                  <w:position w:val="-32"/>
                </w:rPr>
                <w:object w:dxaOrig="1920" w:dyaOrig="639">
                  <v:shape id="_x0000_i1028" type="#_x0000_t75" style="width:96.55pt;height:32.2pt" o:ole="">
                    <v:imagedata r:id="rId27" o:title=""/>
                  </v:shape>
                  <o:OLEObject Type="Embed" ProgID="Equation.3" ShapeID="_x0000_i1028" DrawAspect="Content" ObjectID="_1549710353" r:id="rId28"/>
                </w:object>
              </w:r>
            </w:ins>
          </w:p>
        </w:tc>
        <w:tc>
          <w:tcPr>
            <w:tcW w:w="0" w:type="auto"/>
            <w:vAlign w:val="center"/>
          </w:tcPr>
          <w:p w:rsidR="009434E3" w:rsidRPr="00F64A21" w:rsidRDefault="009434E3" w:rsidP="009434E3">
            <w:pPr>
              <w:ind w:firstLine="0"/>
              <w:jc w:val="center"/>
              <w:rPr>
                <w:ins w:id="481" w:author="Tsaun" w:date="2017-01-27T15:57:00Z"/>
                <w:lang w:val="en-US"/>
              </w:rPr>
            </w:pPr>
            <w:ins w:id="482" w:author="Tsaun" w:date="2017-01-27T15:57:00Z">
              <w:r>
                <w:t>(</w:t>
              </w:r>
              <w:r w:rsidR="00FF21EC">
                <w:fldChar w:fldCharType="begin"/>
              </w:r>
              <w:r>
                <w:instrText xml:space="preserve"> STYLEREF 1 \s </w:instrText>
              </w:r>
              <w:r w:rsidR="00FF21EC">
                <w:fldChar w:fldCharType="separate"/>
              </w:r>
            </w:ins>
            <w:r w:rsidR="00226569">
              <w:rPr>
                <w:noProof/>
              </w:rPr>
              <w:t>1</w:t>
            </w:r>
            <w:ins w:id="483" w:author="Tsaun" w:date="2017-01-27T15:57:00Z">
              <w:r w:rsidR="00FF21EC">
                <w:fldChar w:fldCharType="end"/>
              </w:r>
              <w:r>
                <w:t>.</w:t>
              </w:r>
            </w:ins>
            <w:ins w:id="484" w:author="Tsaun" w:date="2017-01-27T15:58:00Z">
              <w:r>
                <w:rPr>
                  <w:lang w:val="en-US"/>
                </w:rPr>
                <w:t>2</w:t>
              </w:r>
            </w:ins>
            <w:ins w:id="485" w:author="Tsaun" w:date="2017-01-27T15:57:00Z">
              <w:r>
                <w:t>)</w:t>
              </w:r>
            </w:ins>
          </w:p>
        </w:tc>
        <w:tc>
          <w:tcPr>
            <w:tcW w:w="0" w:type="auto"/>
          </w:tcPr>
          <w:p w:rsidR="009434E3" w:rsidRPr="009434E3" w:rsidRDefault="009434E3" w:rsidP="00025524">
            <w:pPr>
              <w:pStyle w:val="49"/>
              <w:rPr>
                <w:ins w:id="486" w:author="Tsaun" w:date="2017-01-27T15:57:00Z"/>
              </w:rPr>
            </w:pPr>
            <w:ins w:id="487" w:author="Tsaun" w:date="2017-01-27T15:57:00Z">
              <w:r>
                <w:t>И</w:t>
              </w:r>
              <w:r w:rsidRPr="008314FE">
                <w:t>сточник</w:t>
              </w:r>
              <w:r>
                <w:t xml:space="preserve"> пара химического соединения</w:t>
              </w:r>
              <w:r w:rsidRPr="008314FE">
                <w:t xml:space="preserve"> </w:t>
              </w:r>
              <w:r w:rsidRPr="009434E3">
                <w:rPr>
                  <w:i/>
                  <w:lang w:val="en-US"/>
                </w:rPr>
                <w:t>v</w:t>
              </w:r>
            </w:ins>
          </w:p>
          <w:p w:rsidR="009434E3" w:rsidRPr="00A27BEF" w:rsidRDefault="009434E3" w:rsidP="00025524">
            <w:pPr>
              <w:pStyle w:val="49"/>
              <w:rPr>
                <w:ins w:id="488" w:author="Tsaun" w:date="2017-01-27T15:57:00Z"/>
              </w:rPr>
            </w:pPr>
          </w:p>
          <w:p w:rsidR="009434E3" w:rsidRDefault="009434E3" w:rsidP="00025524">
            <w:pPr>
              <w:pStyle w:val="49"/>
              <w:rPr>
                <w:ins w:id="489" w:author="Tsaun" w:date="2017-01-27T15:57:00Z"/>
              </w:rPr>
            </w:pPr>
          </w:p>
          <w:p w:rsidR="009434E3" w:rsidRPr="008A6D23" w:rsidRDefault="00DF6635" w:rsidP="009434E3">
            <w:pPr>
              <w:pStyle w:val="49"/>
              <w:rPr>
                <w:ins w:id="490" w:author="Tsaun" w:date="2017-01-27T15:57:00Z"/>
              </w:rPr>
            </w:pPr>
            <w:ins w:id="491" w:author="Tsaun" w:date="2017-02-01T13:20:00Z">
              <w:r>
                <w:t>Изменение концентрации пара соединения</w:t>
              </w:r>
              <w:r w:rsidRPr="00DF6635">
                <w:rPr>
                  <w:i/>
                </w:rPr>
                <w:t xml:space="preserve"> </w:t>
              </w:r>
              <w:r w:rsidRPr="009434E3">
                <w:rPr>
                  <w:i/>
                  <w:lang w:val="en-US"/>
                </w:rPr>
                <w:t>v</w:t>
              </w:r>
              <w:r>
                <w:t xml:space="preserve">, связанное с переносом пара через границы объема </w:t>
              </w:r>
              <w:r>
                <w:rPr>
                  <w:lang w:val="en-US"/>
                </w:rPr>
                <w:t>V</w:t>
              </w:r>
            </w:ins>
          </w:p>
        </w:tc>
      </w:tr>
      <w:tr w:rsidR="009434E3" w:rsidRPr="00295FE1" w:rsidTr="00025524">
        <w:trPr>
          <w:trHeight w:val="709"/>
          <w:ins w:id="492" w:author="Tsaun" w:date="2017-01-27T15:57:00Z"/>
        </w:trPr>
        <w:tc>
          <w:tcPr>
            <w:tcW w:w="0" w:type="auto"/>
            <w:gridSpan w:val="2"/>
          </w:tcPr>
          <w:p w:rsidR="009434E3" w:rsidRDefault="00233B96" w:rsidP="00025524">
            <w:pPr>
              <w:ind w:firstLine="0"/>
              <w:jc w:val="left"/>
              <w:rPr>
                <w:ins w:id="493" w:author="Tsaun" w:date="2017-01-27T15:57:00Z"/>
                <w:lang w:val="en-US"/>
              </w:rPr>
            </w:pPr>
            <w:ins w:id="494" w:author="Tsaun" w:date="2017-01-27T15:59:00Z">
              <w:r w:rsidRPr="009434E3">
                <w:rPr>
                  <w:position w:val="-38"/>
                </w:rPr>
                <w:object w:dxaOrig="3200" w:dyaOrig="700">
                  <v:shape id="_x0000_i1029" type="#_x0000_t75" style="width:159.8pt;height:35.45pt" o:ole="">
                    <v:imagedata r:id="rId29" o:title=""/>
                  </v:shape>
                  <o:OLEObject Type="Embed" ProgID="Equation.3" ShapeID="_x0000_i1029" DrawAspect="Content" ObjectID="_1549710354" r:id="rId30"/>
                </w:object>
              </w:r>
            </w:ins>
          </w:p>
          <w:p w:rsidR="009434E3" w:rsidRDefault="00C33B87" w:rsidP="00025524">
            <w:pPr>
              <w:ind w:firstLine="0"/>
              <w:jc w:val="left"/>
              <w:rPr>
                <w:ins w:id="495" w:author="Tsaun" w:date="2017-01-27T15:57:00Z"/>
              </w:rPr>
            </w:pPr>
            <w:ins w:id="496" w:author="Tsaun" w:date="2017-01-27T16:02:00Z">
              <w:r w:rsidRPr="009434E3">
                <w:rPr>
                  <w:position w:val="-38"/>
                </w:rPr>
                <w:object w:dxaOrig="2280" w:dyaOrig="700">
                  <v:shape id="_x0000_i1030" type="#_x0000_t75" style="width:114pt;height:35.45pt" o:ole="">
                    <v:imagedata r:id="rId31" o:title=""/>
                  </v:shape>
                  <o:OLEObject Type="Embed" ProgID="Equation.3" ShapeID="_x0000_i1030" DrawAspect="Content" ObjectID="_1549710355" r:id="rId32"/>
                </w:object>
              </w:r>
            </w:ins>
          </w:p>
          <w:p w:rsidR="009434E3" w:rsidRDefault="009434E3" w:rsidP="00025524">
            <w:pPr>
              <w:ind w:firstLine="0"/>
              <w:jc w:val="left"/>
              <w:rPr>
                <w:ins w:id="497" w:author="Tsaun" w:date="2017-01-27T15:57:00Z"/>
                <w:lang w:val="en-US"/>
              </w:rPr>
            </w:pPr>
          </w:p>
          <w:p w:rsidR="009434E3" w:rsidRDefault="00C33B87" w:rsidP="00025524">
            <w:pPr>
              <w:ind w:firstLine="0"/>
              <w:jc w:val="left"/>
              <w:rPr>
                <w:ins w:id="498" w:author="Tsaun" w:date="2017-01-27T15:57:00Z"/>
                <w:lang w:val="en-US"/>
              </w:rPr>
            </w:pPr>
            <w:ins w:id="499" w:author="Tsaun" w:date="2017-01-27T16:05:00Z">
              <w:r w:rsidRPr="00C33B87">
                <w:rPr>
                  <w:position w:val="-16"/>
                </w:rPr>
                <w:object w:dxaOrig="900" w:dyaOrig="400">
                  <v:shape id="_x0000_i1031" type="#_x0000_t75" style="width:45.25pt;height:20.2pt" o:ole="">
                    <v:imagedata r:id="rId33" o:title=""/>
                  </v:shape>
                  <o:OLEObject Type="Embed" ProgID="Equation.3" ShapeID="_x0000_i1031" DrawAspect="Content" ObjectID="_1549710356" r:id="rId34"/>
                </w:object>
              </w:r>
            </w:ins>
          </w:p>
          <w:p w:rsidR="009434E3" w:rsidRDefault="009434E3" w:rsidP="00025524">
            <w:pPr>
              <w:ind w:firstLine="0"/>
              <w:jc w:val="left"/>
              <w:rPr>
                <w:ins w:id="500" w:author="Tsaun" w:date="2017-01-27T15:57:00Z"/>
                <w:lang w:val="en-US"/>
              </w:rPr>
            </w:pPr>
          </w:p>
          <w:p w:rsidR="009434E3" w:rsidRPr="006007A0" w:rsidRDefault="00C33B87" w:rsidP="00025524">
            <w:pPr>
              <w:ind w:firstLine="0"/>
              <w:jc w:val="left"/>
              <w:rPr>
                <w:ins w:id="501" w:author="Tsaun" w:date="2017-01-27T15:57:00Z"/>
                <w:lang w:val="en-US"/>
              </w:rPr>
            </w:pPr>
            <w:ins w:id="502" w:author="Tsaun" w:date="2017-01-27T16:05:00Z">
              <w:r w:rsidRPr="00C33B87">
                <w:rPr>
                  <w:position w:val="-16"/>
                </w:rPr>
                <w:object w:dxaOrig="780" w:dyaOrig="400">
                  <v:shape id="_x0000_i1032" type="#_x0000_t75" style="width:39.8pt;height:20.2pt" o:ole="">
                    <v:imagedata r:id="rId35" o:title=""/>
                  </v:shape>
                  <o:OLEObject Type="Embed" ProgID="Equation.3" ShapeID="_x0000_i1032" DrawAspect="Content" ObjectID="_1549710357" r:id="rId36"/>
                </w:object>
              </w:r>
            </w:ins>
          </w:p>
        </w:tc>
        <w:tc>
          <w:tcPr>
            <w:tcW w:w="0" w:type="auto"/>
          </w:tcPr>
          <w:p w:rsidR="009434E3" w:rsidRDefault="009434E3" w:rsidP="00025524">
            <w:pPr>
              <w:pStyle w:val="49"/>
              <w:rPr>
                <w:ins w:id="503" w:author="Tsaun" w:date="2017-01-27T15:57:00Z"/>
              </w:rPr>
            </w:pPr>
          </w:p>
          <w:p w:rsidR="009434E3" w:rsidRPr="006007A0" w:rsidRDefault="00DF6635" w:rsidP="00025524">
            <w:pPr>
              <w:pStyle w:val="49"/>
              <w:rPr>
                <w:ins w:id="504" w:author="Tsaun" w:date="2017-01-27T15:57:00Z"/>
              </w:rPr>
            </w:pPr>
            <w:ins w:id="505" w:author="Tsaun" w:date="2017-02-01T13:20:00Z">
              <w:r>
                <w:t xml:space="preserve">Изменение концентрации пара соединения </w:t>
              </w:r>
              <w:r w:rsidRPr="009434E3">
                <w:rPr>
                  <w:i/>
                  <w:lang w:val="en-US"/>
                </w:rPr>
                <w:t>v</w:t>
              </w:r>
              <w:r w:rsidRPr="009434E3">
                <w:t xml:space="preserve"> </w:t>
              </w:r>
              <w:r>
                <w:t>в объеме за счет конденсации/</w:t>
              </w:r>
              <w:commentRangeStart w:id="506"/>
              <w:r>
                <w:t>испарения</w:t>
              </w:r>
              <w:commentRangeEnd w:id="506"/>
              <w:r>
                <w:rPr>
                  <w:rStyle w:val="afffffd"/>
                  <w:lang w:val="en-US"/>
                </w:rPr>
                <w:commentReference w:id="506"/>
              </w:r>
              <w:r>
                <w:t xml:space="preserve"> на стенках</w:t>
              </w:r>
            </w:ins>
          </w:p>
          <w:p w:rsidR="009434E3" w:rsidRPr="006007A0" w:rsidRDefault="009434E3" w:rsidP="00025524">
            <w:pPr>
              <w:pStyle w:val="49"/>
              <w:rPr>
                <w:ins w:id="507" w:author="Tsaun" w:date="2017-01-27T15:57:00Z"/>
              </w:rPr>
            </w:pPr>
          </w:p>
          <w:p w:rsidR="009434E3" w:rsidRPr="009434E3" w:rsidRDefault="00DF6635" w:rsidP="00025524">
            <w:pPr>
              <w:pStyle w:val="49"/>
              <w:rPr>
                <w:ins w:id="508" w:author="Tsaun" w:date="2017-01-27T15:57:00Z"/>
              </w:rPr>
            </w:pPr>
            <w:ins w:id="509" w:author="Tsaun" w:date="2017-02-01T13:20:00Z">
              <w:r>
                <w:t xml:space="preserve">Убыль пара соединения </w:t>
              </w:r>
              <w:r w:rsidRPr="009434E3">
                <w:rPr>
                  <w:i/>
                  <w:lang w:val="en-US"/>
                </w:rPr>
                <w:t>v</w:t>
              </w:r>
              <w:r w:rsidRPr="009434E3">
                <w:t xml:space="preserve"> </w:t>
              </w:r>
              <w:r>
                <w:t xml:space="preserve">за счет адсорбции на </w:t>
              </w:r>
              <w:commentRangeStart w:id="510"/>
              <w:r>
                <w:t>стенках</w:t>
              </w:r>
              <w:commentRangeEnd w:id="510"/>
              <w:r>
                <w:rPr>
                  <w:rStyle w:val="afffffd"/>
                  <w:lang w:val="en-US"/>
                </w:rPr>
                <w:commentReference w:id="510"/>
              </w:r>
            </w:ins>
          </w:p>
          <w:p w:rsidR="009434E3" w:rsidRPr="006007A0" w:rsidRDefault="009434E3" w:rsidP="00025524">
            <w:pPr>
              <w:pStyle w:val="49"/>
              <w:rPr>
                <w:ins w:id="511" w:author="Tsaun" w:date="2017-01-27T15:57:00Z"/>
              </w:rPr>
            </w:pPr>
          </w:p>
          <w:p w:rsidR="009434E3" w:rsidRPr="00A27BEF" w:rsidRDefault="00C33B87" w:rsidP="00025524">
            <w:pPr>
              <w:pStyle w:val="49"/>
              <w:rPr>
                <w:ins w:id="512" w:author="Tsaun" w:date="2017-01-27T15:57:00Z"/>
              </w:rPr>
            </w:pPr>
            <w:ins w:id="513" w:author="Tsaun" w:date="2017-01-27T16:05:00Z">
              <w:r>
                <w:t xml:space="preserve">Убыль пара соединения </w:t>
              </w:r>
              <w:r w:rsidRPr="009434E3">
                <w:rPr>
                  <w:i/>
                  <w:lang w:val="en-US"/>
                </w:rPr>
                <w:t>v</w:t>
              </w:r>
              <w:r w:rsidRPr="009434E3">
                <w:t xml:space="preserve"> </w:t>
              </w:r>
              <w:r>
                <w:t>за счет нуклеации</w:t>
              </w:r>
            </w:ins>
          </w:p>
          <w:p w:rsidR="009434E3" w:rsidRPr="00A27BEF" w:rsidRDefault="009434E3" w:rsidP="00025524">
            <w:pPr>
              <w:pStyle w:val="49"/>
              <w:rPr>
                <w:ins w:id="514" w:author="Tsaun" w:date="2017-01-27T15:57:00Z"/>
              </w:rPr>
            </w:pPr>
          </w:p>
          <w:p w:rsidR="009434E3" w:rsidRPr="006007A0" w:rsidRDefault="00C33B87" w:rsidP="00025524">
            <w:pPr>
              <w:pStyle w:val="49"/>
              <w:rPr>
                <w:ins w:id="515" w:author="Tsaun" w:date="2017-01-27T15:57:00Z"/>
              </w:rPr>
            </w:pPr>
            <w:ins w:id="516" w:author="Tsaun" w:date="2017-01-27T16:06:00Z">
              <w:r>
                <w:t xml:space="preserve">Убыль пара соединения </w:t>
              </w:r>
              <w:r w:rsidRPr="009434E3">
                <w:rPr>
                  <w:i/>
                  <w:lang w:val="en-US"/>
                </w:rPr>
                <w:t>v</w:t>
              </w:r>
              <w:r w:rsidRPr="009434E3">
                <w:t xml:space="preserve"> </w:t>
              </w:r>
              <w:r>
                <w:t>за счет конденсации на аэрозолях</w:t>
              </w:r>
            </w:ins>
          </w:p>
        </w:tc>
      </w:tr>
    </w:tbl>
    <w:p w:rsidR="00C33B87" w:rsidRDefault="00C33B87" w:rsidP="00C33B87">
      <w:pPr>
        <w:pStyle w:val="affffffffff"/>
        <w:spacing w:before="0" w:after="0"/>
        <w:rPr>
          <w:ins w:id="517" w:author="Tsaun" w:date="2017-01-27T16:06:00Z"/>
        </w:rPr>
      </w:pPr>
      <w:ins w:id="518" w:author="Tsaun" w:date="2017-01-27T16:06:00Z">
        <w:r w:rsidRPr="000801C3">
          <w:t>где</w:t>
        </w:r>
      </w:ins>
    </w:p>
    <w:tbl>
      <w:tblPr>
        <w:tblW w:w="0" w:type="auto"/>
        <w:tblInd w:w="70" w:type="dxa"/>
        <w:tblCellMar>
          <w:left w:w="70" w:type="dxa"/>
          <w:right w:w="70" w:type="dxa"/>
        </w:tblCellMar>
        <w:tblLook w:val="0000" w:firstRow="0" w:lastRow="0" w:firstColumn="0" w:lastColumn="0" w:noHBand="0" w:noVBand="0"/>
      </w:tblPr>
      <w:tblGrid>
        <w:gridCol w:w="1134"/>
        <w:gridCol w:w="7829"/>
        <w:gridCol w:w="745"/>
      </w:tblGrid>
      <w:tr w:rsidR="00C33B87" w:rsidRPr="00295FE1" w:rsidTr="00025524">
        <w:trPr>
          <w:trHeight w:val="469"/>
          <w:ins w:id="519" w:author="Tsaun" w:date="2017-01-27T16:06:00Z"/>
        </w:trPr>
        <w:tc>
          <w:tcPr>
            <w:tcW w:w="1134" w:type="dxa"/>
          </w:tcPr>
          <w:p w:rsidR="00C33B87" w:rsidRPr="00C82E8E" w:rsidRDefault="00C33B87" w:rsidP="00491151">
            <w:pPr>
              <w:pStyle w:val="1-6"/>
              <w:ind w:firstLine="0"/>
              <w:rPr>
                <w:ins w:id="520" w:author="Tsaun" w:date="2017-01-27T16:06:00Z"/>
                <w:lang w:val="en-US"/>
              </w:rPr>
            </w:pPr>
            <w:ins w:id="521" w:author="Tsaun" w:date="2017-01-27T16:06:00Z">
              <w:r w:rsidRPr="000C7A64">
                <w:rPr>
                  <w:position w:val="-14"/>
                </w:rPr>
                <w:object w:dxaOrig="520" w:dyaOrig="380">
                  <v:shape id="_x0000_i1033" type="#_x0000_t75" style="width:26.2pt;height:19.65pt" o:ole="">
                    <v:imagedata r:id="rId37" o:title=""/>
                  </v:shape>
                  <o:OLEObject Type="Embed" ProgID="Equation.3" ShapeID="_x0000_i1033" DrawAspect="Content" ObjectID="_1549710358" r:id="rId38"/>
                </w:object>
              </w:r>
            </w:ins>
          </w:p>
        </w:tc>
        <w:tc>
          <w:tcPr>
            <w:tcW w:w="7829" w:type="dxa"/>
          </w:tcPr>
          <w:p w:rsidR="00C33B87" w:rsidRPr="00C33B87" w:rsidRDefault="00C33B87" w:rsidP="00025524">
            <w:pPr>
              <w:pStyle w:val="49"/>
              <w:rPr>
                <w:ins w:id="522" w:author="Tsaun" w:date="2017-01-27T16:06:00Z"/>
              </w:rPr>
            </w:pPr>
            <w:ins w:id="523" w:author="Tsaun" w:date="2017-01-27T16:07:00Z">
              <w:r>
                <w:t xml:space="preserve">объемная концентрация пара хим. соединения ПД </w:t>
              </w:r>
              <w:r w:rsidRPr="00C33B87">
                <w:rPr>
                  <w:i/>
                  <w:lang w:val="en-US"/>
                </w:rPr>
                <w:t>v</w:t>
              </w:r>
            </w:ins>
          </w:p>
        </w:tc>
        <w:tc>
          <w:tcPr>
            <w:tcW w:w="0" w:type="auto"/>
          </w:tcPr>
          <w:p w:rsidR="00C33B87" w:rsidRPr="00C33B87" w:rsidRDefault="00C33B87" w:rsidP="00C33B87">
            <w:pPr>
              <w:ind w:firstLine="0"/>
              <w:rPr>
                <w:ins w:id="524" w:author="Tsaun" w:date="2017-01-27T16:06:00Z"/>
              </w:rPr>
            </w:pPr>
            <w:ins w:id="525" w:author="Tsaun" w:date="2017-01-27T16:07:00Z">
              <w:r>
                <w:t>кг</w:t>
              </w:r>
            </w:ins>
            <w:ins w:id="526" w:author="Tsaun" w:date="2017-01-27T16:06:00Z">
              <w:r w:rsidRPr="00C33B87">
                <w:t xml:space="preserve"> </w:t>
              </w:r>
            </w:ins>
            <w:ins w:id="527" w:author="Tsaun" w:date="2017-01-27T16:07:00Z">
              <w:r>
                <w:t>м</w:t>
              </w:r>
            </w:ins>
            <w:ins w:id="528" w:author="Tsaun" w:date="2017-01-27T16:06:00Z">
              <w:r w:rsidRPr="00C33B87">
                <w:rPr>
                  <w:vertAlign w:val="superscript"/>
                </w:rPr>
                <w:t>-</w:t>
              </w:r>
            </w:ins>
            <w:ins w:id="529" w:author="Tsaun" w:date="2017-01-27T16:07:00Z">
              <w:r>
                <w:rPr>
                  <w:vertAlign w:val="superscript"/>
                </w:rPr>
                <w:t>3</w:t>
              </w:r>
            </w:ins>
          </w:p>
        </w:tc>
      </w:tr>
      <w:tr w:rsidR="00C33B87" w:rsidRPr="00295FE1" w:rsidTr="00025524">
        <w:trPr>
          <w:trHeight w:val="469"/>
          <w:ins w:id="530" w:author="Tsaun" w:date="2017-01-27T16:07:00Z"/>
        </w:trPr>
        <w:tc>
          <w:tcPr>
            <w:tcW w:w="1134" w:type="dxa"/>
          </w:tcPr>
          <w:p w:rsidR="00C33B87" w:rsidRDefault="00C33B87" w:rsidP="00025524">
            <w:pPr>
              <w:pStyle w:val="1-6"/>
              <w:ind w:firstLine="0"/>
              <w:rPr>
                <w:ins w:id="531" w:author="Tsaun" w:date="2017-01-27T16:07:00Z"/>
              </w:rPr>
            </w:pPr>
            <w:ins w:id="532" w:author="Tsaun" w:date="2017-01-27T16:07:00Z">
              <w:r w:rsidRPr="000C7A64">
                <w:rPr>
                  <w:position w:val="-14"/>
                </w:rPr>
                <w:object w:dxaOrig="420" w:dyaOrig="340">
                  <v:shape id="_x0000_i1034" type="#_x0000_t75" style="width:20.2pt;height:17.45pt" o:ole="">
                    <v:imagedata r:id="rId39" o:title=""/>
                  </v:shape>
                  <o:OLEObject Type="Embed" ProgID="Equation.3" ShapeID="_x0000_i1034" DrawAspect="Content" ObjectID="_1549710359" r:id="rId40"/>
                </w:object>
              </w:r>
            </w:ins>
          </w:p>
        </w:tc>
        <w:tc>
          <w:tcPr>
            <w:tcW w:w="7829" w:type="dxa"/>
          </w:tcPr>
          <w:p w:rsidR="00C33B87" w:rsidRDefault="00DF6635" w:rsidP="00025524">
            <w:pPr>
              <w:pStyle w:val="49"/>
              <w:rPr>
                <w:ins w:id="533" w:author="Tsaun" w:date="2017-01-27T16:07:00Z"/>
              </w:rPr>
            </w:pPr>
            <w:ins w:id="534" w:author="Tsaun" w:date="2017-02-01T13:21:00Z">
              <w:r>
                <w:t xml:space="preserve">площадь </w:t>
              </w:r>
              <w:commentRangeStart w:id="535"/>
              <w:r>
                <w:t>стенок</w:t>
              </w:r>
              <w:commentRangeEnd w:id="535"/>
              <w:r>
                <w:rPr>
                  <w:rStyle w:val="afffffd"/>
                  <w:lang w:val="en-US"/>
                </w:rPr>
                <w:commentReference w:id="535"/>
              </w:r>
              <w:r>
                <w:t xml:space="preserve"> (поверхности осаждения) в объеме </w:t>
              </w:r>
              <w:r>
                <w:rPr>
                  <w:lang w:val="en-US"/>
                </w:rPr>
                <w:t>V</w:t>
              </w:r>
            </w:ins>
          </w:p>
        </w:tc>
        <w:tc>
          <w:tcPr>
            <w:tcW w:w="0" w:type="auto"/>
          </w:tcPr>
          <w:p w:rsidR="00C33B87" w:rsidRDefault="00C33B87" w:rsidP="00C33B87">
            <w:pPr>
              <w:ind w:firstLine="0"/>
              <w:rPr>
                <w:ins w:id="536" w:author="Tsaun" w:date="2017-01-27T16:07:00Z"/>
              </w:rPr>
            </w:pPr>
            <w:ins w:id="537" w:author="Tsaun" w:date="2017-01-27T16:08:00Z">
              <w:r>
                <w:t>м</w:t>
              </w:r>
              <w:r>
                <w:rPr>
                  <w:vertAlign w:val="superscript"/>
                </w:rPr>
                <w:t>2</w:t>
              </w:r>
            </w:ins>
          </w:p>
        </w:tc>
      </w:tr>
      <w:tr w:rsidR="00C33B87" w:rsidRPr="00295FE1" w:rsidTr="00025524">
        <w:trPr>
          <w:trHeight w:val="469"/>
          <w:ins w:id="538" w:author="Tsaun" w:date="2017-01-27T16:08:00Z"/>
        </w:trPr>
        <w:tc>
          <w:tcPr>
            <w:tcW w:w="1134" w:type="dxa"/>
          </w:tcPr>
          <w:p w:rsidR="00C33B87" w:rsidRDefault="00C33B87" w:rsidP="00025524">
            <w:pPr>
              <w:pStyle w:val="1-6"/>
              <w:ind w:firstLine="0"/>
              <w:rPr>
                <w:ins w:id="539" w:author="Tsaun" w:date="2017-01-27T16:08:00Z"/>
              </w:rPr>
            </w:pPr>
            <w:ins w:id="540" w:author="Tsaun" w:date="2017-01-27T16:08:00Z">
              <w:r w:rsidRPr="000C7A64">
                <w:rPr>
                  <w:position w:val="-16"/>
                </w:rPr>
                <w:object w:dxaOrig="520" w:dyaOrig="400">
                  <v:shape id="_x0000_i1035" type="#_x0000_t75" style="width:26.2pt;height:20.2pt" o:ole="">
                    <v:imagedata r:id="rId41" o:title=""/>
                  </v:shape>
                  <o:OLEObject Type="Embed" ProgID="Equation.3" ShapeID="_x0000_i1035" DrawAspect="Content" ObjectID="_1549710360" r:id="rId42"/>
                </w:object>
              </w:r>
            </w:ins>
          </w:p>
        </w:tc>
        <w:tc>
          <w:tcPr>
            <w:tcW w:w="7829" w:type="dxa"/>
          </w:tcPr>
          <w:p w:rsidR="00C33B87" w:rsidRDefault="00DF6635" w:rsidP="00025524">
            <w:pPr>
              <w:pStyle w:val="49"/>
              <w:rPr>
                <w:ins w:id="541" w:author="Tsaun" w:date="2017-01-27T16:08:00Z"/>
              </w:rPr>
            </w:pPr>
            <w:ins w:id="542" w:author="Tsaun" w:date="2017-02-01T13:21:00Z">
              <w:r>
                <w:t>скорость конденсации/испарения пара ПД на стенке</w:t>
              </w:r>
            </w:ins>
          </w:p>
        </w:tc>
        <w:tc>
          <w:tcPr>
            <w:tcW w:w="0" w:type="auto"/>
          </w:tcPr>
          <w:p w:rsidR="00C33B87" w:rsidRDefault="00C33B87" w:rsidP="00C33B87">
            <w:pPr>
              <w:ind w:firstLine="0"/>
              <w:rPr>
                <w:ins w:id="543" w:author="Tsaun" w:date="2017-01-27T16:08:00Z"/>
              </w:rPr>
            </w:pPr>
            <w:ins w:id="544" w:author="Tsaun" w:date="2017-01-27T16:09:00Z">
              <w:r>
                <w:t>м/с</w:t>
              </w:r>
            </w:ins>
          </w:p>
        </w:tc>
      </w:tr>
      <w:tr w:rsidR="00C33B87" w:rsidRPr="00295FE1" w:rsidTr="00025524">
        <w:trPr>
          <w:trHeight w:val="469"/>
          <w:ins w:id="545" w:author="Tsaun" w:date="2017-01-27T16:09:00Z"/>
        </w:trPr>
        <w:tc>
          <w:tcPr>
            <w:tcW w:w="1134" w:type="dxa"/>
          </w:tcPr>
          <w:p w:rsidR="00C33B87" w:rsidRDefault="00233B96" w:rsidP="00025524">
            <w:pPr>
              <w:pStyle w:val="1-6"/>
              <w:ind w:firstLine="0"/>
              <w:rPr>
                <w:ins w:id="546" w:author="Tsaun" w:date="2017-01-27T16:09:00Z"/>
              </w:rPr>
            </w:pPr>
            <w:ins w:id="547" w:author="Tsaun" w:date="2017-01-27T16:09:00Z">
              <w:r w:rsidRPr="00233B96">
                <w:rPr>
                  <w:position w:val="-18"/>
                </w:rPr>
                <w:object w:dxaOrig="740" w:dyaOrig="420">
                  <v:shape id="_x0000_i1036" type="#_x0000_t75" style="width:36.55pt;height:20.2pt" o:ole="">
                    <v:imagedata r:id="rId43" o:title=""/>
                  </v:shape>
                  <o:OLEObject Type="Embed" ProgID="Equation.3" ShapeID="_x0000_i1036" DrawAspect="Content" ObjectID="_1549710361" r:id="rId44"/>
                </w:object>
              </w:r>
            </w:ins>
          </w:p>
        </w:tc>
        <w:tc>
          <w:tcPr>
            <w:tcW w:w="7829" w:type="dxa"/>
          </w:tcPr>
          <w:p w:rsidR="00C33B87" w:rsidRDefault="00DF6635" w:rsidP="00025524">
            <w:pPr>
              <w:pStyle w:val="49"/>
              <w:rPr>
                <w:ins w:id="548" w:author="Tsaun" w:date="2017-01-27T16:09:00Z"/>
              </w:rPr>
            </w:pPr>
            <w:ins w:id="549" w:author="Tsaun" w:date="2017-02-01T13:21:00Z">
              <w:r>
                <w:t xml:space="preserve">объемная концентрация насыщенного пара хим. соединения </w:t>
              </w:r>
              <w:r w:rsidRPr="00C33B87">
                <w:rPr>
                  <w:i/>
                  <w:lang w:val="en-US"/>
                </w:rPr>
                <w:t>v</w:t>
              </w:r>
              <w:r>
                <w:t xml:space="preserve"> у стенки</w:t>
              </w:r>
            </w:ins>
          </w:p>
        </w:tc>
        <w:tc>
          <w:tcPr>
            <w:tcW w:w="0" w:type="auto"/>
          </w:tcPr>
          <w:p w:rsidR="00C33B87" w:rsidRDefault="00C33B87" w:rsidP="00C33B87">
            <w:pPr>
              <w:ind w:firstLine="0"/>
              <w:rPr>
                <w:ins w:id="550" w:author="Tsaun" w:date="2017-01-27T16:09:00Z"/>
              </w:rPr>
            </w:pPr>
            <w:ins w:id="551" w:author="Tsaun" w:date="2017-01-27T16:10:00Z">
              <w:r>
                <w:t>кг</w:t>
              </w:r>
              <w:r w:rsidRPr="00C33B87">
                <w:t xml:space="preserve"> </w:t>
              </w:r>
              <w:r>
                <w:t>м</w:t>
              </w:r>
              <w:r w:rsidRPr="00C33B87">
                <w:rPr>
                  <w:vertAlign w:val="superscript"/>
                </w:rPr>
                <w:t>-</w:t>
              </w:r>
              <w:r>
                <w:rPr>
                  <w:vertAlign w:val="superscript"/>
                </w:rPr>
                <w:t>3</w:t>
              </w:r>
            </w:ins>
          </w:p>
        </w:tc>
      </w:tr>
      <w:tr w:rsidR="00C33B87" w:rsidRPr="00295FE1" w:rsidTr="00025524">
        <w:trPr>
          <w:trHeight w:val="469"/>
          <w:ins w:id="552" w:author="Tsaun" w:date="2017-01-27T16:10:00Z"/>
        </w:trPr>
        <w:tc>
          <w:tcPr>
            <w:tcW w:w="1134" w:type="dxa"/>
          </w:tcPr>
          <w:p w:rsidR="00C33B87" w:rsidRDefault="00C33B87" w:rsidP="00025524">
            <w:pPr>
              <w:pStyle w:val="1-6"/>
              <w:ind w:firstLine="0"/>
              <w:rPr>
                <w:ins w:id="553" w:author="Tsaun" w:date="2017-01-27T16:10:00Z"/>
              </w:rPr>
            </w:pPr>
            <w:ins w:id="554" w:author="Tsaun" w:date="2017-01-27T16:10:00Z">
              <w:r w:rsidRPr="000C7A64">
                <w:rPr>
                  <w:position w:val="-18"/>
                </w:rPr>
                <w:object w:dxaOrig="540" w:dyaOrig="420">
                  <v:shape id="_x0000_i1037" type="#_x0000_t75" style="width:27.25pt;height:20.2pt" o:ole="">
                    <v:imagedata r:id="rId45" o:title=""/>
                  </v:shape>
                  <o:OLEObject Type="Embed" ProgID="Equation.3" ShapeID="_x0000_i1037" DrawAspect="Content" ObjectID="_1549710362" r:id="rId46"/>
                </w:object>
              </w:r>
            </w:ins>
          </w:p>
        </w:tc>
        <w:tc>
          <w:tcPr>
            <w:tcW w:w="7829" w:type="dxa"/>
          </w:tcPr>
          <w:p w:rsidR="00C33B87" w:rsidRDefault="00C33B87" w:rsidP="00025524">
            <w:pPr>
              <w:pStyle w:val="49"/>
              <w:rPr>
                <w:ins w:id="555" w:author="Tsaun" w:date="2017-01-27T16:10:00Z"/>
              </w:rPr>
            </w:pPr>
            <w:ins w:id="556" w:author="Tsaun" w:date="2017-01-27T16:10:00Z">
              <w:r>
                <w:t xml:space="preserve">скорость адсорбции пара ПД на </w:t>
              </w:r>
            </w:ins>
            <w:ins w:id="557" w:author="Tsaun" w:date="2017-02-01T13:21:00Z">
              <w:r w:rsidR="00DF6635">
                <w:t>стенке</w:t>
              </w:r>
            </w:ins>
          </w:p>
        </w:tc>
        <w:tc>
          <w:tcPr>
            <w:tcW w:w="0" w:type="auto"/>
          </w:tcPr>
          <w:p w:rsidR="00C33B87" w:rsidRDefault="00C33B87" w:rsidP="00C33B87">
            <w:pPr>
              <w:ind w:firstLine="0"/>
              <w:rPr>
                <w:ins w:id="558" w:author="Tsaun" w:date="2017-01-27T16:10:00Z"/>
              </w:rPr>
            </w:pPr>
            <w:ins w:id="559" w:author="Tsaun" w:date="2017-01-27T16:10:00Z">
              <w:r>
                <w:t>м/с</w:t>
              </w:r>
            </w:ins>
          </w:p>
        </w:tc>
      </w:tr>
      <w:tr w:rsidR="00C33B87" w:rsidRPr="00295FE1" w:rsidTr="00025524">
        <w:trPr>
          <w:trHeight w:val="469"/>
          <w:ins w:id="560" w:author="Tsaun" w:date="2017-01-27T16:10:00Z"/>
        </w:trPr>
        <w:tc>
          <w:tcPr>
            <w:tcW w:w="1134" w:type="dxa"/>
          </w:tcPr>
          <w:p w:rsidR="00C33B87" w:rsidRDefault="00C33B87" w:rsidP="00025524">
            <w:pPr>
              <w:pStyle w:val="1-6"/>
              <w:ind w:firstLine="0"/>
              <w:rPr>
                <w:ins w:id="561" w:author="Tsaun" w:date="2017-01-27T16:10:00Z"/>
              </w:rPr>
            </w:pPr>
            <w:ins w:id="562" w:author="Tsaun" w:date="2017-01-27T16:11:00Z">
              <w:r w:rsidRPr="000C7A64">
                <w:rPr>
                  <w:position w:val="-14"/>
                </w:rPr>
                <w:object w:dxaOrig="499" w:dyaOrig="380">
                  <v:shape id="_x0000_i1038" type="#_x0000_t75" style="width:24.55pt;height:19.65pt" o:ole="">
                    <v:imagedata r:id="rId47" o:title=""/>
                  </v:shape>
                  <o:OLEObject Type="Embed" ProgID="Equation.3" ShapeID="_x0000_i1038" DrawAspect="Content" ObjectID="_1549710363" r:id="rId48"/>
                </w:object>
              </w:r>
            </w:ins>
          </w:p>
        </w:tc>
        <w:tc>
          <w:tcPr>
            <w:tcW w:w="7829" w:type="dxa"/>
          </w:tcPr>
          <w:p w:rsidR="00C33B87" w:rsidRDefault="00C33B87" w:rsidP="00025524">
            <w:pPr>
              <w:pStyle w:val="49"/>
              <w:rPr>
                <w:ins w:id="563" w:author="Tsaun" w:date="2017-01-27T16:10:00Z"/>
              </w:rPr>
            </w:pPr>
            <w:ins w:id="564" w:author="Tsaun" w:date="2017-01-27T16:11:00Z">
              <w:r>
                <w:t>объемный источник пара хим. соединения в ячейке</w:t>
              </w:r>
            </w:ins>
          </w:p>
        </w:tc>
        <w:tc>
          <w:tcPr>
            <w:tcW w:w="0" w:type="auto"/>
          </w:tcPr>
          <w:p w:rsidR="00C33B87" w:rsidRDefault="00C33B87" w:rsidP="00C33B87">
            <w:pPr>
              <w:ind w:firstLine="0"/>
              <w:rPr>
                <w:ins w:id="565" w:author="Tsaun" w:date="2017-01-27T16:10:00Z"/>
              </w:rPr>
            </w:pPr>
            <w:ins w:id="566" w:author="Tsaun" w:date="2017-01-27T16:11:00Z">
              <w:r>
                <w:t>кг/с</w:t>
              </w:r>
              <w:r w:rsidRPr="00C33B87">
                <w:t xml:space="preserve"> </w:t>
              </w:r>
              <w:r>
                <w:t>м</w:t>
              </w:r>
              <w:r w:rsidRPr="00C33B87">
                <w:rPr>
                  <w:vertAlign w:val="superscript"/>
                </w:rPr>
                <w:t>-</w:t>
              </w:r>
              <w:r>
                <w:rPr>
                  <w:vertAlign w:val="superscript"/>
                </w:rPr>
                <w:t>3</w:t>
              </w:r>
            </w:ins>
          </w:p>
        </w:tc>
      </w:tr>
      <w:tr w:rsidR="00C33B87" w:rsidRPr="00295FE1" w:rsidTr="00025524">
        <w:trPr>
          <w:trHeight w:val="469"/>
          <w:ins w:id="567" w:author="Tsaun" w:date="2017-01-27T16:11:00Z"/>
        </w:trPr>
        <w:tc>
          <w:tcPr>
            <w:tcW w:w="1134" w:type="dxa"/>
          </w:tcPr>
          <w:p w:rsidR="00C33B87" w:rsidRDefault="00C33B87" w:rsidP="00025524">
            <w:pPr>
              <w:pStyle w:val="1-6"/>
              <w:ind w:firstLine="0"/>
              <w:rPr>
                <w:ins w:id="568" w:author="Tsaun" w:date="2017-01-27T16:11:00Z"/>
              </w:rPr>
            </w:pPr>
            <w:ins w:id="569" w:author="Tsaun" w:date="2017-01-27T16:11:00Z">
              <w:r w:rsidRPr="000C7A64">
                <w:rPr>
                  <w:position w:val="-16"/>
                </w:rPr>
                <w:object w:dxaOrig="600" w:dyaOrig="400">
                  <v:shape id="_x0000_i1039" type="#_x0000_t75" style="width:30pt;height:20.2pt" o:ole="">
                    <v:imagedata r:id="rId49" o:title=""/>
                  </v:shape>
                  <o:OLEObject Type="Embed" ProgID="Equation.3" ShapeID="_x0000_i1039" DrawAspect="Content" ObjectID="_1549710364" r:id="rId50"/>
                </w:object>
              </w:r>
            </w:ins>
          </w:p>
        </w:tc>
        <w:tc>
          <w:tcPr>
            <w:tcW w:w="7829" w:type="dxa"/>
          </w:tcPr>
          <w:p w:rsidR="00C33B87" w:rsidRDefault="00C33B87" w:rsidP="00025524">
            <w:pPr>
              <w:pStyle w:val="49"/>
              <w:rPr>
                <w:ins w:id="570" w:author="Tsaun" w:date="2017-01-27T16:11:00Z"/>
              </w:rPr>
            </w:pPr>
            <w:ins w:id="571" w:author="Tsaun" w:date="2017-01-27T16:12:00Z">
              <w:r>
                <w:t>интенсивность убыли пара из объема за счет нуклеации</w:t>
              </w:r>
            </w:ins>
          </w:p>
        </w:tc>
        <w:tc>
          <w:tcPr>
            <w:tcW w:w="0" w:type="auto"/>
          </w:tcPr>
          <w:p w:rsidR="00C33B87" w:rsidRDefault="00C33B87" w:rsidP="00C33B87">
            <w:pPr>
              <w:ind w:firstLine="0"/>
              <w:rPr>
                <w:ins w:id="572" w:author="Tsaun" w:date="2017-01-27T16:11:00Z"/>
              </w:rPr>
            </w:pPr>
            <w:ins w:id="573" w:author="Tsaun" w:date="2017-01-27T16:12:00Z">
              <w:r>
                <w:t>кг/с</w:t>
              </w:r>
              <w:r w:rsidRPr="00C33B87">
                <w:t xml:space="preserve"> </w:t>
              </w:r>
              <w:r>
                <w:t>м</w:t>
              </w:r>
              <w:r w:rsidRPr="00C33B87">
                <w:rPr>
                  <w:vertAlign w:val="superscript"/>
                </w:rPr>
                <w:t>-</w:t>
              </w:r>
              <w:r>
                <w:rPr>
                  <w:vertAlign w:val="superscript"/>
                </w:rPr>
                <w:t>3</w:t>
              </w:r>
            </w:ins>
          </w:p>
        </w:tc>
      </w:tr>
      <w:tr w:rsidR="00C33B87" w:rsidRPr="00295FE1" w:rsidTr="00025524">
        <w:trPr>
          <w:trHeight w:val="469"/>
          <w:ins w:id="574" w:author="Tsaun" w:date="2017-01-27T16:12:00Z"/>
        </w:trPr>
        <w:tc>
          <w:tcPr>
            <w:tcW w:w="1134" w:type="dxa"/>
          </w:tcPr>
          <w:p w:rsidR="00C33B87" w:rsidRDefault="00C33B87" w:rsidP="00025524">
            <w:pPr>
              <w:pStyle w:val="1-6"/>
              <w:ind w:firstLine="0"/>
              <w:rPr>
                <w:ins w:id="575" w:author="Tsaun" w:date="2017-01-27T16:12:00Z"/>
              </w:rPr>
            </w:pPr>
            <w:ins w:id="576" w:author="Tsaun" w:date="2017-01-27T16:12:00Z">
              <w:r w:rsidRPr="000C7A64">
                <w:rPr>
                  <w:position w:val="-16"/>
                </w:rPr>
                <w:object w:dxaOrig="620" w:dyaOrig="400">
                  <v:shape id="_x0000_i1040" type="#_x0000_t75" style="width:30.55pt;height:20.2pt" o:ole="">
                    <v:imagedata r:id="rId51" o:title=""/>
                  </v:shape>
                  <o:OLEObject Type="Embed" ProgID="Equation.3" ShapeID="_x0000_i1040" DrawAspect="Content" ObjectID="_1549710365" r:id="rId52"/>
                </w:object>
              </w:r>
            </w:ins>
          </w:p>
        </w:tc>
        <w:tc>
          <w:tcPr>
            <w:tcW w:w="7829" w:type="dxa"/>
          </w:tcPr>
          <w:p w:rsidR="00C33B87" w:rsidRDefault="00C33B87" w:rsidP="00C33B87">
            <w:pPr>
              <w:pStyle w:val="49"/>
              <w:rPr>
                <w:ins w:id="577" w:author="Tsaun" w:date="2017-01-27T16:12:00Z"/>
              </w:rPr>
            </w:pPr>
            <w:ins w:id="578" w:author="Tsaun" w:date="2017-01-27T16:12:00Z">
              <w:r>
                <w:t xml:space="preserve">интенсивность убыли пара из объема за счет конденсации на поверхности </w:t>
              </w:r>
            </w:ins>
            <w:ins w:id="579" w:author="Tsaun" w:date="2017-02-01T13:22:00Z">
              <w:r w:rsidR="00DF6635">
                <w:t>частиц</w:t>
              </w:r>
            </w:ins>
          </w:p>
        </w:tc>
        <w:tc>
          <w:tcPr>
            <w:tcW w:w="0" w:type="auto"/>
          </w:tcPr>
          <w:p w:rsidR="00C33B87" w:rsidRDefault="00C33B87" w:rsidP="00C33B87">
            <w:pPr>
              <w:ind w:firstLine="0"/>
              <w:rPr>
                <w:ins w:id="580" w:author="Tsaun" w:date="2017-01-27T16:12:00Z"/>
              </w:rPr>
            </w:pPr>
            <w:ins w:id="581" w:author="Tsaun" w:date="2017-01-27T16:12:00Z">
              <w:r>
                <w:t>кг/с</w:t>
              </w:r>
              <w:r w:rsidRPr="00C33B87">
                <w:t xml:space="preserve"> </w:t>
              </w:r>
              <w:r>
                <w:t>м</w:t>
              </w:r>
              <w:r w:rsidRPr="00C33B87">
                <w:rPr>
                  <w:vertAlign w:val="superscript"/>
                </w:rPr>
                <w:t>-</w:t>
              </w:r>
              <w:r>
                <w:rPr>
                  <w:vertAlign w:val="superscript"/>
                </w:rPr>
                <w:t>3</w:t>
              </w:r>
            </w:ins>
          </w:p>
        </w:tc>
      </w:tr>
    </w:tbl>
    <w:p w:rsidR="009434E3" w:rsidRPr="00237BC4" w:rsidRDefault="009434E3" w:rsidP="009434E3">
      <w:pPr>
        <w:pStyle w:val="af3"/>
        <w:rPr>
          <w:ins w:id="582" w:author="Tsaun" w:date="2017-01-26T13:57:00Z"/>
        </w:rPr>
      </w:pPr>
    </w:p>
    <w:p w:rsidR="00C33B87" w:rsidRPr="005351C2" w:rsidRDefault="005351C2" w:rsidP="005351C2">
      <w:pPr>
        <w:pStyle w:val="af3"/>
        <w:numPr>
          <w:ilvl w:val="0"/>
          <w:numId w:val="66"/>
        </w:numPr>
        <w:rPr>
          <w:ins w:id="583" w:author="Tsaun" w:date="2017-01-27T16:24:00Z"/>
        </w:rPr>
      </w:pPr>
      <w:ins w:id="584" w:author="Tsaun" w:date="2017-01-27T16:20:00Z">
        <w:r>
          <w:t xml:space="preserve">дифференциальные уравнения (1.3), </w:t>
        </w:r>
      </w:ins>
      <w:ins w:id="585" w:author="Tsaun" w:date="2017-02-01T13:23:00Z">
        <w:r w:rsidR="00DF6635">
          <w:t>описывающие эволюцию концентрации отложений примесей хим. соединений ПД на стенках за счет процессов конденсации и адсорбции паров, осаждения аэрозолей</w:t>
        </w:r>
      </w:ins>
    </w:p>
    <w:p w:rsidR="005351C2" w:rsidRPr="009434E3" w:rsidRDefault="005351C2" w:rsidP="005351C2">
      <w:pPr>
        <w:pStyle w:val="af3"/>
        <w:rPr>
          <w:ins w:id="586" w:author="Tsaun" w:date="2017-01-27T16:13:00Z"/>
        </w:rPr>
      </w:pPr>
    </w:p>
    <w:p w:rsidR="007B6110" w:rsidRPr="007B6110" w:rsidRDefault="004A2FFF" w:rsidP="00B72A74">
      <w:pPr>
        <w:rPr>
          <w:ins w:id="587" w:author="Tsaun" w:date="2017-01-26T13:57:00Z"/>
        </w:rPr>
      </w:pPr>
      <w:ins w:id="588" w:author="Tsaun" w:date="2017-01-27T16:24:00Z">
        <w:r w:rsidRPr="00C01088">
          <w:rPr>
            <w:position w:val="-174"/>
          </w:rPr>
          <w:object w:dxaOrig="3260" w:dyaOrig="3580">
            <v:shape id="_x0000_i1041" type="#_x0000_t75" style="width:129.8pt;height:166.35pt" o:ole="">
              <v:imagedata r:id="rId53" o:title=""/>
            </v:shape>
            <o:OLEObject Type="Embed" ProgID="Equation.3" ShapeID="_x0000_i1041" DrawAspect="Content" ObjectID="_1549710366" r:id="rId54"/>
          </w:object>
        </w:r>
      </w:ins>
      <w:ins w:id="589" w:author="Tsaun" w:date="2017-01-27T16:44:00Z">
        <w:r w:rsidR="0056155E" w:rsidRPr="0056155E">
          <w:t xml:space="preserve">, </w:t>
        </w:r>
      </w:ins>
      <w:ins w:id="590" w:author="Tsaun" w:date="2017-01-27T16:45:00Z">
        <w:r w:rsidR="0056155E">
          <w:tab/>
          <w:t>(1.3)</w:t>
        </w:r>
      </w:ins>
    </w:p>
    <w:p w:rsidR="006417D4" w:rsidRDefault="006417D4" w:rsidP="006417D4">
      <w:pPr>
        <w:pStyle w:val="affffffffff"/>
        <w:spacing w:before="0" w:after="0"/>
        <w:rPr>
          <w:ins w:id="591" w:author="Tsaun" w:date="2017-01-27T16:34:00Z"/>
        </w:rPr>
      </w:pPr>
      <w:ins w:id="592" w:author="Tsaun" w:date="2017-01-27T16:34:00Z">
        <w:r w:rsidRPr="000801C3">
          <w:t>где</w:t>
        </w:r>
      </w:ins>
    </w:p>
    <w:tbl>
      <w:tblPr>
        <w:tblW w:w="0" w:type="auto"/>
        <w:tblInd w:w="70" w:type="dxa"/>
        <w:tblCellMar>
          <w:left w:w="70" w:type="dxa"/>
          <w:right w:w="70" w:type="dxa"/>
        </w:tblCellMar>
        <w:tblLook w:val="0000" w:firstRow="0" w:lastRow="0" w:firstColumn="0" w:lastColumn="0" w:noHBand="0" w:noVBand="0"/>
      </w:tblPr>
      <w:tblGrid>
        <w:gridCol w:w="1134"/>
        <w:gridCol w:w="7829"/>
        <w:gridCol w:w="701"/>
      </w:tblGrid>
      <w:tr w:rsidR="006417D4" w:rsidRPr="00295FE1" w:rsidTr="00025524">
        <w:trPr>
          <w:trHeight w:val="469"/>
          <w:ins w:id="593" w:author="Tsaun" w:date="2017-01-27T16:34:00Z"/>
        </w:trPr>
        <w:tc>
          <w:tcPr>
            <w:tcW w:w="1134" w:type="dxa"/>
          </w:tcPr>
          <w:p w:rsidR="006417D4" w:rsidRPr="00491151" w:rsidRDefault="006417D4" w:rsidP="00025524">
            <w:pPr>
              <w:pStyle w:val="1-6"/>
              <w:ind w:firstLine="0"/>
              <w:rPr>
                <w:ins w:id="594" w:author="Tsaun" w:date="2017-01-27T16:34:00Z"/>
              </w:rPr>
            </w:pPr>
            <w:ins w:id="595" w:author="Tsaun" w:date="2017-01-27T16:34:00Z">
              <w:r w:rsidRPr="000C7A64">
                <w:rPr>
                  <w:position w:val="-16"/>
                </w:rPr>
                <w:object w:dxaOrig="740" w:dyaOrig="400">
                  <v:shape id="_x0000_i1042" type="#_x0000_t75" style="width:36.55pt;height:20.2pt" o:ole="">
                    <v:imagedata r:id="rId55" o:title=""/>
                  </v:shape>
                  <o:OLEObject Type="Embed" ProgID="Equation.3" ShapeID="_x0000_i1042" DrawAspect="Content" ObjectID="_1549710367" r:id="rId56"/>
                </w:object>
              </w:r>
            </w:ins>
          </w:p>
        </w:tc>
        <w:tc>
          <w:tcPr>
            <w:tcW w:w="7829" w:type="dxa"/>
          </w:tcPr>
          <w:p w:rsidR="006417D4" w:rsidRPr="006417D4" w:rsidRDefault="006417D4" w:rsidP="006417D4">
            <w:pPr>
              <w:pStyle w:val="49"/>
              <w:rPr>
                <w:ins w:id="596" w:author="Tsaun" w:date="2017-01-27T16:34:00Z"/>
              </w:rPr>
            </w:pPr>
            <w:ins w:id="597" w:author="Tsaun" w:date="2017-01-27T16:34:00Z">
              <w:r>
                <w:t xml:space="preserve">поверхностная концентрация осажденных аэрозолей хим. соединения ПД </w:t>
              </w:r>
              <w:r w:rsidRPr="00C33B87">
                <w:rPr>
                  <w:i/>
                  <w:lang w:val="en-US"/>
                </w:rPr>
                <w:t>v</w:t>
              </w:r>
            </w:ins>
            <w:ins w:id="598" w:author="Tsaun" w:date="2017-01-27T16:35:00Z">
              <w:r>
                <w:rPr>
                  <w:i/>
                </w:rPr>
                <w:t xml:space="preserve"> </w:t>
              </w:r>
              <w:r w:rsidRPr="006417D4">
                <w:t>на</w:t>
              </w:r>
              <w:r>
                <w:t xml:space="preserve"> </w:t>
              </w:r>
            </w:ins>
            <w:ins w:id="599" w:author="Tsaun" w:date="2017-02-01T13:23:00Z">
              <w:r w:rsidR="00DF6635">
                <w:t>стенке</w:t>
              </w:r>
            </w:ins>
          </w:p>
        </w:tc>
        <w:tc>
          <w:tcPr>
            <w:tcW w:w="0" w:type="auto"/>
          </w:tcPr>
          <w:p w:rsidR="006417D4" w:rsidRPr="00C33B87" w:rsidRDefault="006417D4" w:rsidP="00025524">
            <w:pPr>
              <w:ind w:firstLine="0"/>
              <w:rPr>
                <w:ins w:id="600" w:author="Tsaun" w:date="2017-01-27T16:34:00Z"/>
              </w:rPr>
            </w:pPr>
            <w:ins w:id="601" w:author="Tsaun" w:date="2017-01-27T16:34:00Z">
              <w:r>
                <w:t>кг</w:t>
              </w:r>
              <w:r w:rsidRPr="00C33B87">
                <w:t xml:space="preserve"> </w:t>
              </w:r>
              <w:r>
                <w:t>м</w:t>
              </w:r>
              <w:r w:rsidRPr="00C33B87">
                <w:rPr>
                  <w:vertAlign w:val="superscript"/>
                </w:rPr>
                <w:t>-</w:t>
              </w:r>
            </w:ins>
            <w:ins w:id="602" w:author="Tsaun" w:date="2017-01-27T16:35:00Z">
              <w:r>
                <w:rPr>
                  <w:vertAlign w:val="superscript"/>
                </w:rPr>
                <w:t>2</w:t>
              </w:r>
            </w:ins>
          </w:p>
        </w:tc>
      </w:tr>
      <w:tr w:rsidR="006417D4" w:rsidRPr="00295FE1" w:rsidTr="00025524">
        <w:trPr>
          <w:trHeight w:val="469"/>
          <w:ins w:id="603" w:author="Tsaun" w:date="2017-01-27T16:35:00Z"/>
        </w:trPr>
        <w:tc>
          <w:tcPr>
            <w:tcW w:w="1134" w:type="dxa"/>
          </w:tcPr>
          <w:p w:rsidR="006417D4" w:rsidRDefault="006417D4" w:rsidP="00025524">
            <w:pPr>
              <w:pStyle w:val="1-6"/>
              <w:ind w:firstLine="0"/>
              <w:rPr>
                <w:ins w:id="604" w:author="Tsaun" w:date="2017-01-27T16:35:00Z"/>
              </w:rPr>
            </w:pPr>
            <w:ins w:id="605" w:author="Tsaun" w:date="2017-01-27T16:35:00Z">
              <w:r w:rsidRPr="000C7A64">
                <w:rPr>
                  <w:position w:val="-10"/>
                </w:rPr>
                <w:object w:dxaOrig="480" w:dyaOrig="340">
                  <v:shape id="_x0000_i1043" type="#_x0000_t75" style="width:24.55pt;height:17.45pt" o:ole="">
                    <v:imagedata r:id="rId57" o:title=""/>
                  </v:shape>
                  <o:OLEObject Type="Embed" ProgID="Equation.3" ShapeID="_x0000_i1043" DrawAspect="Content" ObjectID="_1549710368" r:id="rId58"/>
                </w:object>
              </w:r>
            </w:ins>
          </w:p>
        </w:tc>
        <w:tc>
          <w:tcPr>
            <w:tcW w:w="7829" w:type="dxa"/>
          </w:tcPr>
          <w:p w:rsidR="006417D4" w:rsidRDefault="006417D4" w:rsidP="00DF6635">
            <w:pPr>
              <w:pStyle w:val="49"/>
              <w:rPr>
                <w:ins w:id="606" w:author="Tsaun" w:date="2017-01-27T16:35:00Z"/>
              </w:rPr>
            </w:pPr>
            <w:ins w:id="607" w:author="Tsaun" w:date="2017-01-27T16:35:00Z">
              <w:r>
                <w:t>ма</w:t>
              </w:r>
            </w:ins>
            <w:ins w:id="608" w:author="Tsaun" w:date="2017-01-27T16:36:00Z">
              <w:r w:rsidR="00491151">
                <w:t xml:space="preserve">сса </w:t>
              </w:r>
            </w:ins>
            <w:ins w:id="609" w:author="Tsaun" w:date="2017-01-27T16:37:00Z">
              <w:r w:rsidR="00491151">
                <w:t xml:space="preserve">хим. соединения ПД в форме </w:t>
              </w:r>
            </w:ins>
            <w:ins w:id="610" w:author="Tsaun" w:date="2017-02-01T13:24:00Z">
              <w:r w:rsidR="00DF6635">
                <w:t>частиц</w:t>
              </w:r>
            </w:ins>
          </w:p>
        </w:tc>
        <w:tc>
          <w:tcPr>
            <w:tcW w:w="0" w:type="auto"/>
          </w:tcPr>
          <w:p w:rsidR="006417D4" w:rsidRDefault="00491151" w:rsidP="00025524">
            <w:pPr>
              <w:ind w:firstLine="0"/>
              <w:rPr>
                <w:ins w:id="611" w:author="Tsaun" w:date="2017-01-27T16:35:00Z"/>
              </w:rPr>
            </w:pPr>
            <w:ins w:id="612" w:author="Tsaun" w:date="2017-01-27T16:38:00Z">
              <w:r>
                <w:t>кг</w:t>
              </w:r>
            </w:ins>
          </w:p>
        </w:tc>
      </w:tr>
      <w:tr w:rsidR="00491151" w:rsidRPr="00295FE1" w:rsidTr="00025524">
        <w:trPr>
          <w:trHeight w:val="469"/>
          <w:ins w:id="613" w:author="Tsaun" w:date="2017-01-27T16:38:00Z"/>
        </w:trPr>
        <w:tc>
          <w:tcPr>
            <w:tcW w:w="1134" w:type="dxa"/>
          </w:tcPr>
          <w:p w:rsidR="00491151" w:rsidRDefault="00491151" w:rsidP="00025524">
            <w:pPr>
              <w:pStyle w:val="1-6"/>
              <w:ind w:firstLine="0"/>
              <w:rPr>
                <w:ins w:id="614" w:author="Tsaun" w:date="2017-01-27T16:38:00Z"/>
              </w:rPr>
            </w:pPr>
            <w:ins w:id="615" w:author="Tsaun" w:date="2017-01-27T16:38:00Z">
              <w:r w:rsidRPr="000C7A64">
                <w:rPr>
                  <w:position w:val="-16"/>
                </w:rPr>
                <w:object w:dxaOrig="740" w:dyaOrig="400">
                  <v:shape id="_x0000_i1044" type="#_x0000_t75" style="width:36.55pt;height:20.2pt" o:ole="">
                    <v:imagedata r:id="rId59" o:title=""/>
                  </v:shape>
                  <o:OLEObject Type="Embed" ProgID="Equation.3" ShapeID="_x0000_i1044" DrawAspect="Content" ObjectID="_1549710369" r:id="rId60"/>
                </w:object>
              </w:r>
            </w:ins>
          </w:p>
        </w:tc>
        <w:tc>
          <w:tcPr>
            <w:tcW w:w="7829" w:type="dxa"/>
          </w:tcPr>
          <w:p w:rsidR="00491151" w:rsidRDefault="00491151" w:rsidP="00491151">
            <w:pPr>
              <w:pStyle w:val="49"/>
              <w:rPr>
                <w:ins w:id="616" w:author="Tsaun" w:date="2017-01-27T16:38:00Z"/>
              </w:rPr>
            </w:pPr>
            <w:ins w:id="617" w:author="Tsaun" w:date="2017-01-27T16:39:00Z">
              <w:r>
                <w:t xml:space="preserve">поверхностная концентрация сконденсированных ПД на </w:t>
              </w:r>
            </w:ins>
            <w:ins w:id="618" w:author="Tsaun" w:date="2017-02-01T13:24:00Z">
              <w:r w:rsidR="00DF6635">
                <w:t>стенке</w:t>
              </w:r>
            </w:ins>
          </w:p>
        </w:tc>
        <w:tc>
          <w:tcPr>
            <w:tcW w:w="0" w:type="auto"/>
          </w:tcPr>
          <w:p w:rsidR="00491151" w:rsidRDefault="00491151" w:rsidP="00025524">
            <w:pPr>
              <w:ind w:firstLine="0"/>
              <w:rPr>
                <w:ins w:id="619" w:author="Tsaun" w:date="2017-01-27T16:38:00Z"/>
              </w:rPr>
            </w:pPr>
            <w:ins w:id="620" w:author="Tsaun" w:date="2017-01-27T16:39:00Z">
              <w:r>
                <w:t>кг</w:t>
              </w:r>
              <w:r w:rsidRPr="00C33B87">
                <w:t xml:space="preserve"> </w:t>
              </w:r>
              <w:r>
                <w:t>м</w:t>
              </w:r>
              <w:r w:rsidRPr="00C33B87">
                <w:rPr>
                  <w:vertAlign w:val="superscript"/>
                </w:rPr>
                <w:t>-</w:t>
              </w:r>
              <w:r>
                <w:rPr>
                  <w:vertAlign w:val="superscript"/>
                </w:rPr>
                <w:t>2</w:t>
              </w:r>
            </w:ins>
          </w:p>
        </w:tc>
      </w:tr>
      <w:tr w:rsidR="00491151" w:rsidRPr="00295FE1" w:rsidTr="00025524">
        <w:trPr>
          <w:trHeight w:val="469"/>
          <w:ins w:id="621" w:author="Tsaun" w:date="2017-01-27T16:39:00Z"/>
        </w:trPr>
        <w:tc>
          <w:tcPr>
            <w:tcW w:w="1134" w:type="dxa"/>
          </w:tcPr>
          <w:p w:rsidR="00491151" w:rsidRDefault="00491151" w:rsidP="00025524">
            <w:pPr>
              <w:pStyle w:val="1-6"/>
              <w:ind w:firstLine="0"/>
              <w:rPr>
                <w:ins w:id="622" w:author="Tsaun" w:date="2017-01-27T16:39:00Z"/>
              </w:rPr>
            </w:pPr>
            <w:ins w:id="623" w:author="Tsaun" w:date="2017-01-27T16:40:00Z">
              <w:r w:rsidRPr="000C7A64">
                <w:rPr>
                  <w:position w:val="-16"/>
                </w:rPr>
                <w:object w:dxaOrig="740" w:dyaOrig="400">
                  <v:shape id="_x0000_i1045" type="#_x0000_t75" style="width:36.55pt;height:20.2pt" o:ole="">
                    <v:imagedata r:id="rId61" o:title=""/>
                  </v:shape>
                  <o:OLEObject Type="Embed" ProgID="Equation.3" ShapeID="_x0000_i1045" DrawAspect="Content" ObjectID="_1549710370" r:id="rId62"/>
                </w:object>
              </w:r>
            </w:ins>
          </w:p>
        </w:tc>
        <w:tc>
          <w:tcPr>
            <w:tcW w:w="7829" w:type="dxa"/>
          </w:tcPr>
          <w:p w:rsidR="00491151" w:rsidRDefault="00491151" w:rsidP="00491151">
            <w:pPr>
              <w:pStyle w:val="49"/>
              <w:rPr>
                <w:ins w:id="624" w:author="Tsaun" w:date="2017-01-27T16:39:00Z"/>
              </w:rPr>
            </w:pPr>
            <w:ins w:id="625" w:author="Tsaun" w:date="2017-01-27T16:40:00Z">
              <w:r>
                <w:t xml:space="preserve">поверхностная концентрация адсорбированных ПД на </w:t>
              </w:r>
            </w:ins>
            <w:ins w:id="626" w:author="Tsaun" w:date="2017-02-01T13:24:00Z">
              <w:r w:rsidR="00DF6635">
                <w:t>стенке</w:t>
              </w:r>
            </w:ins>
          </w:p>
        </w:tc>
        <w:tc>
          <w:tcPr>
            <w:tcW w:w="0" w:type="auto"/>
          </w:tcPr>
          <w:p w:rsidR="00491151" w:rsidRDefault="00491151" w:rsidP="00025524">
            <w:pPr>
              <w:ind w:firstLine="0"/>
              <w:rPr>
                <w:ins w:id="627" w:author="Tsaun" w:date="2017-01-27T16:39:00Z"/>
              </w:rPr>
            </w:pPr>
            <w:ins w:id="628" w:author="Tsaun" w:date="2017-01-27T16:40:00Z">
              <w:r>
                <w:t>кг</w:t>
              </w:r>
              <w:r w:rsidRPr="00C33B87">
                <w:t xml:space="preserve"> </w:t>
              </w:r>
              <w:r>
                <w:t>м</w:t>
              </w:r>
              <w:r w:rsidRPr="00C33B87">
                <w:rPr>
                  <w:vertAlign w:val="superscript"/>
                </w:rPr>
                <w:t>-</w:t>
              </w:r>
              <w:r>
                <w:rPr>
                  <w:vertAlign w:val="superscript"/>
                </w:rPr>
                <w:t>2</w:t>
              </w:r>
            </w:ins>
          </w:p>
        </w:tc>
      </w:tr>
    </w:tbl>
    <w:p w:rsidR="007B6110" w:rsidRDefault="007B6110" w:rsidP="00B72A74">
      <w:pPr>
        <w:rPr>
          <w:ins w:id="629" w:author="Tsaun" w:date="2017-01-27T16:30:00Z"/>
        </w:rPr>
      </w:pPr>
    </w:p>
    <w:p w:rsidR="005351C2" w:rsidDel="00491151" w:rsidRDefault="005351C2" w:rsidP="00B72A74">
      <w:pPr>
        <w:rPr>
          <w:del w:id="630" w:author="Tsaun" w:date="2017-01-27T16:40:00Z"/>
        </w:rPr>
      </w:pPr>
    </w:p>
    <w:p w:rsidR="00AE3E7C" w:rsidRDefault="00AE3E7C" w:rsidP="00B72A74">
      <w:r>
        <w:t xml:space="preserve">Ниже описаны физические модели, представляющие различные члены </w:t>
      </w:r>
      <w:del w:id="631" w:author="Tsaun" w:date="2017-01-27T16:41:00Z">
        <w:r w:rsidDel="0056155E">
          <w:delText xml:space="preserve">этого </w:delText>
        </w:r>
      </w:del>
      <w:ins w:id="632" w:author="Tsaun" w:date="2017-01-27T16:41:00Z">
        <w:r w:rsidR="0056155E">
          <w:t xml:space="preserve">этих </w:t>
        </w:r>
      </w:ins>
      <w:r>
        <w:t>уравнени</w:t>
      </w:r>
      <w:ins w:id="633" w:author="Tsaun" w:date="2017-01-27T16:41:00Z">
        <w:r w:rsidR="0056155E">
          <w:t>й</w:t>
        </w:r>
      </w:ins>
      <w:del w:id="634" w:author="Tsaun" w:date="2017-01-27T16:41:00Z">
        <w:r w:rsidDel="0056155E">
          <w:delText>я</w:delText>
        </w:r>
      </w:del>
      <w:r>
        <w:t xml:space="preserve">. Описанию моделей предшествует </w:t>
      </w:r>
      <w:r w:rsidR="004147A2">
        <w:t xml:space="preserve">параграфы, вводящие </w:t>
      </w:r>
      <w:r w:rsidR="004E7FAB">
        <w:t xml:space="preserve">используемую </w:t>
      </w:r>
      <w:r w:rsidR="0031757F">
        <w:t>базовую терминологию</w:t>
      </w:r>
      <w:r w:rsidR="004147A2">
        <w:t xml:space="preserve"> и соответствующие формулы</w:t>
      </w:r>
      <w:r w:rsidR="00E46A33">
        <w:t>.</w:t>
      </w:r>
    </w:p>
    <w:p w:rsidR="00D76AEB" w:rsidRDefault="00D76AEB" w:rsidP="00CF0079">
      <w:pPr>
        <w:pStyle w:val="30"/>
        <w:rPr>
          <w:ins w:id="635" w:author="to" w:date="2016-12-26T21:43:00Z"/>
        </w:rPr>
      </w:pPr>
      <w:ins w:id="636" w:author="to" w:date="2016-12-26T21:44:00Z">
        <w:r>
          <w:t>Основные параметры физических моделей</w:t>
        </w:r>
      </w:ins>
    </w:p>
    <w:p w:rsidR="00AE3E7C" w:rsidRDefault="00AE3E7C" w:rsidP="00B72A74"/>
    <w:p w:rsidR="004147A2" w:rsidRPr="00FD0319" w:rsidRDefault="004147A2" w:rsidP="001B676A">
      <w:pPr>
        <w:pStyle w:val="4"/>
      </w:pPr>
      <w:bookmarkStart w:id="637" w:name="_Toc151359800"/>
      <w:bookmarkStart w:id="638" w:name="_Toc151398788"/>
      <w:bookmarkStart w:id="639" w:name="_Toc158617091"/>
      <w:r w:rsidRPr="00FD0319">
        <w:t>Время релаксации аэрозольной частицы</w:t>
      </w:r>
      <w:bookmarkEnd w:id="637"/>
      <w:bookmarkEnd w:id="638"/>
      <w:bookmarkEnd w:id="639"/>
    </w:p>
    <w:p w:rsidR="004147A2" w:rsidRDefault="004147A2" w:rsidP="004147A2">
      <w:r w:rsidRPr="00DB18AF">
        <w:t>Время динамической релаксации</w:t>
      </w:r>
      <w:r>
        <w:t xml:space="preserve"> </w:t>
      </w:r>
      <w:r>
        <w:sym w:font="Symbol" w:char="F074"/>
      </w:r>
      <w:r w:rsidRPr="007A4964">
        <w:rPr>
          <w:vertAlign w:val="subscript"/>
          <w:lang w:val="en-US"/>
        </w:rPr>
        <w:t>p</w:t>
      </w:r>
      <w:r w:rsidRPr="00DB18AF">
        <w:t xml:space="preserve"> аэрозольной частицы</w:t>
      </w:r>
      <w:r>
        <w:t xml:space="preserve"> является важнейшей характеристикой аэрозолей и присутствует во многих формулах.</w:t>
      </w:r>
      <w:r w:rsidRPr="00DB18AF">
        <w:t xml:space="preserve"> </w:t>
      </w:r>
      <w:r>
        <w:t xml:space="preserve">Оно </w:t>
      </w:r>
      <w:r w:rsidRPr="00DB18AF">
        <w:t>определяется соотношением</w:t>
      </w:r>
    </w:p>
    <w:tbl>
      <w:tblPr>
        <w:tblW w:w="9026" w:type="dxa"/>
        <w:tblInd w:w="828" w:type="dxa"/>
        <w:tblLook w:val="0000" w:firstRow="0" w:lastRow="0" w:firstColumn="0" w:lastColumn="0" w:noHBand="0" w:noVBand="0"/>
      </w:tblPr>
      <w:tblGrid>
        <w:gridCol w:w="8090"/>
        <w:gridCol w:w="936"/>
      </w:tblGrid>
      <w:tr w:rsidR="00B32FC6" w:rsidRPr="002E146E" w:rsidTr="00B32FC6">
        <w:tc>
          <w:tcPr>
            <w:tcW w:w="8090" w:type="dxa"/>
          </w:tcPr>
          <w:p w:rsidR="00B32FC6" w:rsidRPr="002E146E" w:rsidRDefault="000837ED" w:rsidP="004147A2">
            <w:r>
              <w:rPr>
                <w:noProof/>
                <w:position w:val="-16"/>
                <w:lang w:eastAsia="ru-RU"/>
              </w:rPr>
              <w:drawing>
                <wp:inline distT="0" distB="0" distL="0" distR="0">
                  <wp:extent cx="965835" cy="263525"/>
                  <wp:effectExtent l="0" t="0" r="5715" b="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3"/>
                          <a:srcRect/>
                          <a:stretch>
                            <a:fillRect/>
                          </a:stretch>
                        </pic:blipFill>
                        <pic:spPr bwMode="auto">
                          <a:xfrm>
                            <a:off x="0" y="0"/>
                            <a:ext cx="965835" cy="263525"/>
                          </a:xfrm>
                          <a:prstGeom prst="rect">
                            <a:avLst/>
                          </a:prstGeom>
                          <a:noFill/>
                          <a:ln w="9525">
                            <a:noFill/>
                            <a:miter lim="800000"/>
                            <a:headEnd/>
                            <a:tailEnd/>
                          </a:ln>
                        </pic:spPr>
                      </pic:pic>
                    </a:graphicData>
                  </a:graphic>
                </wp:inline>
              </w:drawing>
            </w:r>
            <w:r w:rsidR="00B32FC6" w:rsidRPr="00DB18AF">
              <w:t>,</w:t>
            </w:r>
            <w:r w:rsidR="00B32FC6">
              <w:t xml:space="preserve"> </w:t>
            </w:r>
            <w:r w:rsidR="00B32FC6" w:rsidRPr="00DB18AF">
              <w:t xml:space="preserve"> </w:t>
            </w:r>
            <w:r>
              <w:rPr>
                <w:noProof/>
                <w:position w:val="-34"/>
                <w:lang w:eastAsia="ru-RU"/>
              </w:rPr>
              <w:drawing>
                <wp:inline distT="0" distB="0" distL="0" distR="0">
                  <wp:extent cx="877570" cy="504825"/>
                  <wp:effectExtent l="0" t="0" r="0"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4"/>
                          <a:srcRect/>
                          <a:stretch>
                            <a:fillRect/>
                          </a:stretch>
                        </pic:blipFill>
                        <pic:spPr bwMode="auto">
                          <a:xfrm>
                            <a:off x="0" y="0"/>
                            <a:ext cx="877570" cy="504825"/>
                          </a:xfrm>
                          <a:prstGeom prst="rect">
                            <a:avLst/>
                          </a:prstGeom>
                          <a:noFill/>
                          <a:ln w="9525">
                            <a:noFill/>
                            <a:miter lim="800000"/>
                            <a:headEnd/>
                            <a:tailEnd/>
                          </a:ln>
                        </pic:spPr>
                      </pic:pic>
                    </a:graphicData>
                  </a:graphic>
                </wp:inline>
              </w:drawing>
            </w:r>
            <w:r w:rsidR="00B32FC6">
              <w:t xml:space="preserve"> ,</w:t>
            </w:r>
          </w:p>
        </w:tc>
        <w:tc>
          <w:tcPr>
            <w:tcW w:w="936" w:type="dxa"/>
            <w:vAlign w:val="center"/>
          </w:tcPr>
          <w:p w:rsidR="00B32FC6" w:rsidRPr="002E146E" w:rsidRDefault="00B32FC6" w:rsidP="009D6252">
            <w:pPr>
              <w:pStyle w:val="afffff2"/>
            </w:pPr>
            <w:r>
              <w:t>(</w:t>
            </w:r>
            <w:r w:rsidR="00FC3070">
              <w:fldChar w:fldCharType="begin"/>
            </w:r>
            <w:r w:rsidR="00FC3070">
              <w:instrText xml:space="preserve"> STYLEREF 1 \s </w:instrText>
            </w:r>
            <w:r w:rsidR="00FC3070">
              <w:fldChar w:fldCharType="separate"/>
            </w:r>
            <w:r w:rsidR="00226569">
              <w:rPr>
                <w:noProof/>
              </w:rPr>
              <w:t>1</w:t>
            </w:r>
            <w:r w:rsidR="00FC3070">
              <w:rPr>
                <w:noProof/>
              </w:rPr>
              <w:fldChar w:fldCharType="end"/>
            </w:r>
            <w:r>
              <w:t>.</w:t>
            </w:r>
            <w:r w:rsidR="00FC3070">
              <w:fldChar w:fldCharType="begin"/>
            </w:r>
            <w:r w:rsidR="00FC3070">
              <w:instrText xml:space="preserve"> SEQ ( \* ARABIC \s 1 </w:instrText>
            </w:r>
            <w:r w:rsidR="00FC3070">
              <w:fldChar w:fldCharType="separate"/>
            </w:r>
            <w:r w:rsidR="00226569">
              <w:rPr>
                <w:noProof/>
              </w:rPr>
              <w:t>2</w:t>
            </w:r>
            <w:r w:rsidR="00FC3070">
              <w:rPr>
                <w:noProof/>
              </w:rPr>
              <w:fldChar w:fldCharType="end"/>
            </w:r>
            <w:r w:rsidRPr="002E146E">
              <w:t>)</w:t>
            </w:r>
          </w:p>
        </w:tc>
      </w:tr>
    </w:tbl>
    <w:p w:rsidR="004147A2" w:rsidRDefault="004147A2" w:rsidP="004147A2">
      <w:r w:rsidRPr="00DB18AF">
        <w:t xml:space="preserve">где </w:t>
      </w:r>
    </w:p>
    <w:p w:rsidR="008939BE" w:rsidRPr="00EC5DE4" w:rsidRDefault="000837ED" w:rsidP="008939BE">
      <w:r>
        <w:rPr>
          <w:noProof/>
          <w:position w:val="-14"/>
          <w:lang w:eastAsia="ru-RU"/>
        </w:rPr>
        <w:drawing>
          <wp:inline distT="0" distB="0" distL="0" distR="0">
            <wp:extent cx="746125" cy="241300"/>
            <wp:effectExtent l="19050" t="0" r="0"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5"/>
                    <a:srcRect/>
                    <a:stretch>
                      <a:fillRect/>
                    </a:stretch>
                  </pic:blipFill>
                  <pic:spPr bwMode="auto">
                    <a:xfrm>
                      <a:off x="0" y="0"/>
                      <a:ext cx="746125" cy="241300"/>
                    </a:xfrm>
                    <a:prstGeom prst="rect">
                      <a:avLst/>
                    </a:prstGeom>
                    <a:noFill/>
                    <a:ln w="9525">
                      <a:noFill/>
                      <a:miter lim="800000"/>
                      <a:headEnd/>
                      <a:tailEnd/>
                    </a:ln>
                  </pic:spPr>
                </pic:pic>
              </a:graphicData>
            </a:graphic>
          </wp:inline>
        </w:drawing>
      </w:r>
      <w:r w:rsidR="008939BE" w:rsidRPr="00EC5DE4">
        <w:t xml:space="preserve"> </w:t>
      </w:r>
      <w:r w:rsidR="008939BE" w:rsidRPr="00F0687D">
        <w:sym w:font="Symbol" w:char="F02D"/>
      </w:r>
      <w:r w:rsidR="008939BE" w:rsidRPr="00EC5DE4">
        <w:t xml:space="preserve"> число Кнудсена</w:t>
      </w:r>
    </w:p>
    <w:p w:rsidR="004147A2" w:rsidRPr="00EC5DE4" w:rsidRDefault="000837ED" w:rsidP="004147A2">
      <w:r>
        <w:rPr>
          <w:noProof/>
          <w:position w:val="-14"/>
          <w:lang w:eastAsia="ru-RU"/>
        </w:rPr>
        <w:drawing>
          <wp:inline distT="0" distB="0" distL="0" distR="0">
            <wp:extent cx="226695" cy="241300"/>
            <wp:effectExtent l="19050" t="0" r="0" b="0"/>
            <wp:docPr id="3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66"/>
                    <a:srcRect/>
                    <a:stretch>
                      <a:fillRect/>
                    </a:stretch>
                  </pic:blipFill>
                  <pic:spPr bwMode="auto">
                    <a:xfrm>
                      <a:off x="0" y="0"/>
                      <a:ext cx="226695" cy="241300"/>
                    </a:xfrm>
                    <a:prstGeom prst="rect">
                      <a:avLst/>
                    </a:prstGeom>
                    <a:noFill/>
                    <a:ln w="9525">
                      <a:noFill/>
                      <a:miter lim="800000"/>
                      <a:headEnd/>
                      <a:tailEnd/>
                    </a:ln>
                  </pic:spPr>
                </pic:pic>
              </a:graphicData>
            </a:graphic>
          </wp:inline>
        </w:drawing>
      </w:r>
      <w:r w:rsidR="004147A2" w:rsidRPr="00EC5DE4">
        <w:t xml:space="preserve"> </w:t>
      </w:r>
      <w:r w:rsidR="004147A2" w:rsidRPr="00F0687D">
        <w:sym w:font="Symbol" w:char="F02D"/>
      </w:r>
      <w:r w:rsidR="004147A2" w:rsidRPr="00EC5DE4">
        <w:t xml:space="preserve"> время релаксации при стоксовом обтекании частицы (</w:t>
      </w:r>
      <w:r w:rsidR="004147A2">
        <w:rPr>
          <w:lang w:val="en-US"/>
        </w:rPr>
        <w:t>Re</w:t>
      </w:r>
      <w:r w:rsidR="004147A2" w:rsidRPr="007E2D34">
        <w:t>&lt;&lt;1</w:t>
      </w:r>
      <w:r w:rsidR="004147A2" w:rsidRPr="00EC5DE4">
        <w:t>), с</w:t>
      </w:r>
    </w:p>
    <w:p w:rsidR="004147A2" w:rsidRPr="00EC5DE4" w:rsidRDefault="000837ED" w:rsidP="004147A2">
      <w:r>
        <w:rPr>
          <w:noProof/>
          <w:position w:val="-14"/>
          <w:lang w:eastAsia="ru-RU"/>
        </w:rPr>
        <w:drawing>
          <wp:inline distT="0" distB="0" distL="0" distR="0">
            <wp:extent cx="190500" cy="241300"/>
            <wp:effectExtent l="19050" t="0" r="0" b="0"/>
            <wp:docPr id="3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7"/>
                    <a:srcRect/>
                    <a:stretch>
                      <a:fillRect/>
                    </a:stretch>
                  </pic:blipFill>
                  <pic:spPr bwMode="auto">
                    <a:xfrm>
                      <a:off x="0" y="0"/>
                      <a:ext cx="190500" cy="241300"/>
                    </a:xfrm>
                    <a:prstGeom prst="rect">
                      <a:avLst/>
                    </a:prstGeom>
                    <a:noFill/>
                    <a:ln w="9525">
                      <a:noFill/>
                      <a:miter lim="800000"/>
                      <a:headEnd/>
                      <a:tailEnd/>
                    </a:ln>
                  </pic:spPr>
                </pic:pic>
              </a:graphicData>
            </a:graphic>
          </wp:inline>
        </w:drawing>
      </w:r>
      <w:r w:rsidR="004147A2" w:rsidRPr="00EC5DE4">
        <w:t xml:space="preserve"> </w:t>
      </w:r>
      <w:r w:rsidR="004147A2" w:rsidRPr="00F0687D">
        <w:sym w:font="Symbol" w:char="F02D"/>
      </w:r>
      <w:r w:rsidR="004147A2" w:rsidRPr="00EC5DE4">
        <w:t xml:space="preserve"> диаметр частицы, м</w:t>
      </w:r>
    </w:p>
    <w:p w:rsidR="004147A2" w:rsidRPr="00EC5DE4" w:rsidRDefault="000837ED" w:rsidP="004147A2">
      <w:pPr>
        <w:rPr>
          <w:vertAlign w:val="superscript"/>
        </w:rPr>
      </w:pPr>
      <w:r>
        <w:rPr>
          <w:noProof/>
          <w:position w:val="-14"/>
          <w:lang w:eastAsia="ru-RU"/>
        </w:rPr>
        <w:drawing>
          <wp:inline distT="0" distB="0" distL="0" distR="0">
            <wp:extent cx="205105" cy="241300"/>
            <wp:effectExtent l="0" t="0" r="4445" b="0"/>
            <wp:docPr id="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8"/>
                    <a:srcRect/>
                    <a:stretch>
                      <a:fillRect/>
                    </a:stretch>
                  </pic:blipFill>
                  <pic:spPr bwMode="auto">
                    <a:xfrm>
                      <a:off x="0" y="0"/>
                      <a:ext cx="205105" cy="241300"/>
                    </a:xfrm>
                    <a:prstGeom prst="rect">
                      <a:avLst/>
                    </a:prstGeom>
                    <a:noFill/>
                    <a:ln w="9525">
                      <a:noFill/>
                      <a:miter lim="800000"/>
                      <a:headEnd/>
                      <a:tailEnd/>
                    </a:ln>
                  </pic:spPr>
                </pic:pic>
              </a:graphicData>
            </a:graphic>
          </wp:inline>
        </w:drawing>
      </w:r>
      <w:r w:rsidR="004147A2" w:rsidRPr="00EC5DE4">
        <w:t xml:space="preserve"> </w:t>
      </w:r>
      <w:r w:rsidR="004147A2" w:rsidRPr="00F0687D">
        <w:sym w:font="Symbol" w:char="F02D"/>
      </w:r>
      <w:r w:rsidR="004147A2" w:rsidRPr="00EC5DE4">
        <w:t xml:space="preserve"> плотность материала частиц, кг/м</w:t>
      </w:r>
      <w:r w:rsidR="004147A2" w:rsidRPr="00EC5DE4">
        <w:rPr>
          <w:vertAlign w:val="superscript"/>
        </w:rPr>
        <w:t>3</w:t>
      </w:r>
    </w:p>
    <w:p w:rsidR="004147A2" w:rsidRPr="00EC5DE4" w:rsidRDefault="000837ED" w:rsidP="004147A2">
      <w:pPr>
        <w:rPr>
          <w:vertAlign w:val="superscript"/>
        </w:rPr>
      </w:pPr>
      <w:r>
        <w:rPr>
          <w:noProof/>
          <w:position w:val="-14"/>
          <w:lang w:eastAsia="ru-RU"/>
        </w:rPr>
        <w:drawing>
          <wp:inline distT="0" distB="0" distL="0" distR="0">
            <wp:extent cx="219710" cy="241300"/>
            <wp:effectExtent l="0" t="0" r="0" b="0"/>
            <wp:docPr id="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9"/>
                    <a:srcRect/>
                    <a:stretch>
                      <a:fillRect/>
                    </a:stretch>
                  </pic:blipFill>
                  <pic:spPr bwMode="auto">
                    <a:xfrm>
                      <a:off x="0" y="0"/>
                      <a:ext cx="219710" cy="241300"/>
                    </a:xfrm>
                    <a:prstGeom prst="rect">
                      <a:avLst/>
                    </a:prstGeom>
                    <a:noFill/>
                    <a:ln w="9525">
                      <a:noFill/>
                      <a:miter lim="800000"/>
                      <a:headEnd/>
                      <a:tailEnd/>
                    </a:ln>
                  </pic:spPr>
                </pic:pic>
              </a:graphicData>
            </a:graphic>
          </wp:inline>
        </w:drawing>
      </w:r>
      <w:r w:rsidR="004147A2" w:rsidRPr="00EC5DE4">
        <w:t xml:space="preserve"> </w:t>
      </w:r>
      <w:r w:rsidR="004147A2" w:rsidRPr="00F0687D">
        <w:sym w:font="Symbol" w:char="F02D"/>
      </w:r>
      <w:r w:rsidR="004147A2" w:rsidRPr="00EC5DE4">
        <w:t xml:space="preserve"> плотность несущей среды, кг/м</w:t>
      </w:r>
      <w:r w:rsidR="004147A2" w:rsidRPr="00EC5DE4">
        <w:rPr>
          <w:vertAlign w:val="superscript"/>
        </w:rPr>
        <w:t>3</w:t>
      </w:r>
    </w:p>
    <w:p w:rsidR="004147A2" w:rsidRPr="00820297" w:rsidRDefault="000837ED" w:rsidP="004147A2">
      <w:r>
        <w:rPr>
          <w:noProof/>
          <w:position w:val="-14"/>
          <w:lang w:eastAsia="ru-RU"/>
        </w:rPr>
        <w:drawing>
          <wp:inline distT="0" distB="0" distL="0" distR="0">
            <wp:extent cx="190500" cy="241300"/>
            <wp:effectExtent l="19050" t="0" r="0" b="0"/>
            <wp:docPr id="3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70"/>
                    <a:srcRect/>
                    <a:stretch>
                      <a:fillRect/>
                    </a:stretch>
                  </pic:blipFill>
                  <pic:spPr bwMode="auto">
                    <a:xfrm>
                      <a:off x="0" y="0"/>
                      <a:ext cx="190500" cy="241300"/>
                    </a:xfrm>
                    <a:prstGeom prst="rect">
                      <a:avLst/>
                    </a:prstGeom>
                    <a:noFill/>
                    <a:ln w="9525">
                      <a:noFill/>
                      <a:miter lim="800000"/>
                      <a:headEnd/>
                      <a:tailEnd/>
                    </a:ln>
                  </pic:spPr>
                </pic:pic>
              </a:graphicData>
            </a:graphic>
          </wp:inline>
        </w:drawing>
      </w:r>
      <w:r w:rsidR="004147A2" w:rsidRPr="00820297">
        <w:t xml:space="preserve"> </w:t>
      </w:r>
      <w:r w:rsidR="004147A2" w:rsidRPr="00820297">
        <w:sym w:font="Symbol" w:char="F02D"/>
      </w:r>
      <w:r w:rsidR="004147A2" w:rsidRPr="00820297">
        <w:t xml:space="preserve"> коэффициент кинематической вязкости </w:t>
      </w:r>
      <w:r w:rsidR="00C71AA1" w:rsidRPr="00820297">
        <w:t xml:space="preserve">несущей </w:t>
      </w:r>
      <w:r w:rsidR="004147A2" w:rsidRPr="00820297">
        <w:t>среды, м</w:t>
      </w:r>
      <w:r w:rsidR="004147A2" w:rsidRPr="00820297">
        <w:rPr>
          <w:vertAlign w:val="superscript"/>
        </w:rPr>
        <w:t>2</w:t>
      </w:r>
      <w:r w:rsidR="004147A2" w:rsidRPr="00820297">
        <w:t>/с</w:t>
      </w:r>
    </w:p>
    <w:p w:rsidR="003038E3" w:rsidRPr="00820297" w:rsidRDefault="004147A2" w:rsidP="003038E3">
      <w:r w:rsidRPr="00820297">
        <w:rPr>
          <w:i/>
          <w:lang w:val="en-US"/>
        </w:rPr>
        <w:t>l</w:t>
      </w:r>
      <w:r w:rsidR="003038E3" w:rsidRPr="00820297">
        <w:t xml:space="preserve"> </w:t>
      </w:r>
      <w:r w:rsidR="003038E3" w:rsidRPr="00820297">
        <w:rPr>
          <w:szCs w:val="24"/>
        </w:rPr>
        <w:sym w:font="Symbol" w:char="F02D"/>
      </w:r>
      <w:r w:rsidR="003038E3" w:rsidRPr="00820297">
        <w:rPr>
          <w:szCs w:val="24"/>
        </w:rPr>
        <w:t xml:space="preserve"> длина свободного пробега молекул в </w:t>
      </w:r>
      <w:r w:rsidR="00820297" w:rsidRPr="00820297">
        <w:rPr>
          <w:szCs w:val="24"/>
        </w:rPr>
        <w:t>несущей</w:t>
      </w:r>
      <w:r w:rsidR="003038E3" w:rsidRPr="00820297">
        <w:rPr>
          <w:szCs w:val="24"/>
        </w:rPr>
        <w:t xml:space="preserve"> среде, </w:t>
      </w:r>
      <w:r w:rsidR="003038E3" w:rsidRPr="00820297">
        <w:t xml:space="preserve"> м</w:t>
      </w:r>
    </w:p>
    <w:p w:rsidR="00820297" w:rsidRDefault="00820297" w:rsidP="008939BE">
      <w:r>
        <w:t>Здесь длина с</w:t>
      </w:r>
      <w:r w:rsidR="00F31E04">
        <w:t xml:space="preserve">вободного пробега определяется </w:t>
      </w:r>
      <w:r w:rsidR="005A6FA2">
        <w:t xml:space="preserve">на основе молекулярно-кинетической теории </w:t>
      </w:r>
      <w:r>
        <w:t>через вязкость как</w:t>
      </w:r>
    </w:p>
    <w:tbl>
      <w:tblPr>
        <w:tblW w:w="8895" w:type="dxa"/>
        <w:tblInd w:w="959" w:type="dxa"/>
        <w:tblLook w:val="04A0" w:firstRow="1" w:lastRow="0" w:firstColumn="1" w:lastColumn="0" w:noHBand="0" w:noVBand="1"/>
      </w:tblPr>
      <w:tblGrid>
        <w:gridCol w:w="7654"/>
        <w:gridCol w:w="1241"/>
      </w:tblGrid>
      <w:tr w:rsidR="002507F3" w:rsidTr="004C54D2">
        <w:tc>
          <w:tcPr>
            <w:tcW w:w="7654" w:type="dxa"/>
          </w:tcPr>
          <w:p w:rsidR="002507F3" w:rsidRPr="00365290" w:rsidRDefault="00F323C4" w:rsidP="004C54D2">
            <w:pPr>
              <w:ind w:firstLine="0"/>
            </w:pPr>
            <w:r w:rsidRPr="004C54D2">
              <w:rPr>
                <w:position w:val="-28"/>
                <w:szCs w:val="24"/>
              </w:rPr>
              <w:object w:dxaOrig="1620" w:dyaOrig="760">
                <v:shape id="_x0000_i1046" type="#_x0000_t75" style="width:80.2pt;height:37.65pt" o:ole="">
                  <v:imagedata r:id="rId71" o:title=""/>
                </v:shape>
                <o:OLEObject Type="Embed" ProgID="Equation.3" ShapeID="_x0000_i1046" DrawAspect="Content" ObjectID="_1549710371" r:id="rId72"/>
              </w:object>
            </w:r>
            <w:r w:rsidR="002507F3" w:rsidRPr="004C54D2">
              <w:rPr>
                <w:szCs w:val="24"/>
              </w:rPr>
              <w:t>,</w:t>
            </w:r>
          </w:p>
        </w:tc>
        <w:tc>
          <w:tcPr>
            <w:tcW w:w="1241" w:type="dxa"/>
            <w:vAlign w:val="center"/>
          </w:tcPr>
          <w:p w:rsidR="002507F3" w:rsidRPr="004C54D2" w:rsidRDefault="002507F3" w:rsidP="002507F3">
            <w:pPr>
              <w:pStyle w:val="affffffffff"/>
            </w:pPr>
            <w:bookmarkStart w:id="640" w:name="_Ref470503558"/>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3</w:t>
            </w:r>
            <w:r w:rsidR="00FF21EC" w:rsidRPr="004C54D2">
              <w:fldChar w:fldCharType="end"/>
            </w:r>
            <w:r w:rsidRPr="004C54D2">
              <w:t>)</w:t>
            </w:r>
            <w:bookmarkEnd w:id="640"/>
          </w:p>
        </w:tc>
      </w:tr>
    </w:tbl>
    <w:p w:rsidR="00844300" w:rsidRPr="006B3406" w:rsidRDefault="00820297" w:rsidP="005A6FA2">
      <w:pPr>
        <w:ind w:firstLine="0"/>
      </w:pPr>
      <w:r w:rsidRPr="00820297">
        <w:rPr>
          <w:szCs w:val="24"/>
        </w:rPr>
        <w:t xml:space="preserve">где </w:t>
      </w:r>
      <w:r w:rsidR="002507F3" w:rsidRPr="002507F3">
        <w:rPr>
          <w:i/>
          <w:szCs w:val="24"/>
          <w:lang w:val="en-US"/>
        </w:rPr>
        <w:t>R</w:t>
      </w:r>
      <w:r w:rsidRPr="00820297">
        <w:rPr>
          <w:szCs w:val="24"/>
        </w:rPr>
        <w:t xml:space="preserve"> - универсальная газовая постоянная, </w:t>
      </w:r>
      <w:r w:rsidRPr="00AC3D08">
        <w:rPr>
          <w:i/>
          <w:szCs w:val="24"/>
          <w:lang w:val="en-US"/>
        </w:rPr>
        <w:t>T</w:t>
      </w:r>
      <w:r w:rsidRPr="00820297">
        <w:rPr>
          <w:szCs w:val="24"/>
        </w:rPr>
        <w:t xml:space="preserve"> - температура </w:t>
      </w:r>
      <w:r w:rsidRPr="00820297">
        <w:t>несущей среды</w:t>
      </w:r>
      <w:r w:rsidRPr="00820297">
        <w:rPr>
          <w:szCs w:val="24"/>
        </w:rPr>
        <w:t xml:space="preserve">, </w:t>
      </w:r>
      <w:r w:rsidR="00AC3D08" w:rsidRPr="00AC3D08">
        <w:rPr>
          <w:i/>
          <w:szCs w:val="24"/>
        </w:rPr>
        <w:t>μ</w:t>
      </w:r>
      <w:r w:rsidR="00AC3D08" w:rsidRPr="00AC3D08">
        <w:rPr>
          <w:i/>
          <w:szCs w:val="24"/>
          <w:vertAlign w:val="subscript"/>
          <w:lang w:val="en-US"/>
        </w:rPr>
        <w:t>f</w:t>
      </w:r>
      <w:r w:rsidRPr="00820297">
        <w:rPr>
          <w:szCs w:val="24"/>
        </w:rPr>
        <w:t xml:space="preserve"> - молярная масса </w:t>
      </w:r>
      <w:r w:rsidRPr="00820297">
        <w:t>несущей среды.</w:t>
      </w:r>
      <w:r w:rsidR="00844300">
        <w:t xml:space="preserve"> Отметим, что в описании модуля </w:t>
      </w:r>
      <w:r w:rsidR="00844300">
        <w:rPr>
          <w:lang w:val="en-US"/>
        </w:rPr>
        <w:t>SOPHAEROS</w:t>
      </w:r>
      <w:r w:rsidR="00844300">
        <w:t xml:space="preserve"> </w:t>
      </w:r>
      <w:r w:rsidR="005A6FA2" w:rsidRPr="006B3406">
        <w:rPr>
          <w:szCs w:val="24"/>
        </w:rPr>
        <w:t>[</w:t>
      </w:r>
      <w:r w:rsidR="00FF21EC">
        <w:rPr>
          <w:szCs w:val="24"/>
          <w:highlight w:val="yellow"/>
          <w:lang w:val="en-US"/>
        </w:rPr>
        <w:fldChar w:fldCharType="begin"/>
      </w:r>
      <w:r w:rsidR="002507F3">
        <w:rPr>
          <w:szCs w:val="24"/>
        </w:rPr>
        <w:instrText xml:space="preserve"> REF _Ref470503663 \n \h </w:instrText>
      </w:r>
      <w:r w:rsidR="00FF21EC">
        <w:rPr>
          <w:szCs w:val="24"/>
          <w:highlight w:val="yellow"/>
          <w:lang w:val="en-US"/>
        </w:rPr>
      </w:r>
      <w:r w:rsidR="00FF21EC">
        <w:rPr>
          <w:szCs w:val="24"/>
          <w:highlight w:val="yellow"/>
          <w:lang w:val="en-US"/>
        </w:rPr>
        <w:fldChar w:fldCharType="separate"/>
      </w:r>
      <w:ins w:id="641" w:author="Tsaun" w:date="2017-02-22T15:30:00Z">
        <w:r w:rsidR="00226569">
          <w:rPr>
            <w:szCs w:val="24"/>
          </w:rPr>
          <w:t>127</w:t>
        </w:r>
      </w:ins>
      <w:ins w:id="642" w:author="Томащик" w:date="2017-01-19T16:46:00Z">
        <w:del w:id="643" w:author="Tsaun" w:date="2017-02-22T15:29:00Z">
          <w:r w:rsidR="002F5999" w:rsidDel="00226569">
            <w:rPr>
              <w:szCs w:val="24"/>
            </w:rPr>
            <w:delText>127</w:delText>
          </w:r>
        </w:del>
      </w:ins>
      <w:del w:id="644" w:author="Tsaun" w:date="2017-02-22T15:29:00Z">
        <w:r w:rsidR="00ED7A3A" w:rsidDel="00226569">
          <w:rPr>
            <w:szCs w:val="24"/>
          </w:rPr>
          <w:delText>128</w:delText>
        </w:r>
      </w:del>
      <w:r w:rsidR="00FF21EC">
        <w:rPr>
          <w:szCs w:val="24"/>
          <w:highlight w:val="yellow"/>
          <w:lang w:val="en-US"/>
        </w:rPr>
        <w:fldChar w:fldCharType="end"/>
      </w:r>
      <w:r w:rsidR="005A6FA2" w:rsidRPr="006B3406">
        <w:rPr>
          <w:szCs w:val="24"/>
        </w:rPr>
        <w:t xml:space="preserve">] </w:t>
      </w:r>
      <w:r w:rsidR="00844300">
        <w:t xml:space="preserve">приведено другое </w:t>
      </w:r>
      <w:r w:rsidR="005A6FA2">
        <w:t xml:space="preserve">(полуэмпирическое) </w:t>
      </w:r>
      <w:r w:rsidR="00844300">
        <w:t>соотношение для длины свободного пробега</w:t>
      </w:r>
      <w:r w:rsidR="005A6FA2">
        <w:t xml:space="preserve">, но в литературе </w:t>
      </w:r>
      <w:r w:rsidR="005A6FA2" w:rsidRPr="006B3406">
        <w:rPr>
          <w:szCs w:val="24"/>
        </w:rPr>
        <w:t>[</w:t>
      </w:r>
      <w:r w:rsidR="00FF21EC">
        <w:rPr>
          <w:szCs w:val="24"/>
          <w:highlight w:val="yellow"/>
          <w:lang w:val="en-US"/>
        </w:rPr>
        <w:fldChar w:fldCharType="begin"/>
      </w:r>
      <w:r w:rsidR="002507F3">
        <w:rPr>
          <w:szCs w:val="24"/>
        </w:rPr>
        <w:instrText xml:space="preserve"> REF _Ref470503689 \n \h </w:instrText>
      </w:r>
      <w:r w:rsidR="00FF21EC">
        <w:rPr>
          <w:szCs w:val="24"/>
          <w:highlight w:val="yellow"/>
          <w:lang w:val="en-US"/>
        </w:rPr>
      </w:r>
      <w:r w:rsidR="00FF21EC">
        <w:rPr>
          <w:szCs w:val="24"/>
          <w:highlight w:val="yellow"/>
          <w:lang w:val="en-US"/>
        </w:rPr>
        <w:fldChar w:fldCharType="separate"/>
      </w:r>
      <w:ins w:id="645" w:author="Tsaun" w:date="2017-02-22T15:30:00Z">
        <w:r w:rsidR="00226569">
          <w:rPr>
            <w:szCs w:val="24"/>
          </w:rPr>
          <w:t>118</w:t>
        </w:r>
      </w:ins>
      <w:ins w:id="646" w:author="Томащик" w:date="2017-01-19T16:46:00Z">
        <w:del w:id="647" w:author="Tsaun" w:date="2017-02-22T15:29:00Z">
          <w:r w:rsidR="002F5999" w:rsidDel="00226569">
            <w:rPr>
              <w:szCs w:val="24"/>
            </w:rPr>
            <w:delText>118</w:delText>
          </w:r>
        </w:del>
      </w:ins>
      <w:del w:id="648" w:author="Tsaun" w:date="2017-02-22T15:29:00Z">
        <w:r w:rsidR="00ED7A3A" w:rsidDel="00226569">
          <w:rPr>
            <w:szCs w:val="24"/>
          </w:rPr>
          <w:delText>119</w:delText>
        </w:r>
      </w:del>
      <w:r w:rsidR="00FF21EC">
        <w:rPr>
          <w:szCs w:val="24"/>
          <w:highlight w:val="yellow"/>
          <w:lang w:val="en-US"/>
        </w:rPr>
        <w:fldChar w:fldCharType="end"/>
      </w:r>
      <w:r w:rsidR="005A6FA2" w:rsidRPr="006B3406">
        <w:rPr>
          <w:szCs w:val="24"/>
        </w:rPr>
        <w:t>]</w:t>
      </w:r>
      <w:r w:rsidR="005A6FA2">
        <w:t xml:space="preserve">, на которую дана ссылка, этой формулы не найдено (приведена </w:t>
      </w:r>
      <w:r w:rsidR="005A6FA2" w:rsidRPr="005A6FA2">
        <w:t xml:space="preserve">формула </w:t>
      </w:r>
      <w:r w:rsidR="00FF21EC">
        <w:rPr>
          <w:highlight w:val="yellow"/>
          <w:lang w:val="en-US"/>
        </w:rPr>
        <w:fldChar w:fldCharType="begin"/>
      </w:r>
      <w:r w:rsidR="002507F3">
        <w:instrText xml:space="preserve"> REF _Ref470503558 \h </w:instrText>
      </w:r>
      <w:r w:rsidR="00FF21EC">
        <w:rPr>
          <w:highlight w:val="yellow"/>
          <w:lang w:val="en-US"/>
        </w:rPr>
      </w:r>
      <w:r w:rsidR="00FF21EC">
        <w:rPr>
          <w:highlight w:val="yellow"/>
          <w:lang w:val="en-US"/>
        </w:rPr>
        <w:fldChar w:fldCharType="separate"/>
      </w:r>
      <w:ins w:id="649" w:author="Tsaun" w:date="2017-02-22T15:30:00Z">
        <w:r w:rsidR="00226569" w:rsidRPr="004C54D2">
          <w:t>(</w:t>
        </w:r>
        <w:r w:rsidR="00226569">
          <w:rPr>
            <w:noProof/>
          </w:rPr>
          <w:t>1</w:t>
        </w:r>
        <w:r w:rsidR="00226569" w:rsidRPr="004C54D2">
          <w:t>.</w:t>
        </w:r>
        <w:r w:rsidR="00226569">
          <w:rPr>
            <w:noProof/>
          </w:rPr>
          <w:t>3</w:t>
        </w:r>
        <w:r w:rsidR="00226569" w:rsidRPr="004C54D2">
          <w:t>)</w:t>
        </w:r>
      </w:ins>
      <w:ins w:id="650" w:author="Томащик" w:date="2017-01-19T16:46:00Z">
        <w:del w:id="651"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3</w:delText>
          </w:r>
          <w:r w:rsidR="002F5999" w:rsidRPr="004C54D2" w:rsidDel="00226569">
            <w:delText>)</w:delText>
          </w:r>
        </w:del>
      </w:ins>
      <w:del w:id="652"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3</w:delText>
        </w:r>
        <w:r w:rsidR="00B04480" w:rsidRPr="002E146E" w:rsidDel="00226569">
          <w:delText>)</w:delText>
        </w:r>
      </w:del>
      <w:r w:rsidR="00FF21EC">
        <w:rPr>
          <w:highlight w:val="yellow"/>
          <w:lang w:val="en-US"/>
        </w:rPr>
        <w:fldChar w:fldCharType="end"/>
      </w:r>
      <w:r w:rsidR="005A6FA2" w:rsidRPr="006B3406">
        <w:t>).</w:t>
      </w:r>
    </w:p>
    <w:p w:rsidR="004147A2" w:rsidRDefault="004147A2" w:rsidP="004147A2">
      <w:r w:rsidRPr="00DB18AF">
        <w:lastRenderedPageBreak/>
        <w:t xml:space="preserve">Зависимость </w:t>
      </w:r>
      <w:r w:rsidR="000837ED">
        <w:rPr>
          <w:noProof/>
          <w:position w:val="-12"/>
          <w:lang w:eastAsia="ru-RU"/>
        </w:rPr>
        <w:drawing>
          <wp:inline distT="0" distB="0" distL="0" distR="0">
            <wp:extent cx="482600" cy="226695"/>
            <wp:effectExtent l="19050" t="0" r="0" b="0"/>
            <wp:docPr id="4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73"/>
                    <a:srcRect/>
                    <a:stretch>
                      <a:fillRect/>
                    </a:stretch>
                  </pic:blipFill>
                  <pic:spPr bwMode="auto">
                    <a:xfrm>
                      <a:off x="0" y="0"/>
                      <a:ext cx="482600" cy="226695"/>
                    </a:xfrm>
                    <a:prstGeom prst="rect">
                      <a:avLst/>
                    </a:prstGeom>
                    <a:noFill/>
                    <a:ln w="9525">
                      <a:noFill/>
                      <a:miter lim="800000"/>
                      <a:headEnd/>
                      <a:tailEnd/>
                    </a:ln>
                  </pic:spPr>
                </pic:pic>
              </a:graphicData>
            </a:graphic>
          </wp:inline>
        </w:drawing>
      </w:r>
      <w:r w:rsidRPr="00DB18AF">
        <w:t>, называемая поправкой Каннингема</w:t>
      </w:r>
      <w:r w:rsidRPr="00DB18AF">
        <w:sym w:font="Symbol" w:char="F02D"/>
      </w:r>
      <w:r w:rsidRPr="00DB18AF">
        <w:t>Милликена, описывает влияние разреженности окружающей частицу среды на силу гидродинамического сопротивления и представляется в виде</w:t>
      </w:r>
    </w:p>
    <w:tbl>
      <w:tblPr>
        <w:tblW w:w="9026" w:type="dxa"/>
        <w:tblInd w:w="828" w:type="dxa"/>
        <w:tblLook w:val="0000" w:firstRow="0" w:lastRow="0" w:firstColumn="0" w:lastColumn="0" w:noHBand="0" w:noVBand="0"/>
      </w:tblPr>
      <w:tblGrid>
        <w:gridCol w:w="8096"/>
        <w:gridCol w:w="930"/>
      </w:tblGrid>
      <w:tr w:rsidR="00B32FC6" w:rsidRPr="002E146E" w:rsidTr="00B32FC6">
        <w:tc>
          <w:tcPr>
            <w:tcW w:w="8096" w:type="dxa"/>
          </w:tcPr>
          <w:p w:rsidR="00B32FC6" w:rsidRPr="002E146E" w:rsidRDefault="000837ED" w:rsidP="00B32FC6">
            <w:r>
              <w:rPr>
                <w:noProof/>
                <w:lang w:eastAsia="ru-RU"/>
              </w:rPr>
              <w:drawing>
                <wp:inline distT="0" distB="0" distL="0" distR="0">
                  <wp:extent cx="2326005" cy="461010"/>
                  <wp:effectExtent l="0" t="0" r="0" b="0"/>
                  <wp:docPr id="4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74"/>
                          <a:srcRect/>
                          <a:stretch>
                            <a:fillRect/>
                          </a:stretch>
                        </pic:blipFill>
                        <pic:spPr bwMode="auto">
                          <a:xfrm>
                            <a:off x="0" y="0"/>
                            <a:ext cx="2326005" cy="461010"/>
                          </a:xfrm>
                          <a:prstGeom prst="rect">
                            <a:avLst/>
                          </a:prstGeom>
                          <a:noFill/>
                          <a:ln w="9525">
                            <a:noFill/>
                            <a:miter lim="800000"/>
                            <a:headEnd/>
                            <a:tailEnd/>
                          </a:ln>
                        </pic:spPr>
                      </pic:pic>
                    </a:graphicData>
                  </a:graphic>
                </wp:inline>
              </w:drawing>
            </w:r>
            <w:r w:rsidR="00B32FC6">
              <w:t>.</w:t>
            </w:r>
          </w:p>
        </w:tc>
        <w:tc>
          <w:tcPr>
            <w:tcW w:w="930" w:type="dxa"/>
            <w:vAlign w:val="center"/>
          </w:tcPr>
          <w:p w:rsidR="00B32FC6" w:rsidRPr="004C54D2" w:rsidRDefault="00B32FC6" w:rsidP="00CD3ACB">
            <w:pPr>
              <w:pStyle w:val="affffffffff"/>
            </w:pPr>
            <w:bookmarkStart w:id="653" w:name="_Ref470503865"/>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4</w:t>
            </w:r>
            <w:r w:rsidR="00FF21EC" w:rsidRPr="004C54D2">
              <w:fldChar w:fldCharType="end"/>
            </w:r>
            <w:r w:rsidRPr="004C54D2">
              <w:t>)</w:t>
            </w:r>
            <w:bookmarkEnd w:id="653"/>
          </w:p>
        </w:tc>
      </w:tr>
    </w:tbl>
    <w:p w:rsidR="00103B5F" w:rsidRDefault="004147A2" w:rsidP="00103B5F">
      <w:r w:rsidRPr="00DB18AF">
        <w:t xml:space="preserve">В литературе известны различные варианты для констант в </w:t>
      </w:r>
      <w:r w:rsidR="00FF21EC">
        <w:fldChar w:fldCharType="begin"/>
      </w:r>
      <w:r w:rsidR="00B32FC6">
        <w:instrText xml:space="preserve"> REF _Ref470503865 \h </w:instrText>
      </w:r>
      <w:r w:rsidR="00FF21EC">
        <w:fldChar w:fldCharType="separate"/>
      </w:r>
      <w:ins w:id="654" w:author="Tsaun" w:date="2017-02-22T15:30:00Z">
        <w:r w:rsidR="00226569" w:rsidRPr="004C54D2">
          <w:t>(</w:t>
        </w:r>
        <w:r w:rsidR="00226569">
          <w:rPr>
            <w:noProof/>
          </w:rPr>
          <w:t>1</w:t>
        </w:r>
        <w:r w:rsidR="00226569" w:rsidRPr="004C54D2">
          <w:t>.</w:t>
        </w:r>
        <w:r w:rsidR="00226569">
          <w:rPr>
            <w:noProof/>
          </w:rPr>
          <w:t>4</w:t>
        </w:r>
        <w:r w:rsidR="00226569" w:rsidRPr="004C54D2">
          <w:t>)</w:t>
        </w:r>
      </w:ins>
      <w:ins w:id="655" w:author="Томащик" w:date="2017-01-19T16:46:00Z">
        <w:del w:id="656"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4</w:delText>
          </w:r>
          <w:r w:rsidR="002F5999" w:rsidRPr="004C54D2" w:rsidDel="00226569">
            <w:delText>)</w:delText>
          </w:r>
        </w:del>
      </w:ins>
      <w:del w:id="657"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4</w:delText>
        </w:r>
        <w:r w:rsidR="00B04480" w:rsidRPr="002E146E" w:rsidDel="00226569">
          <w:delText>)</w:delText>
        </w:r>
      </w:del>
      <w:r w:rsidR="00FF21EC">
        <w:fldChar w:fldCharType="end"/>
      </w:r>
      <w:r w:rsidR="00647F4F">
        <w:t>,</w:t>
      </w:r>
      <w:r w:rsidRPr="00DB18AF">
        <w:t xml:space="preserve"> </w:t>
      </w:r>
      <w:r w:rsidR="00647F4F">
        <w:t>в</w:t>
      </w:r>
      <w:r w:rsidR="008939BE">
        <w:t xml:space="preserve"> модели ПРОФИТ используются</w:t>
      </w:r>
      <w:r w:rsidR="000837ED">
        <w:rPr>
          <w:noProof/>
          <w:position w:val="-12"/>
          <w:szCs w:val="24"/>
          <w:lang w:eastAsia="ru-RU"/>
        </w:rPr>
        <w:drawing>
          <wp:inline distT="0" distB="0" distL="0" distR="0">
            <wp:extent cx="650875" cy="205105"/>
            <wp:effectExtent l="0" t="0" r="0" b="0"/>
            <wp:docPr id="42" name="Рисунок 2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55"/>
                    <pic:cNvPicPr>
                      <a:picLocks noChangeAspect="1" noChangeArrowheads="1"/>
                    </pic:cNvPicPr>
                  </pic:nvPicPr>
                  <pic:blipFill>
                    <a:blip r:embed="rId75"/>
                    <a:srcRect/>
                    <a:stretch>
                      <a:fillRect/>
                    </a:stretch>
                  </pic:blipFill>
                  <pic:spPr bwMode="auto">
                    <a:xfrm>
                      <a:off x="0" y="0"/>
                      <a:ext cx="650875" cy="205105"/>
                    </a:xfrm>
                    <a:prstGeom prst="rect">
                      <a:avLst/>
                    </a:prstGeom>
                    <a:noFill/>
                    <a:ln w="9525">
                      <a:noFill/>
                      <a:miter lim="800000"/>
                      <a:headEnd/>
                      <a:tailEnd/>
                    </a:ln>
                  </pic:spPr>
                </pic:pic>
              </a:graphicData>
            </a:graphic>
          </wp:inline>
        </w:drawing>
      </w:r>
      <w:r w:rsidR="008939BE" w:rsidRPr="00DB18AF">
        <w:t xml:space="preserve">, </w:t>
      </w:r>
      <w:r w:rsidR="000837ED">
        <w:rPr>
          <w:noProof/>
          <w:position w:val="-12"/>
          <w:szCs w:val="24"/>
          <w:lang w:eastAsia="ru-RU"/>
        </w:rPr>
        <w:drawing>
          <wp:inline distT="0" distB="0" distL="0" distR="0">
            <wp:extent cx="526415" cy="226695"/>
            <wp:effectExtent l="0" t="0" r="6985" b="0"/>
            <wp:docPr id="43" name="Рисунок 2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56"/>
                    <pic:cNvPicPr>
                      <a:picLocks noChangeAspect="1" noChangeArrowheads="1"/>
                    </pic:cNvPicPr>
                  </pic:nvPicPr>
                  <pic:blipFill>
                    <a:blip r:embed="rId76"/>
                    <a:srcRect/>
                    <a:stretch>
                      <a:fillRect/>
                    </a:stretch>
                  </pic:blipFill>
                  <pic:spPr bwMode="auto">
                    <a:xfrm>
                      <a:off x="0" y="0"/>
                      <a:ext cx="526415" cy="226695"/>
                    </a:xfrm>
                    <a:prstGeom prst="rect">
                      <a:avLst/>
                    </a:prstGeom>
                    <a:noFill/>
                    <a:ln w="9525">
                      <a:noFill/>
                      <a:miter lim="800000"/>
                      <a:headEnd/>
                      <a:tailEnd/>
                    </a:ln>
                  </pic:spPr>
                </pic:pic>
              </a:graphicData>
            </a:graphic>
          </wp:inline>
        </w:drawing>
      </w:r>
      <w:r w:rsidR="008939BE" w:rsidRPr="00DB18AF">
        <w:t xml:space="preserve">, </w:t>
      </w:r>
      <w:r w:rsidR="000837ED">
        <w:rPr>
          <w:noProof/>
          <w:position w:val="-12"/>
          <w:szCs w:val="24"/>
          <w:lang w:eastAsia="ru-RU"/>
        </w:rPr>
        <w:drawing>
          <wp:inline distT="0" distB="0" distL="0" distR="0">
            <wp:extent cx="461010" cy="226695"/>
            <wp:effectExtent l="0" t="0" r="0" b="0"/>
            <wp:docPr id="44" name="Рисунок 2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57"/>
                    <pic:cNvPicPr>
                      <a:picLocks noChangeAspect="1" noChangeArrowheads="1"/>
                    </pic:cNvPicPr>
                  </pic:nvPicPr>
                  <pic:blipFill>
                    <a:blip r:embed="rId77"/>
                    <a:srcRect/>
                    <a:stretch>
                      <a:fillRect/>
                    </a:stretch>
                  </pic:blipFill>
                  <pic:spPr bwMode="auto">
                    <a:xfrm>
                      <a:off x="0" y="0"/>
                      <a:ext cx="461010" cy="226695"/>
                    </a:xfrm>
                    <a:prstGeom prst="rect">
                      <a:avLst/>
                    </a:prstGeom>
                    <a:noFill/>
                    <a:ln w="9525">
                      <a:noFill/>
                      <a:miter lim="800000"/>
                      <a:headEnd/>
                      <a:tailEnd/>
                    </a:ln>
                  </pic:spPr>
                </pic:pic>
              </a:graphicData>
            </a:graphic>
          </wp:inline>
        </w:drawing>
      </w:r>
      <w:r w:rsidR="008939BE">
        <w:t xml:space="preserve"> </w:t>
      </w:r>
      <w:r w:rsidR="00647F4F">
        <w:t>в соответствии с</w:t>
      </w:r>
      <w:r w:rsidR="008939BE">
        <w:t xml:space="preserve"> </w:t>
      </w:r>
      <w:r w:rsidR="006B6BF5" w:rsidRPr="00B72A74">
        <w:rPr>
          <w:szCs w:val="24"/>
        </w:rPr>
        <w:t>[</w:t>
      </w:r>
      <w:r w:rsidR="00FC3070">
        <w:fldChar w:fldCharType="begin"/>
      </w:r>
      <w:r w:rsidR="00FC3070">
        <w:instrText xml:space="preserve"> REF _Ref368577759 \r \h  \* MERGEFORMAT </w:instrText>
      </w:r>
      <w:r w:rsidR="00FC3070">
        <w:fldChar w:fldCharType="separate"/>
      </w:r>
      <w:r w:rsidR="00226569" w:rsidRPr="00226569">
        <w:rPr>
          <w:szCs w:val="24"/>
        </w:rPr>
        <w:t>57</w:t>
      </w:r>
      <w:r w:rsidR="00FC3070">
        <w:fldChar w:fldCharType="end"/>
      </w:r>
      <w:r w:rsidR="006B6BF5" w:rsidRPr="00B72A74">
        <w:rPr>
          <w:szCs w:val="24"/>
        </w:rPr>
        <w:t>]</w:t>
      </w:r>
      <w:r w:rsidRPr="00DB18AF">
        <w:t xml:space="preserve">. </w:t>
      </w:r>
    </w:p>
    <w:p w:rsidR="003038E3" w:rsidRPr="001B3485" w:rsidRDefault="00C16CBC" w:rsidP="001B676A">
      <w:pPr>
        <w:pStyle w:val="4"/>
      </w:pPr>
      <w:r w:rsidRPr="00DB18AF">
        <w:t>Коэффициент броуновской диффузии</w:t>
      </w:r>
    </w:p>
    <w:p w:rsidR="000C28E3" w:rsidRDefault="000C28E3" w:rsidP="000C28E3">
      <w:r w:rsidRPr="00DB18AF">
        <w:t>Коэффициент броуновской диффузии</w:t>
      </w:r>
      <w:r w:rsidR="00C360EF" w:rsidRPr="00C360EF">
        <w:t xml:space="preserve"> </w:t>
      </w:r>
      <w:r w:rsidR="00C360EF" w:rsidRPr="00C360EF">
        <w:rPr>
          <w:i/>
          <w:lang w:val="en-US"/>
        </w:rPr>
        <w:t>D</w:t>
      </w:r>
      <w:r w:rsidR="00C360EF" w:rsidRPr="00C360EF">
        <w:rPr>
          <w:i/>
          <w:vertAlign w:val="subscript"/>
          <w:lang w:val="en-US"/>
        </w:rPr>
        <w:t>B</w:t>
      </w:r>
      <w:r w:rsidR="00F31E04">
        <w:t xml:space="preserve"> (м</w:t>
      </w:r>
      <w:r w:rsidR="00F31E04" w:rsidRPr="00F31E04">
        <w:rPr>
          <w:vertAlign w:val="superscript"/>
        </w:rPr>
        <w:t>2</w:t>
      </w:r>
      <w:r w:rsidR="00F31E04">
        <w:t>/с)</w:t>
      </w:r>
      <w:r w:rsidRPr="00DB18AF">
        <w:t xml:space="preserve"> равен</w:t>
      </w:r>
    </w:p>
    <w:tbl>
      <w:tblPr>
        <w:tblW w:w="9026" w:type="dxa"/>
        <w:tblInd w:w="828" w:type="dxa"/>
        <w:tblLook w:val="0000" w:firstRow="0" w:lastRow="0" w:firstColumn="0" w:lastColumn="0" w:noHBand="0" w:noVBand="0"/>
      </w:tblPr>
      <w:tblGrid>
        <w:gridCol w:w="8087"/>
        <w:gridCol w:w="939"/>
      </w:tblGrid>
      <w:tr w:rsidR="00B32FC6" w:rsidRPr="002E146E" w:rsidTr="00B32FC6">
        <w:tc>
          <w:tcPr>
            <w:tcW w:w="8087" w:type="dxa"/>
          </w:tcPr>
          <w:p w:rsidR="00B32FC6" w:rsidRPr="002E146E" w:rsidRDefault="000837ED" w:rsidP="00C47DF2">
            <w:r>
              <w:rPr>
                <w:noProof/>
                <w:position w:val="-36"/>
                <w:lang w:eastAsia="ru-RU"/>
              </w:rPr>
              <w:drawing>
                <wp:inline distT="0" distB="0" distL="0" distR="0">
                  <wp:extent cx="1068070" cy="497205"/>
                  <wp:effectExtent l="0" t="0" r="0" b="0"/>
                  <wp:docPr id="4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78"/>
                          <a:srcRect/>
                          <a:stretch>
                            <a:fillRect/>
                          </a:stretch>
                        </pic:blipFill>
                        <pic:spPr bwMode="auto">
                          <a:xfrm>
                            <a:off x="0" y="0"/>
                            <a:ext cx="1068070" cy="497205"/>
                          </a:xfrm>
                          <a:prstGeom prst="rect">
                            <a:avLst/>
                          </a:prstGeom>
                          <a:noFill/>
                          <a:ln w="9525">
                            <a:noFill/>
                            <a:miter lim="800000"/>
                            <a:headEnd/>
                            <a:tailEnd/>
                          </a:ln>
                        </pic:spPr>
                      </pic:pic>
                    </a:graphicData>
                  </a:graphic>
                </wp:inline>
              </w:drawing>
            </w:r>
            <w:r w:rsidR="00B32FC6">
              <w:t>,</w:t>
            </w:r>
          </w:p>
        </w:tc>
        <w:tc>
          <w:tcPr>
            <w:tcW w:w="939" w:type="dxa"/>
            <w:vAlign w:val="center"/>
          </w:tcPr>
          <w:p w:rsidR="00B32FC6" w:rsidRPr="004C54D2" w:rsidRDefault="00B32FC6" w:rsidP="00CD3AC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5</w:t>
            </w:r>
            <w:r w:rsidR="00FF21EC" w:rsidRPr="004C54D2">
              <w:fldChar w:fldCharType="end"/>
            </w:r>
            <w:r w:rsidRPr="004C54D2">
              <w:t>)</w:t>
            </w:r>
          </w:p>
        </w:tc>
      </w:tr>
    </w:tbl>
    <w:p w:rsidR="000C28E3" w:rsidRDefault="000C28E3" w:rsidP="000C28E3">
      <w:r w:rsidRPr="00DB18AF">
        <w:t xml:space="preserve">где </w:t>
      </w:r>
    </w:p>
    <w:p w:rsidR="000C28E3" w:rsidRPr="00180BDA" w:rsidRDefault="00C360EF" w:rsidP="000C28E3">
      <w:r>
        <w:rPr>
          <w:i/>
          <w:lang w:val="en-US"/>
        </w:rPr>
        <w:t>k</w:t>
      </w:r>
      <w:r w:rsidRPr="00C360EF">
        <w:rPr>
          <w:i/>
          <w:vertAlign w:val="subscript"/>
          <w:lang w:val="en-US"/>
        </w:rPr>
        <w:t>B</w:t>
      </w:r>
      <w:r w:rsidR="000C28E3">
        <w:t xml:space="preserve"> </w:t>
      </w:r>
      <w:r w:rsidR="000C28E3" w:rsidRPr="00F0687D">
        <w:sym w:font="Symbol" w:char="F02D"/>
      </w:r>
      <w:r w:rsidR="000C28E3">
        <w:t xml:space="preserve"> постоянная Больцмана, Дж</w:t>
      </w:r>
      <w:r w:rsidR="000C28E3" w:rsidRPr="0078763F">
        <w:t>/</w:t>
      </w:r>
      <w:r w:rsidR="000C28E3">
        <w:t>К</w:t>
      </w:r>
    </w:p>
    <w:p w:rsidR="000C28E3" w:rsidRDefault="000C28E3" w:rsidP="000C28E3">
      <w:r w:rsidRPr="00F31E04">
        <w:rPr>
          <w:i/>
          <w:lang w:val="en-US"/>
        </w:rPr>
        <w:t>T</w:t>
      </w:r>
      <w:r w:rsidRPr="00F31E04">
        <w:t xml:space="preserve"> </w:t>
      </w:r>
      <w:r w:rsidRPr="00F31E04">
        <w:sym w:font="Symbol" w:char="F02D"/>
      </w:r>
      <w:r w:rsidRPr="00F31E04">
        <w:t xml:space="preserve"> температура </w:t>
      </w:r>
      <w:r w:rsidR="00F31E04" w:rsidRPr="00F31E04">
        <w:t xml:space="preserve">несущей </w:t>
      </w:r>
      <w:r w:rsidRPr="00F31E04">
        <w:t>среды, К</w:t>
      </w:r>
      <w:r w:rsidR="00F31E04" w:rsidRPr="00F31E04">
        <w:t>.</w:t>
      </w:r>
    </w:p>
    <w:p w:rsidR="004147A2" w:rsidRPr="00B32FC6" w:rsidRDefault="004147A2" w:rsidP="00B32FC6"/>
    <w:p w:rsidR="00C16CBC" w:rsidRPr="00DB18AF" w:rsidRDefault="00C16CBC" w:rsidP="00CF0079">
      <w:pPr>
        <w:pStyle w:val="30"/>
      </w:pPr>
      <w:bookmarkStart w:id="658" w:name="_Toc470520352"/>
      <w:r>
        <w:t>Коэффициент захвата частиц поверхностью</w:t>
      </w:r>
      <w:bookmarkEnd w:id="658"/>
    </w:p>
    <w:p w:rsidR="006D5F05" w:rsidRDefault="009F29FE" w:rsidP="00490DFF">
      <w:r>
        <w:rPr>
          <w:szCs w:val="24"/>
        </w:rPr>
        <w:t>В модели ПРОФИТ используется</w:t>
      </w:r>
      <w:r w:rsidR="00C16CBC" w:rsidRPr="00490DFF">
        <w:rPr>
          <w:szCs w:val="24"/>
        </w:rPr>
        <w:t xml:space="preserve"> коэффициент</w:t>
      </w:r>
      <w:r w:rsidR="00C16CBC">
        <w:rPr>
          <w:szCs w:val="24"/>
        </w:rPr>
        <w:t xml:space="preserve"> захвата частиц поверхностью</w:t>
      </w:r>
      <w:r w:rsidR="00C16CBC" w:rsidRPr="00B72A74">
        <w:rPr>
          <w:szCs w:val="24"/>
        </w:rPr>
        <w:t xml:space="preserve"> </w:t>
      </w:r>
      <w:r w:rsidR="00C16CBC" w:rsidRPr="00B72A74">
        <w:rPr>
          <w:i/>
          <w:szCs w:val="24"/>
        </w:rPr>
        <w:t>κ</w:t>
      </w:r>
      <w:r>
        <w:rPr>
          <w:i/>
          <w:szCs w:val="24"/>
        </w:rPr>
        <w:t xml:space="preserve">. </w:t>
      </w:r>
      <w:r w:rsidRPr="009F29FE">
        <w:rPr>
          <w:szCs w:val="24"/>
        </w:rPr>
        <w:t>Физический смысл его может быть определен как отношение</w:t>
      </w:r>
      <w:r w:rsidR="00C16CBC" w:rsidRPr="009F29FE">
        <w:rPr>
          <w:szCs w:val="24"/>
        </w:rPr>
        <w:t xml:space="preserve"> потока осевших на</w:t>
      </w:r>
      <w:r w:rsidR="00C16CBC" w:rsidRPr="00B72A74">
        <w:rPr>
          <w:szCs w:val="24"/>
        </w:rPr>
        <w:t xml:space="preserve"> поверхность ча</w:t>
      </w:r>
      <w:r w:rsidR="00C16CBC">
        <w:rPr>
          <w:szCs w:val="24"/>
        </w:rPr>
        <w:t>стиц к полному потоку осаждения.</w:t>
      </w:r>
      <w:r w:rsidR="00490DFF">
        <w:t xml:space="preserve"> </w:t>
      </w:r>
      <w:r>
        <w:t xml:space="preserve">Теоретически его можно оценить </w:t>
      </w:r>
      <w:r w:rsidR="006D5F05" w:rsidRPr="009F29FE">
        <w:t>из условия равенства уносящей силы за счет сдвига скорости на стенке (поверхностного</w:t>
      </w:r>
      <w:r w:rsidR="006D5F05">
        <w:t xml:space="preserve"> напряжения) и удерживающей адгезионной силы</w:t>
      </w:r>
      <w:r>
        <w:t xml:space="preserve">. Однако в модели ПРОФИТ этот коэффициент не вычисляется, а подбирается из условия наилучшего соответствия расчетных данных с экспериментом. </w:t>
      </w:r>
    </w:p>
    <w:p w:rsidR="00365290" w:rsidRPr="00365290" w:rsidRDefault="00365290" w:rsidP="00CF0079">
      <w:pPr>
        <w:pStyle w:val="30"/>
        <w:rPr>
          <w:highlight w:val="red"/>
        </w:rPr>
      </w:pPr>
      <w:r w:rsidRPr="00365290">
        <w:rPr>
          <w:highlight w:val="red"/>
        </w:rPr>
        <w:t>Форм-</w:t>
      </w:r>
      <w:commentRangeStart w:id="659"/>
      <w:r w:rsidRPr="00365290">
        <w:rPr>
          <w:highlight w:val="red"/>
        </w:rPr>
        <w:t>факт</w:t>
      </w:r>
      <w:commentRangeEnd w:id="659"/>
      <w:r>
        <w:rPr>
          <w:rStyle w:val="afffffd"/>
          <w:rFonts w:eastAsia="Calibri"/>
          <w:b w:val="0"/>
          <w:szCs w:val="20"/>
          <w:lang w:val="en-US" w:eastAsia="ru-RU"/>
        </w:rPr>
        <w:commentReference w:id="659"/>
      </w:r>
      <w:r w:rsidRPr="00365290">
        <w:rPr>
          <w:highlight w:val="red"/>
        </w:rPr>
        <w:t xml:space="preserve">ор </w:t>
      </w:r>
    </w:p>
    <w:p w:rsidR="00406D35" w:rsidRDefault="00365290" w:rsidP="00B72A74">
      <w:r>
        <w:t xml:space="preserve">Разобраться с необходимостью введения форм-факторов и их связью с </w:t>
      </w:r>
      <w:r w:rsidRPr="00B72A74">
        <w:rPr>
          <w:szCs w:val="24"/>
        </w:rPr>
        <w:t>коэффициент захвата частиц поверхностью</w:t>
      </w:r>
      <w:r>
        <w:t xml:space="preserve"> (каппа) при осаждении и эффективностью коагуляции (гамма) в нашем описании. </w:t>
      </w:r>
    </w:p>
    <w:p w:rsidR="00DE6640" w:rsidRDefault="00DE6640" w:rsidP="00CF0079">
      <w:pPr>
        <w:pStyle w:val="30"/>
      </w:pPr>
      <w:bookmarkStart w:id="660" w:name="_Toc470520353"/>
      <w:del w:id="661" w:author="to" w:date="2016-12-26T21:45:00Z">
        <w:r w:rsidDel="00FC6833">
          <w:delText>Скорость трения</w:delText>
        </w:r>
      </w:del>
      <w:ins w:id="662" w:author="to" w:date="2016-12-26T21:45:00Z">
        <w:r w:rsidR="00FC6833">
          <w:t>Динамическая скорость</w:t>
        </w:r>
      </w:ins>
      <w:r>
        <w:t xml:space="preserve"> </w:t>
      </w:r>
      <w:r w:rsidR="0086721C">
        <w:t>при турбулентном течении</w:t>
      </w:r>
      <w:bookmarkEnd w:id="660"/>
    </w:p>
    <w:p w:rsidR="0047707D" w:rsidRDefault="0047707D" w:rsidP="00C602DF">
      <w:r>
        <w:t xml:space="preserve">В модуле ПРОФИТ имеется две опции для расчета </w:t>
      </w:r>
      <w:ins w:id="663" w:author="to" w:date="2016-12-26T21:46:00Z">
        <w:r w:rsidR="00FC6833">
          <w:t xml:space="preserve">динамической </w:t>
        </w:r>
      </w:ins>
      <w:r>
        <w:t xml:space="preserve">скорости </w:t>
      </w:r>
      <w:del w:id="664" w:author="to" w:date="2016-12-26T21:46:00Z">
        <w:r w:rsidDel="00FC6833">
          <w:delText xml:space="preserve">трения </w:delText>
        </w:r>
      </w:del>
      <w:r w:rsidRPr="00A542BE">
        <w:rPr>
          <w:position w:val="-10"/>
        </w:rPr>
        <w:object w:dxaOrig="240" w:dyaOrig="320">
          <v:shape id="_x0000_i1047" type="#_x0000_t75" style="width:12pt;height:15.8pt" o:ole="">
            <v:imagedata r:id="rId79" o:title=""/>
          </v:shape>
          <o:OLEObject Type="Embed" ProgID="Equation.3" ShapeID="_x0000_i1047" DrawAspect="Content" ObjectID="_1549710372" r:id="rId80"/>
        </w:object>
      </w:r>
      <w:r>
        <w:t xml:space="preserve"> при турбулентном течении (используется при определении скорости диффузионного осаждения в турбулентном потоке и при турбофорезе). Выбор опций </w:t>
      </w:r>
      <w:r w:rsidR="00926B15">
        <w:t>производится во входном наборе.</w:t>
      </w:r>
    </w:p>
    <w:p w:rsidR="0047707D" w:rsidRDefault="0047707D" w:rsidP="00794673">
      <w:pPr>
        <w:numPr>
          <w:ilvl w:val="0"/>
          <w:numId w:val="48"/>
        </w:numPr>
      </w:pPr>
      <w:commentRangeStart w:id="665"/>
      <w:r>
        <w:t>Опция 1 (по умолчанию</w:t>
      </w:r>
      <w:commentRangeEnd w:id="665"/>
      <w:r w:rsidR="0022026C">
        <w:rPr>
          <w:rStyle w:val="afffffd"/>
          <w:rFonts w:eastAsia="Calibri"/>
          <w:szCs w:val="20"/>
          <w:lang w:val="en-US" w:eastAsia="ru-RU"/>
        </w:rPr>
        <w:commentReference w:id="665"/>
      </w:r>
      <w:r>
        <w:t>)</w:t>
      </w:r>
      <w:ins w:id="666" w:author="Томащик" w:date="2017-01-19T17:01:00Z">
        <w:r w:rsidR="00B143A5">
          <w:t>, [</w:t>
        </w:r>
      </w:ins>
      <w:ins w:id="667" w:author="Томащик" w:date="2017-01-19T17:02:00Z">
        <w:r w:rsidR="00FF21EC">
          <w:fldChar w:fldCharType="begin"/>
        </w:r>
        <w:r w:rsidR="00B143A5">
          <w:instrText xml:space="preserve"> PAGEREF _Ref472608655 \h </w:instrText>
        </w:r>
      </w:ins>
      <w:r w:rsidR="00FF21EC">
        <w:fldChar w:fldCharType="separate"/>
      </w:r>
      <w:ins w:id="668" w:author="Tsaun" w:date="2017-02-22T15:30:00Z">
        <w:r w:rsidR="00226569">
          <w:rPr>
            <w:noProof/>
          </w:rPr>
          <w:t>38</w:t>
        </w:r>
      </w:ins>
      <w:ins w:id="669" w:author="Томащик" w:date="2017-01-19T17:02:00Z">
        <w:del w:id="670" w:author="Tsaun" w:date="2017-02-22T15:29:00Z">
          <w:r w:rsidR="00B143A5" w:rsidDel="00226569">
            <w:rPr>
              <w:noProof/>
            </w:rPr>
            <w:delText>41</w:delText>
          </w:r>
        </w:del>
        <w:r w:rsidR="00FF21EC">
          <w:fldChar w:fldCharType="end"/>
        </w:r>
      </w:ins>
      <w:ins w:id="671" w:author="Томащик" w:date="2017-01-19T17:01:00Z">
        <w:r w:rsidR="00B143A5">
          <w:t>]</w:t>
        </w:r>
      </w:ins>
    </w:p>
    <w:p w:rsidR="0047707D" w:rsidDel="00FC6833" w:rsidRDefault="00E73157" w:rsidP="0047707D">
      <w:pPr>
        <w:pStyle w:val="affffffffffb"/>
        <w:ind w:left="1571" w:firstLine="0"/>
        <w:rPr>
          <w:del w:id="672" w:author="to" w:date="2016-12-26T21:50:00Z"/>
        </w:rPr>
      </w:pPr>
      <w:del w:id="673" w:author="to" w:date="2016-12-26T21:50:00Z">
        <w:r w:rsidDel="00FC6833">
          <w:rPr>
            <w:highlight w:val="red"/>
          </w:rPr>
          <w:delText xml:space="preserve">Томащик </w:delText>
        </w:r>
        <w:r w:rsidRPr="00E73157" w:rsidDel="00FC6833">
          <w:rPr>
            <w:highlight w:val="red"/>
          </w:rPr>
          <w:delText>Дима</w:delText>
        </w:r>
        <w:r w:rsidR="0047707D" w:rsidRPr="00E73157" w:rsidDel="00FC6833">
          <w:rPr>
            <w:highlight w:val="red"/>
          </w:rPr>
          <w:delText xml:space="preserve"> </w:delText>
        </w:r>
        <w:r w:rsidDel="00FC6833">
          <w:rPr>
            <w:highlight w:val="red"/>
          </w:rPr>
          <w:delText xml:space="preserve">- </w:delText>
        </w:r>
        <w:r w:rsidR="0047707D" w:rsidRPr="00E73157" w:rsidDel="00FC6833">
          <w:rPr>
            <w:highlight w:val="red"/>
          </w:rPr>
          <w:delText>формула</w:delText>
        </w:r>
      </w:del>
    </w:p>
    <w:p w:rsidR="0047707D" w:rsidDel="00FC6833" w:rsidRDefault="00CF0079" w:rsidP="0047707D">
      <w:pPr>
        <w:pStyle w:val="affffffffffb"/>
        <w:ind w:left="1571" w:firstLine="0"/>
        <w:rPr>
          <w:del w:id="674" w:author="to" w:date="2016-12-26T21:50:00Z"/>
        </w:rPr>
      </w:pPr>
      <w:ins w:id="675" w:author="to" w:date="2016-12-26T21:51:00Z">
        <w:r w:rsidRPr="00FC6833">
          <w:rPr>
            <w:position w:val="-14"/>
          </w:rPr>
          <w:object w:dxaOrig="1400" w:dyaOrig="420">
            <v:shape id="_x0000_i1048" type="#_x0000_t75" style="width:69.8pt;height:20.2pt" o:ole="">
              <v:imagedata r:id="rId81" o:title=""/>
            </v:shape>
            <o:OLEObject Type="Embed" ProgID="Equation.3" ShapeID="_x0000_i1048" DrawAspect="Content" ObjectID="_1549710373" r:id="rId82"/>
          </w:object>
        </w:r>
      </w:ins>
    </w:p>
    <w:p w:rsidR="00FC6833" w:rsidRDefault="00D3471E" w:rsidP="0047707D">
      <w:pPr>
        <w:pStyle w:val="affffffffffb"/>
        <w:ind w:left="1571" w:firstLine="0"/>
        <w:rPr>
          <w:ins w:id="676" w:author="Томащик" w:date="2017-01-19T16:54:00Z"/>
          <w:position w:val="-26"/>
        </w:rPr>
      </w:pPr>
      <w:ins w:id="677" w:author="to" w:date="2016-12-26T21:52:00Z">
        <w:del w:id="678" w:author="Томащик" w:date="2017-01-19T16:54:00Z">
          <w:r w:rsidRPr="00FC6833" w:rsidDel="002F5999">
            <w:rPr>
              <w:position w:val="-26"/>
            </w:rPr>
            <w:object w:dxaOrig="2820" w:dyaOrig="680">
              <v:shape id="_x0000_i1049" type="#_x0000_t75" style="width:141.25pt;height:34.35pt" o:ole="">
                <v:imagedata r:id="rId83" o:title=""/>
              </v:shape>
              <o:OLEObject Type="Embed" ProgID="Equation.3" ShapeID="_x0000_i1049" DrawAspect="Content" ObjectID="_1549710374" r:id="rId84"/>
            </w:object>
          </w:r>
        </w:del>
      </w:ins>
    </w:p>
    <w:p w:rsidR="002F5999" w:rsidRDefault="002F5999" w:rsidP="0047707D">
      <w:pPr>
        <w:pStyle w:val="affffffffffb"/>
        <w:ind w:left="1571" w:firstLine="0"/>
        <w:rPr>
          <w:ins w:id="679" w:author="to" w:date="2016-12-26T21:57:00Z"/>
        </w:rPr>
      </w:pPr>
      <w:ins w:id="680" w:author="Томащик" w:date="2017-01-19T16:55:00Z">
        <w:r w:rsidRPr="002F5999">
          <w:rPr>
            <w:position w:val="-24"/>
          </w:rPr>
          <w:object w:dxaOrig="1260" w:dyaOrig="620">
            <v:shape id="_x0000_i1050" type="#_x0000_t75" style="width:62.2pt;height:30.55pt" o:ole="">
              <v:imagedata r:id="rId85" o:title=""/>
            </v:shape>
            <o:OLEObject Type="Embed" ProgID="Equation.3" ShapeID="_x0000_i1050" DrawAspect="Content" ObjectID="_1549710375" r:id="rId86"/>
          </w:object>
        </w:r>
      </w:ins>
    </w:p>
    <w:p w:rsidR="00CF0079" w:rsidRDefault="00D3471E" w:rsidP="0047707D">
      <w:pPr>
        <w:pStyle w:val="affffffffffb"/>
        <w:ind w:left="1571" w:firstLine="0"/>
        <w:rPr>
          <w:ins w:id="681" w:author="to" w:date="2016-12-26T21:52:00Z"/>
        </w:rPr>
      </w:pPr>
      <w:ins w:id="682" w:author="to" w:date="2016-12-26T21:57:00Z">
        <w:r w:rsidRPr="00CF0079">
          <w:rPr>
            <w:position w:val="-32"/>
          </w:rPr>
          <w:object w:dxaOrig="2240" w:dyaOrig="740">
            <v:shape id="_x0000_i1051" type="#_x0000_t75" style="width:111.8pt;height:36.55pt" o:ole="">
              <v:imagedata r:id="rId87" o:title=""/>
            </v:shape>
            <o:OLEObject Type="Embed" ProgID="Equation.3" ShapeID="_x0000_i1051" DrawAspect="Content" ObjectID="_1549710376" r:id="rId88"/>
          </w:object>
        </w:r>
      </w:ins>
      <w:ins w:id="683" w:author="to" w:date="2016-12-26T21:58:00Z">
        <w:r w:rsidR="00CF0079">
          <w:t xml:space="preserve">, </w:t>
        </w:r>
      </w:ins>
      <w:ins w:id="684" w:author="to" w:date="2016-12-26T21:59:00Z">
        <w:del w:id="685" w:author="Томащик" w:date="2017-01-19T16:54:00Z">
          <w:r w:rsidR="00CF0079" w:rsidRPr="00CF0079" w:rsidDel="002F5999">
            <w:rPr>
              <w:position w:val="-6"/>
            </w:rPr>
            <w:object w:dxaOrig="220" w:dyaOrig="279">
              <v:shape id="_x0000_i1052" type="#_x0000_t75" style="width:10.35pt;height:12.55pt" o:ole="">
                <v:imagedata r:id="rId89" o:title=""/>
              </v:shape>
              <o:OLEObject Type="Embed" ProgID="Equation.3" ShapeID="_x0000_i1052" DrawAspect="Content" ObjectID="_1549710377" r:id="rId90"/>
            </w:object>
          </w:r>
        </w:del>
      </w:ins>
      <w:ins w:id="686" w:author="to" w:date="2016-12-26T21:59:00Z">
        <w:del w:id="687" w:author="Томащик" w:date="2017-01-19T16:54:00Z">
          <w:r w:rsidR="00CF0079" w:rsidDel="002F5999">
            <w:delText>- шероховатость стенок</w:delText>
          </w:r>
        </w:del>
      </w:ins>
      <w:ins w:id="688" w:author="to" w:date="2016-12-26T22:53:00Z">
        <w:del w:id="689" w:author="Томащик" w:date="2017-01-19T16:54:00Z">
          <w:r w:rsidDel="002F5999">
            <w:rPr>
              <w:lang w:val="en-US"/>
            </w:rPr>
            <w:delText xml:space="preserve"> канала</w:delText>
          </w:r>
        </w:del>
      </w:ins>
      <w:ins w:id="690" w:author="to" w:date="2016-12-26T21:59:00Z">
        <w:del w:id="691" w:author="Томащик" w:date="2017-01-19T16:54:00Z">
          <w:r w:rsidR="00CF0079" w:rsidDel="002F5999">
            <w:delText xml:space="preserve">, м </w:delText>
          </w:r>
        </w:del>
      </w:ins>
    </w:p>
    <w:p w:rsidR="00DE6640" w:rsidRDefault="00926B15" w:rsidP="00794673">
      <w:pPr>
        <w:pStyle w:val="affffffffffb"/>
        <w:numPr>
          <w:ilvl w:val="0"/>
          <w:numId w:val="49"/>
        </w:numPr>
      </w:pPr>
      <w:r>
        <w:t xml:space="preserve">Опция 2. </w:t>
      </w:r>
      <w:r w:rsidR="00DE6640">
        <w:t xml:space="preserve">Скорость трения </w:t>
      </w:r>
      <w:r w:rsidR="00A542BE">
        <w:t>определяется по формуле</w:t>
      </w:r>
      <w:r w:rsidR="00AD171D">
        <w:t xml:space="preserve"> </w:t>
      </w:r>
      <w:r w:rsidR="00AD171D" w:rsidRPr="006B3406">
        <w:t>[</w:t>
      </w:r>
      <w:r w:rsidR="00FF21EC">
        <w:rPr>
          <w:highlight w:val="yellow"/>
          <w:lang w:val="en-US"/>
        </w:rPr>
        <w:fldChar w:fldCharType="begin"/>
      </w:r>
      <w:r w:rsidR="00B32FC6">
        <w:instrText xml:space="preserve"> REF _Ref470503663 \n \h </w:instrText>
      </w:r>
      <w:r w:rsidR="00FF21EC">
        <w:rPr>
          <w:highlight w:val="yellow"/>
          <w:lang w:val="en-US"/>
        </w:rPr>
      </w:r>
      <w:r w:rsidR="00FF21EC">
        <w:rPr>
          <w:highlight w:val="yellow"/>
          <w:lang w:val="en-US"/>
        </w:rPr>
        <w:fldChar w:fldCharType="separate"/>
      </w:r>
      <w:ins w:id="692" w:author="Tsaun" w:date="2017-02-22T15:30:00Z">
        <w:r w:rsidR="00226569">
          <w:t>127</w:t>
        </w:r>
      </w:ins>
      <w:ins w:id="693" w:author="Томащик" w:date="2017-01-19T16:46:00Z">
        <w:del w:id="694" w:author="Tsaun" w:date="2017-02-22T15:29:00Z">
          <w:r w:rsidR="002F5999" w:rsidDel="00226569">
            <w:delText>127</w:delText>
          </w:r>
        </w:del>
      </w:ins>
      <w:del w:id="695" w:author="Tsaun" w:date="2017-02-22T15:29:00Z">
        <w:r w:rsidR="00ED7A3A" w:rsidDel="00226569">
          <w:delText>128</w:delText>
        </w:r>
      </w:del>
      <w:r w:rsidR="00FF21EC">
        <w:rPr>
          <w:highlight w:val="yellow"/>
          <w:lang w:val="en-US"/>
        </w:rPr>
        <w:fldChar w:fldCharType="end"/>
      </w:r>
      <w:r w:rsidR="00AD171D" w:rsidRPr="006B3406">
        <w:t>]</w:t>
      </w:r>
      <w:r w:rsidR="006472A1">
        <w:t>:</w:t>
      </w:r>
    </w:p>
    <w:p w:rsidR="00A542BE" w:rsidRDefault="00B32FC6" w:rsidP="009D6252">
      <w:pPr>
        <w:pStyle w:val="afffff2"/>
      </w:pPr>
      <w:r w:rsidRPr="00CD3ACB">
        <w:tab/>
      </w:r>
      <w:r w:rsidR="000837ED">
        <w:rPr>
          <w:noProof/>
          <w:position w:val="-26"/>
        </w:rPr>
        <w:drawing>
          <wp:inline distT="0" distB="0" distL="0" distR="0">
            <wp:extent cx="841375" cy="438785"/>
            <wp:effectExtent l="0" t="0" r="0" b="0"/>
            <wp:docPr id="5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1"/>
                    <a:srcRect/>
                    <a:stretch>
                      <a:fillRect/>
                    </a:stretch>
                  </pic:blipFill>
                  <pic:spPr bwMode="auto">
                    <a:xfrm>
                      <a:off x="0" y="0"/>
                      <a:ext cx="841375" cy="438785"/>
                    </a:xfrm>
                    <a:prstGeom prst="rect">
                      <a:avLst/>
                    </a:prstGeom>
                    <a:noFill/>
                    <a:ln w="9525">
                      <a:noFill/>
                      <a:miter lim="800000"/>
                      <a:headEnd/>
                      <a:tailEnd/>
                    </a:ln>
                  </pic:spPr>
                </pic:pic>
              </a:graphicData>
            </a:graphic>
          </wp:inline>
        </w:drawing>
      </w:r>
      <w:r w:rsidR="00A542BE">
        <w:t>,</w:t>
      </w:r>
    </w:p>
    <w:p w:rsidR="006472A1" w:rsidRPr="006472A1" w:rsidRDefault="00B32FC6" w:rsidP="009D6252">
      <w:pPr>
        <w:pStyle w:val="afffff2"/>
      </w:pPr>
      <w:r w:rsidRPr="00CD325A">
        <w:tab/>
      </w:r>
      <w:r w:rsidR="006472A1" w:rsidRPr="006472A1">
        <w:object w:dxaOrig="2000" w:dyaOrig="680">
          <v:shape id="_x0000_i1053" type="#_x0000_t75" style="width:99.8pt;height:35.45pt" o:ole="">
            <v:imagedata r:id="rId92" o:title=""/>
          </v:shape>
          <o:OLEObject Type="Embed" ProgID="Equation.3" ShapeID="_x0000_i1053" DrawAspect="Content" ObjectID="_1549710378" r:id="rId93"/>
        </w:object>
      </w:r>
      <w:r w:rsidR="006472A1" w:rsidRPr="006B3406">
        <w:t xml:space="preserve">  </w:t>
      </w:r>
      <w:del w:id="696" w:author="to" w:date="2016-12-26T21:57:00Z">
        <w:r w:rsidR="002F4240">
          <w:rPr>
            <w:noProof/>
            <w:position w:val="-32"/>
            <w:rPrChange w:id="697">
              <w:rPr>
                <w:rFonts w:eastAsia="Times New Roman"/>
                <w:noProof/>
                <w:kern w:val="0"/>
                <w:szCs w:val="22"/>
              </w:rPr>
            </w:rPrChange>
          </w:rPr>
          <w:drawing>
            <wp:inline distT="0" distB="0" distL="0" distR="0">
              <wp:extent cx="929005" cy="453390"/>
              <wp:effectExtent l="19050" t="0" r="0" b="0"/>
              <wp:docPr id="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4"/>
                      <a:srcRect/>
                      <a:stretch>
                        <a:fillRect/>
                      </a:stretch>
                    </pic:blipFill>
                    <pic:spPr bwMode="auto">
                      <a:xfrm>
                        <a:off x="0" y="0"/>
                        <a:ext cx="929005" cy="453390"/>
                      </a:xfrm>
                      <a:prstGeom prst="rect">
                        <a:avLst/>
                      </a:prstGeom>
                      <a:noFill/>
                      <a:ln w="9525">
                        <a:noFill/>
                        <a:miter lim="800000"/>
                        <a:headEnd/>
                        <a:tailEnd/>
                      </a:ln>
                    </pic:spPr>
                  </pic:pic>
                </a:graphicData>
              </a:graphic>
            </wp:inline>
          </w:drawing>
        </w:r>
      </w:del>
      <w:r w:rsidR="006472A1" w:rsidRPr="006472A1">
        <w:t xml:space="preserve">, </w:t>
      </w:r>
    </w:p>
    <w:p w:rsidR="0037348E" w:rsidRPr="006472A1" w:rsidRDefault="004F425B" w:rsidP="00A542BE">
      <w:pPr>
        <w:ind w:firstLine="0"/>
      </w:pPr>
      <w:r>
        <w:t xml:space="preserve">где </w:t>
      </w:r>
      <w:r w:rsidRPr="006472A1">
        <w:rPr>
          <w:i/>
          <w:lang w:val="en-US"/>
        </w:rPr>
        <w:t>V</w:t>
      </w:r>
      <w:r w:rsidRPr="006472A1">
        <w:rPr>
          <w:i/>
          <w:vertAlign w:val="subscript"/>
          <w:lang w:val="en-US"/>
        </w:rPr>
        <w:t>f</w:t>
      </w:r>
      <w:r w:rsidRPr="006B3406">
        <w:rPr>
          <w:i/>
          <w:vertAlign w:val="subscript"/>
        </w:rPr>
        <w:t xml:space="preserve"> </w:t>
      </w:r>
      <w:r w:rsidRPr="006B3406">
        <w:t xml:space="preserve">– </w:t>
      </w:r>
      <w:r>
        <w:t xml:space="preserve">скорость газа-носителя, </w:t>
      </w:r>
      <w:r w:rsidR="006472A1" w:rsidRPr="006472A1">
        <w:rPr>
          <w:i/>
          <w:lang w:val="en-US"/>
        </w:rPr>
        <w:t>D</w:t>
      </w:r>
      <w:r w:rsidR="006472A1" w:rsidRPr="006472A1">
        <w:rPr>
          <w:i/>
          <w:vertAlign w:val="subscript"/>
          <w:lang w:val="en-US"/>
        </w:rPr>
        <w:t>h</w:t>
      </w:r>
      <w:r w:rsidR="006472A1" w:rsidRPr="006B3406">
        <w:t xml:space="preserve"> – </w:t>
      </w:r>
      <w:r w:rsidR="006472A1">
        <w:t xml:space="preserve">гидравлический диаметр канала, </w:t>
      </w:r>
      <w:r w:rsidR="006472A1" w:rsidRPr="006472A1">
        <w:rPr>
          <w:i/>
        </w:rPr>
        <w:t>μ</w:t>
      </w:r>
      <w:r w:rsidR="006472A1" w:rsidRPr="006472A1">
        <w:rPr>
          <w:i/>
          <w:vertAlign w:val="subscript"/>
          <w:lang w:val="en-US"/>
        </w:rPr>
        <w:t>f</w:t>
      </w:r>
      <w:r w:rsidR="006472A1" w:rsidRPr="006B3406">
        <w:rPr>
          <w:i/>
        </w:rPr>
        <w:t xml:space="preserve"> </w:t>
      </w:r>
      <w:r w:rsidR="006472A1" w:rsidRPr="006B3406">
        <w:t xml:space="preserve">– </w:t>
      </w:r>
      <w:r w:rsidR="006472A1">
        <w:t>вязкость газа-носителя.</w:t>
      </w:r>
    </w:p>
    <w:p w:rsidR="00A542BE" w:rsidRDefault="006472A1" w:rsidP="00CF0079">
      <w:pPr>
        <w:pStyle w:val="30"/>
      </w:pPr>
      <w:bookmarkStart w:id="698" w:name="_Toc470520354"/>
      <w:r>
        <w:t>С</w:t>
      </w:r>
      <w:r w:rsidR="0037348E" w:rsidRPr="00B72A74">
        <w:t>корость диссипации турбулентной энергии</w:t>
      </w:r>
      <w:bookmarkEnd w:id="698"/>
    </w:p>
    <w:p w:rsidR="0037348E" w:rsidRDefault="0037348E" w:rsidP="0037348E">
      <w:r>
        <w:t>При течении в канале средняя</w:t>
      </w:r>
      <w:r w:rsidRPr="009A386C">
        <w:t xml:space="preserve"> </w:t>
      </w:r>
      <w:r>
        <w:t>по сечению скорость ее диссипации может быть определены из соотношения</w:t>
      </w:r>
    </w:p>
    <w:p w:rsidR="0037348E" w:rsidRDefault="000837ED" w:rsidP="0037348E">
      <w:r>
        <w:rPr>
          <w:noProof/>
          <w:position w:val="-30"/>
          <w:lang w:eastAsia="ru-RU"/>
        </w:rPr>
        <w:lastRenderedPageBreak/>
        <w:drawing>
          <wp:inline distT="0" distB="0" distL="0" distR="0">
            <wp:extent cx="585470" cy="461010"/>
            <wp:effectExtent l="0" t="0" r="0" b="0"/>
            <wp:docPr id="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5"/>
                    <a:srcRect/>
                    <a:stretch>
                      <a:fillRect/>
                    </a:stretch>
                  </pic:blipFill>
                  <pic:spPr bwMode="auto">
                    <a:xfrm>
                      <a:off x="0" y="0"/>
                      <a:ext cx="585470" cy="461010"/>
                    </a:xfrm>
                    <a:prstGeom prst="rect">
                      <a:avLst/>
                    </a:prstGeom>
                    <a:noFill/>
                    <a:ln w="9525">
                      <a:noFill/>
                      <a:miter lim="800000"/>
                      <a:headEnd/>
                      <a:tailEnd/>
                    </a:ln>
                  </pic:spPr>
                </pic:pic>
              </a:graphicData>
            </a:graphic>
          </wp:inline>
        </w:drawing>
      </w:r>
      <w:r w:rsidR="00CF0079">
        <w:rPr>
          <w:rStyle w:val="afffffd"/>
          <w:rFonts w:eastAsia="Calibri"/>
          <w:szCs w:val="20"/>
          <w:lang w:val="en-US" w:eastAsia="ru-RU"/>
        </w:rPr>
        <w:commentReference w:id="699"/>
      </w:r>
      <w:r w:rsidR="0037348E">
        <w:t>,</w:t>
      </w:r>
    </w:p>
    <w:p w:rsidR="0037348E" w:rsidRDefault="000837ED" w:rsidP="0037348E">
      <w:r>
        <w:rPr>
          <w:noProof/>
          <w:color w:val="000000"/>
          <w:position w:val="-12"/>
          <w:lang w:eastAsia="ru-RU"/>
        </w:rPr>
        <w:drawing>
          <wp:inline distT="0" distB="0" distL="0" distR="0">
            <wp:extent cx="153670" cy="22669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6"/>
                    <a:srcRect/>
                    <a:stretch>
                      <a:fillRect/>
                    </a:stretch>
                  </pic:blipFill>
                  <pic:spPr bwMode="auto">
                    <a:xfrm>
                      <a:off x="0" y="0"/>
                      <a:ext cx="153670" cy="226695"/>
                    </a:xfrm>
                    <a:prstGeom prst="rect">
                      <a:avLst/>
                    </a:prstGeom>
                    <a:noFill/>
                    <a:ln w="9525">
                      <a:noFill/>
                      <a:miter lim="800000"/>
                      <a:headEnd/>
                      <a:tailEnd/>
                    </a:ln>
                  </pic:spPr>
                </pic:pic>
              </a:graphicData>
            </a:graphic>
          </wp:inline>
        </w:drawing>
      </w:r>
      <w:r w:rsidR="0037348E" w:rsidRPr="003C57CE">
        <w:rPr>
          <w:highlight w:val="red"/>
        </w:rPr>
        <w:t xml:space="preserve"> </w:t>
      </w:r>
      <w:r w:rsidR="0037348E" w:rsidRPr="003C57CE">
        <w:rPr>
          <w:highlight w:val="red"/>
        </w:rPr>
        <w:sym w:font="Symbol" w:char="F02D"/>
      </w:r>
      <w:r w:rsidR="0037348E" w:rsidRPr="003C57CE">
        <w:rPr>
          <w:highlight w:val="red"/>
        </w:rPr>
        <w:t xml:space="preserve"> </w:t>
      </w:r>
      <w:commentRangeStart w:id="700"/>
      <w:r w:rsidR="0037348E" w:rsidRPr="003C57CE">
        <w:rPr>
          <w:highlight w:val="red"/>
        </w:rPr>
        <w:t>радиус</w:t>
      </w:r>
      <w:commentRangeEnd w:id="700"/>
      <w:r w:rsidR="00DF732B" w:rsidRPr="003C57CE">
        <w:rPr>
          <w:rStyle w:val="afffffd"/>
          <w:rFonts w:eastAsia="Calibri"/>
          <w:szCs w:val="20"/>
          <w:lang w:val="en-US" w:eastAsia="ru-RU"/>
        </w:rPr>
        <w:commentReference w:id="700"/>
      </w:r>
      <w:r w:rsidR="0037348E" w:rsidRPr="003C57CE">
        <w:rPr>
          <w:highlight w:val="red"/>
        </w:rPr>
        <w:t xml:space="preserve"> круглой трубы, м.</w:t>
      </w:r>
    </w:p>
    <w:p w:rsidR="0037348E" w:rsidRPr="0037348E" w:rsidRDefault="0037348E" w:rsidP="0037348E"/>
    <w:p w:rsidR="00B72A74" w:rsidRDefault="00B72A74" w:rsidP="00CF0079">
      <w:pPr>
        <w:pStyle w:val="30"/>
      </w:pPr>
      <w:bookmarkStart w:id="701" w:name="_Toc247379750"/>
      <w:bookmarkStart w:id="702" w:name="_Toc247525437"/>
      <w:bookmarkStart w:id="703" w:name="_Toc435020731"/>
      <w:bookmarkStart w:id="704" w:name="_Toc436731463"/>
      <w:bookmarkStart w:id="705" w:name="_Toc438331029"/>
      <w:bookmarkStart w:id="706" w:name="_Toc470520355"/>
      <w:r w:rsidRPr="00103C83">
        <w:rPr>
          <w:highlight w:val="red"/>
        </w:rPr>
        <w:t>Осаждение ПД в</w:t>
      </w:r>
      <w:r>
        <w:t xml:space="preserve"> ко</w:t>
      </w:r>
      <w:commentRangeStart w:id="707"/>
      <w:r>
        <w:t>нтур</w:t>
      </w:r>
      <w:commentRangeEnd w:id="707"/>
      <w:r w:rsidR="00103C83">
        <w:rPr>
          <w:rStyle w:val="afffffd"/>
          <w:rFonts w:eastAsia="Calibri"/>
          <w:b w:val="0"/>
          <w:szCs w:val="20"/>
          <w:lang w:val="en-US" w:eastAsia="ru-RU"/>
        </w:rPr>
        <w:commentReference w:id="707"/>
      </w:r>
      <w:r>
        <w:t xml:space="preserve">ах </w:t>
      </w:r>
      <w:bookmarkEnd w:id="145"/>
      <w:bookmarkEnd w:id="146"/>
      <w:bookmarkEnd w:id="147"/>
      <w:commentRangeStart w:id="708"/>
      <w:r>
        <w:t>ЯЭУ</w:t>
      </w:r>
      <w:bookmarkEnd w:id="701"/>
      <w:bookmarkEnd w:id="702"/>
      <w:bookmarkEnd w:id="703"/>
      <w:bookmarkEnd w:id="704"/>
      <w:bookmarkEnd w:id="705"/>
      <w:commentRangeEnd w:id="708"/>
      <w:r w:rsidR="00F96ECA">
        <w:rPr>
          <w:rStyle w:val="afffffd"/>
          <w:rFonts w:eastAsia="Calibri"/>
          <w:b w:val="0"/>
          <w:szCs w:val="20"/>
          <w:lang w:val="en-US" w:eastAsia="ru-RU"/>
        </w:rPr>
        <w:commentReference w:id="708"/>
      </w:r>
      <w:bookmarkEnd w:id="706"/>
    </w:p>
    <w:p w:rsidR="004147A2" w:rsidRDefault="00B72A74" w:rsidP="000C28E3">
      <w:r w:rsidRPr="00B72A74">
        <w:rPr>
          <w:szCs w:val="24"/>
        </w:rPr>
        <w:t xml:space="preserve">Одним из наиболее важных при транспорте ПД в элементах первого контура ЯЭУ является процесс осаждения аэрозолей. </w:t>
      </w:r>
      <w:r w:rsidR="004147A2" w:rsidRPr="0031757F">
        <w:t xml:space="preserve">По определению скорость осаждения </w:t>
      </w:r>
      <w:r w:rsidR="004147A2" w:rsidRPr="0031757F">
        <w:rPr>
          <w:i/>
          <w:lang w:val="en-US"/>
        </w:rPr>
        <w:t>V</w:t>
      </w:r>
      <w:r w:rsidR="001D300C">
        <w:rPr>
          <w:i/>
          <w:vertAlign w:val="subscript"/>
          <w:lang w:val="en-US"/>
        </w:rPr>
        <w:t>w</w:t>
      </w:r>
      <w:r w:rsidR="004147A2" w:rsidRPr="0031757F">
        <w:t xml:space="preserve"> </w:t>
      </w:r>
      <w:r w:rsidR="004147A2" w:rsidRPr="0031757F">
        <w:sym w:font="Symbol" w:char="F02D"/>
      </w:r>
      <w:r w:rsidR="004147A2" w:rsidRPr="0031757F">
        <w:t xml:space="preserve"> это нормальная компонента скорости, с которой частица др</w:t>
      </w:r>
      <w:r w:rsidR="0031757F">
        <w:t>ейфует к поверхности осаждения.</w:t>
      </w:r>
      <w:r w:rsidR="00103C83">
        <w:t xml:space="preserve"> При определении полной скорости в модели ПРОФИТ используются два подхода:</w:t>
      </w:r>
    </w:p>
    <w:p w:rsidR="00F96208" w:rsidRPr="00EC5DE4" w:rsidRDefault="00103C83" w:rsidP="00794673">
      <w:pPr>
        <w:numPr>
          <w:ilvl w:val="0"/>
          <w:numId w:val="53"/>
        </w:numPr>
      </w:pPr>
      <w:r>
        <w:t>Аддитивное сложение скоростей</w:t>
      </w:r>
      <w:r w:rsidR="003C57CE">
        <w:t xml:space="preserve"> (по умолчанию)</w:t>
      </w:r>
    </w:p>
    <w:p w:rsidR="00B72A74" w:rsidRPr="00B72A74" w:rsidRDefault="00103C83" w:rsidP="00B72A74">
      <w:pPr>
        <w:pStyle w:val="af3"/>
        <w:rPr>
          <w:szCs w:val="24"/>
        </w:rPr>
      </w:pPr>
      <w:r>
        <w:rPr>
          <w:szCs w:val="24"/>
        </w:rPr>
        <w:t>В этом подходе п</w:t>
      </w:r>
      <w:r w:rsidR="00A32047">
        <w:rPr>
          <w:szCs w:val="24"/>
        </w:rPr>
        <w:t>олная с</w:t>
      </w:r>
      <w:r w:rsidR="00B72A74" w:rsidRPr="00B72A74">
        <w:rPr>
          <w:szCs w:val="24"/>
        </w:rPr>
        <w:t xml:space="preserve">корость осаждения (м/с) определяется как </w:t>
      </w:r>
      <w:r>
        <w:rPr>
          <w:szCs w:val="24"/>
        </w:rPr>
        <w:t>аддитивная сумма скоростей осаждения за счет различных механизмов:</w:t>
      </w:r>
    </w:p>
    <w:tbl>
      <w:tblPr>
        <w:tblW w:w="9206" w:type="dxa"/>
        <w:tblInd w:w="648" w:type="dxa"/>
        <w:tblLook w:val="01E0" w:firstRow="1" w:lastRow="1" w:firstColumn="1" w:lastColumn="1" w:noHBand="0" w:noVBand="0"/>
      </w:tblPr>
      <w:tblGrid>
        <w:gridCol w:w="7964"/>
        <w:gridCol w:w="1242"/>
      </w:tblGrid>
      <w:tr w:rsidR="00CD3ACB" w:rsidRPr="00B72A74" w:rsidTr="00CD3ACB">
        <w:tc>
          <w:tcPr>
            <w:tcW w:w="7964" w:type="dxa"/>
            <w:vAlign w:val="center"/>
          </w:tcPr>
          <w:p w:rsidR="00CD3ACB" w:rsidRPr="00B72A74" w:rsidRDefault="000837ED" w:rsidP="001B6514">
            <w:pPr>
              <w:pStyle w:val="1-6"/>
              <w:ind w:firstLine="203"/>
            </w:pPr>
            <w:r>
              <w:rPr>
                <w:noProof/>
                <w:position w:val="-12"/>
              </w:rPr>
              <w:drawing>
                <wp:inline distT="0" distB="0" distL="0" distR="0">
                  <wp:extent cx="2399665" cy="219710"/>
                  <wp:effectExtent l="19050" t="0" r="635"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7"/>
                          <a:srcRect/>
                          <a:stretch>
                            <a:fillRect/>
                          </a:stretch>
                        </pic:blipFill>
                        <pic:spPr bwMode="auto">
                          <a:xfrm>
                            <a:off x="0" y="0"/>
                            <a:ext cx="2399665" cy="219710"/>
                          </a:xfrm>
                          <a:prstGeom prst="rect">
                            <a:avLst/>
                          </a:prstGeom>
                          <a:noFill/>
                          <a:ln w="9525">
                            <a:noFill/>
                            <a:miter lim="800000"/>
                            <a:headEnd/>
                            <a:tailEnd/>
                          </a:ln>
                        </pic:spPr>
                      </pic:pic>
                    </a:graphicData>
                  </a:graphic>
                </wp:inline>
              </w:drawing>
            </w:r>
            <w:r w:rsidR="00CD3ACB">
              <w:t>,</w:t>
            </w:r>
          </w:p>
        </w:tc>
        <w:tc>
          <w:tcPr>
            <w:tcW w:w="1242" w:type="dxa"/>
            <w:vAlign w:val="center"/>
          </w:tcPr>
          <w:p w:rsidR="00CD3ACB" w:rsidRPr="004C54D2" w:rsidRDefault="00CD3ACB" w:rsidP="00CD3AC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6</w:t>
            </w:r>
            <w:r w:rsidR="00FF21EC" w:rsidRPr="004C54D2">
              <w:fldChar w:fldCharType="end"/>
            </w:r>
            <w:r w:rsidRPr="004C54D2">
              <w:t>)</w:t>
            </w:r>
          </w:p>
        </w:tc>
      </w:tr>
    </w:tbl>
    <w:p w:rsidR="00B72A74" w:rsidRDefault="00B72A74" w:rsidP="00B72A74">
      <w:pPr>
        <w:ind w:firstLine="0"/>
      </w:pPr>
      <w:r w:rsidRPr="00B72A74">
        <w:rPr>
          <w:szCs w:val="24"/>
        </w:rPr>
        <w:t xml:space="preserve">где </w:t>
      </w:r>
      <w:r w:rsidRPr="00B72A74">
        <w:rPr>
          <w:i/>
          <w:szCs w:val="24"/>
          <w:lang w:val="en-US"/>
        </w:rPr>
        <w:t>V</w:t>
      </w:r>
      <w:r w:rsidRPr="00B72A74">
        <w:rPr>
          <w:szCs w:val="24"/>
          <w:vertAlign w:val="subscript"/>
          <w:lang w:val="en-US"/>
        </w:rPr>
        <w:t>G</w:t>
      </w:r>
      <w:r w:rsidRPr="00B72A74">
        <w:rPr>
          <w:szCs w:val="24"/>
        </w:rPr>
        <w:t xml:space="preserve">— скорость гравитационного осаждения, </w:t>
      </w:r>
      <w:r w:rsidRPr="00B72A74">
        <w:rPr>
          <w:i/>
          <w:szCs w:val="24"/>
          <w:lang w:val="en-US"/>
        </w:rPr>
        <w:t>V</w:t>
      </w:r>
      <w:r w:rsidRPr="00B72A74">
        <w:rPr>
          <w:szCs w:val="24"/>
          <w:vertAlign w:val="subscript"/>
          <w:lang w:val="en-US"/>
        </w:rPr>
        <w:t>D</w:t>
      </w:r>
      <w:r w:rsidR="006B3406" w:rsidRPr="006B3406">
        <w:rPr>
          <w:szCs w:val="24"/>
        </w:rPr>
        <w:t xml:space="preserve"> </w:t>
      </w:r>
      <w:r w:rsidRPr="00B72A74">
        <w:rPr>
          <w:szCs w:val="24"/>
        </w:rPr>
        <w:t xml:space="preserve">— скорость осаждения за счет диффузионных процессов, </w:t>
      </w:r>
      <w:r w:rsidRPr="00B72A74">
        <w:rPr>
          <w:i/>
          <w:szCs w:val="24"/>
          <w:lang w:val="en-US"/>
        </w:rPr>
        <w:t>V</w:t>
      </w:r>
      <w:r w:rsidRPr="00B72A74">
        <w:rPr>
          <w:szCs w:val="24"/>
          <w:vertAlign w:val="subscript"/>
          <w:lang w:val="en-US"/>
        </w:rPr>
        <w:t>TM</w:t>
      </w:r>
      <w:r w:rsidRPr="00B72A74">
        <w:rPr>
          <w:szCs w:val="24"/>
        </w:rPr>
        <w:t xml:space="preserve"> — скорость осаждения под действием термофореза, </w:t>
      </w:r>
      <w:r w:rsidRPr="00B72A74">
        <w:rPr>
          <w:i/>
          <w:szCs w:val="24"/>
          <w:lang w:val="en-US"/>
        </w:rPr>
        <w:t>V</w:t>
      </w:r>
      <w:r w:rsidRPr="00B72A74">
        <w:rPr>
          <w:szCs w:val="24"/>
          <w:vertAlign w:val="subscript"/>
          <w:lang w:val="en-US"/>
        </w:rPr>
        <w:t>TB</w:t>
      </w:r>
      <w:r w:rsidRPr="00B72A74">
        <w:rPr>
          <w:szCs w:val="24"/>
        </w:rPr>
        <w:t>— скорость осаждения под действием турбофореза,</w:t>
      </w:r>
      <w:r w:rsidRPr="000E6990">
        <w:t xml:space="preserve"> </w:t>
      </w:r>
      <w:r>
        <w:rPr>
          <w:lang w:val="en-US"/>
        </w:rPr>
        <w:t>V</w:t>
      </w:r>
      <w:r w:rsidRPr="009304F1">
        <w:rPr>
          <w:vertAlign w:val="subscript"/>
          <w:lang w:val="en-US"/>
        </w:rPr>
        <w:t>DF</w:t>
      </w:r>
      <w:r w:rsidRPr="009304F1">
        <w:t xml:space="preserve"> </w:t>
      </w:r>
      <w:r w:rsidRPr="000E6990">
        <w:t>определяется диффузиофорезом</w:t>
      </w:r>
      <w:r w:rsidR="00490DFF">
        <w:t xml:space="preserve">, </w:t>
      </w:r>
      <w:r w:rsidR="00490DFF">
        <w:rPr>
          <w:lang w:val="en-US"/>
        </w:rPr>
        <w:t>V</w:t>
      </w:r>
      <w:r w:rsidR="00490DFF" w:rsidRPr="00490DFF">
        <w:rPr>
          <w:vertAlign w:val="subscript"/>
          <w:lang w:val="en-US"/>
        </w:rPr>
        <w:t>CR</w:t>
      </w:r>
      <w:r w:rsidR="00490DFF" w:rsidRPr="00A62F4D">
        <w:rPr>
          <w:vertAlign w:val="subscript"/>
        </w:rPr>
        <w:t xml:space="preserve"> </w:t>
      </w:r>
      <w:r w:rsidR="00490DFF" w:rsidRPr="00A62F4D">
        <w:t xml:space="preserve">– </w:t>
      </w:r>
      <w:r w:rsidR="00490DFF" w:rsidRPr="00490DFF">
        <w:t>скорость</w:t>
      </w:r>
      <w:r w:rsidR="00490DFF">
        <w:rPr>
          <w:vertAlign w:val="subscript"/>
        </w:rPr>
        <w:t xml:space="preserve"> </w:t>
      </w:r>
      <w:r w:rsidR="00490DFF">
        <w:t>за счет инерции</w:t>
      </w:r>
      <w:r w:rsidR="000744C3">
        <w:t>, α</w:t>
      </w:r>
      <w:r w:rsidR="000744C3" w:rsidRPr="000744C3">
        <w:rPr>
          <w:vertAlign w:val="subscript"/>
        </w:rPr>
        <w:t>1</w:t>
      </w:r>
      <w:r w:rsidR="000744C3">
        <w:t xml:space="preserve"> и α</w:t>
      </w:r>
      <w:r w:rsidR="000744C3">
        <w:rPr>
          <w:vertAlign w:val="subscript"/>
        </w:rPr>
        <w:t xml:space="preserve">2 </w:t>
      </w:r>
      <w:r w:rsidR="000744C3">
        <w:t>– коэффициенты, учитывающие эффективные площади осаждения за счет гравитации и инерции соответственно</w:t>
      </w:r>
      <w:r w:rsidR="00647A73">
        <w:t xml:space="preserve"> (определены ниже в соответствующих разделах)</w:t>
      </w:r>
      <w:r w:rsidR="000744C3">
        <w:t>.</w:t>
      </w:r>
    </w:p>
    <w:p w:rsidR="00103C83" w:rsidRDefault="00103C83" w:rsidP="00794673">
      <w:pPr>
        <w:numPr>
          <w:ilvl w:val="0"/>
          <w:numId w:val="54"/>
        </w:numPr>
      </w:pPr>
      <w:r>
        <w:t xml:space="preserve">Неаддитивный </w:t>
      </w:r>
    </w:p>
    <w:p w:rsidR="00F96208" w:rsidRPr="00131576" w:rsidRDefault="00F96208" w:rsidP="009D6252">
      <w:pPr>
        <w:pStyle w:val="afffff2"/>
      </w:pPr>
      <w:r w:rsidRPr="009B17DA">
        <w:t>Осаждение аэрозолей вследствие совместного действия разных механизмов при ламинарном движении в каналах</w:t>
      </w:r>
    </w:p>
    <w:p w:rsidR="00F96208" w:rsidRDefault="00F96208" w:rsidP="00F96208">
      <w:r>
        <w:t xml:space="preserve">Скорость осаждения в результате совместного действия всех рассмотренных механизмов (гравитационной седиментации, термофореза, центробежной силы, стефановского потока в результате конденсации пара и броуновской диффузии) при </w:t>
      </w:r>
      <w:r w:rsidRPr="00CD3ACB">
        <w:t>ламинарном движении в каналах может быть представлена в виде [</w:t>
      </w:r>
      <w:r w:rsidR="00FC3070">
        <w:fldChar w:fldCharType="begin"/>
      </w:r>
      <w:r w:rsidR="00FC3070">
        <w:instrText xml:space="preserve"> REF _Ref470504461 \n \h  \* MERGEFORMAT </w:instrText>
      </w:r>
      <w:r w:rsidR="00FC3070">
        <w:fldChar w:fldCharType="separate"/>
      </w:r>
      <w:ins w:id="709" w:author="Tsaun" w:date="2017-02-22T15:30:00Z">
        <w:r w:rsidR="00226569">
          <w:t>124</w:t>
        </w:r>
      </w:ins>
      <w:ins w:id="710" w:author="Томащик" w:date="2017-01-19T16:46:00Z">
        <w:del w:id="711" w:author="Tsaun" w:date="2017-02-22T15:29:00Z">
          <w:r w:rsidR="002F5999" w:rsidDel="00226569">
            <w:delText>124</w:delText>
          </w:r>
        </w:del>
      </w:ins>
      <w:del w:id="712" w:author="Tsaun" w:date="2017-02-22T15:29:00Z">
        <w:r w:rsidR="00ED7A3A" w:rsidDel="00226569">
          <w:delText>125</w:delText>
        </w:r>
      </w:del>
      <w:r w:rsidR="00FC3070">
        <w:fldChar w:fldCharType="end"/>
      </w:r>
      <w:r w:rsidRPr="00CD3ACB">
        <w:t>]</w:t>
      </w:r>
    </w:p>
    <w:tbl>
      <w:tblPr>
        <w:tblW w:w="9026" w:type="dxa"/>
        <w:tblInd w:w="828" w:type="dxa"/>
        <w:tblLook w:val="0000" w:firstRow="0" w:lastRow="0" w:firstColumn="0" w:lastColumn="0" w:noHBand="0" w:noVBand="0"/>
      </w:tblPr>
      <w:tblGrid>
        <w:gridCol w:w="8092"/>
        <w:gridCol w:w="934"/>
      </w:tblGrid>
      <w:tr w:rsidR="00CD3ACB" w:rsidRPr="002E146E" w:rsidTr="00CD3ACB">
        <w:tc>
          <w:tcPr>
            <w:tcW w:w="8092" w:type="dxa"/>
          </w:tcPr>
          <w:p w:rsidR="00CD3ACB" w:rsidRPr="002E146E" w:rsidRDefault="00CD3ACB" w:rsidP="009D6252">
            <w:pPr>
              <w:pStyle w:val="afffff2"/>
            </w:pPr>
            <w:r w:rsidRPr="007C23D4">
              <w:object w:dxaOrig="3720" w:dyaOrig="740">
                <v:shape id="_x0000_i1054" type="#_x0000_t75" style="width:186pt;height:36.55pt" o:ole="">
                  <v:imagedata r:id="rId98" o:title=""/>
                </v:shape>
                <o:OLEObject Type="Embed" ProgID="Equation.3" ShapeID="_x0000_i1054" DrawAspect="Content" ObjectID="_1549710379" r:id="rId99"/>
              </w:object>
            </w:r>
            <w:r>
              <w:t>,</w:t>
            </w:r>
          </w:p>
        </w:tc>
        <w:tc>
          <w:tcPr>
            <w:tcW w:w="934" w:type="dxa"/>
            <w:vAlign w:val="center"/>
          </w:tcPr>
          <w:p w:rsidR="00CD3ACB" w:rsidRPr="004C54D2" w:rsidRDefault="00CD3ACB" w:rsidP="00CD3ACB">
            <w:pPr>
              <w:pStyle w:val="affffffffff"/>
            </w:pPr>
            <w:bookmarkStart w:id="713" w:name="_Ref470504584"/>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7</w:t>
            </w:r>
            <w:r w:rsidR="00FF21EC" w:rsidRPr="004C54D2">
              <w:fldChar w:fldCharType="end"/>
            </w:r>
            <w:r w:rsidRPr="004C54D2">
              <w:t>)</w:t>
            </w:r>
            <w:bookmarkEnd w:id="713"/>
          </w:p>
        </w:tc>
      </w:tr>
      <w:tr w:rsidR="00CD3ACB" w:rsidRPr="002E146E" w:rsidTr="00CD3ACB">
        <w:tc>
          <w:tcPr>
            <w:tcW w:w="8092" w:type="dxa"/>
          </w:tcPr>
          <w:p w:rsidR="00CD3ACB" w:rsidRPr="002E146E" w:rsidRDefault="00CD3ACB" w:rsidP="009D6252">
            <w:pPr>
              <w:pStyle w:val="afffff2"/>
            </w:pPr>
            <w:r w:rsidRPr="0032445F">
              <w:object w:dxaOrig="3180" w:dyaOrig="360">
                <v:shape id="_x0000_i1055" type="#_x0000_t75" style="width:159.25pt;height:18.55pt" o:ole="">
                  <v:imagedata r:id="rId100" o:title=""/>
                </v:shape>
                <o:OLEObject Type="Embed" ProgID="Equation.DSMT4" ShapeID="_x0000_i1055" DrawAspect="Content" ObjectID="_1549710380" r:id="rId101"/>
              </w:object>
            </w:r>
            <w:r>
              <w:t>.</w:t>
            </w:r>
          </w:p>
        </w:tc>
        <w:tc>
          <w:tcPr>
            <w:tcW w:w="934" w:type="dxa"/>
            <w:vAlign w:val="center"/>
          </w:tcPr>
          <w:p w:rsidR="00CD3ACB" w:rsidRPr="004C54D2" w:rsidRDefault="00CD3ACB" w:rsidP="00CD3ACB">
            <w:pPr>
              <w:pStyle w:val="affffffffff"/>
            </w:pPr>
            <w:bookmarkStart w:id="714" w:name="_Ref470504591"/>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8</w:t>
            </w:r>
            <w:r w:rsidR="00FF21EC" w:rsidRPr="004C54D2">
              <w:fldChar w:fldCharType="end"/>
            </w:r>
            <w:r w:rsidRPr="004C54D2">
              <w:t>)</w:t>
            </w:r>
            <w:bookmarkEnd w:id="714"/>
          </w:p>
        </w:tc>
      </w:tr>
    </w:tbl>
    <w:p w:rsidR="00F96208" w:rsidRDefault="00F96208" w:rsidP="00F96208">
      <w:r w:rsidRPr="00DB18AF">
        <w:t xml:space="preserve">Формула </w:t>
      </w:r>
      <w:r w:rsidR="00FF21EC">
        <w:fldChar w:fldCharType="begin"/>
      </w:r>
      <w:r w:rsidR="00CD3ACB">
        <w:instrText xml:space="preserve"> REF _Ref470504584 \h </w:instrText>
      </w:r>
      <w:r w:rsidR="00FF21EC">
        <w:fldChar w:fldCharType="separate"/>
      </w:r>
      <w:ins w:id="715" w:author="Tsaun" w:date="2017-02-22T15:30:00Z">
        <w:r w:rsidR="00226569" w:rsidRPr="004C54D2">
          <w:t>(</w:t>
        </w:r>
        <w:r w:rsidR="00226569">
          <w:rPr>
            <w:noProof/>
          </w:rPr>
          <w:t>1</w:t>
        </w:r>
        <w:r w:rsidR="00226569" w:rsidRPr="004C54D2">
          <w:t>.</w:t>
        </w:r>
        <w:r w:rsidR="00226569">
          <w:rPr>
            <w:noProof/>
          </w:rPr>
          <w:t>7</w:t>
        </w:r>
        <w:r w:rsidR="00226569" w:rsidRPr="004C54D2">
          <w:t>)</w:t>
        </w:r>
      </w:ins>
      <w:ins w:id="716" w:author="Томащик" w:date="2017-01-19T16:46:00Z">
        <w:del w:id="717"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7</w:delText>
          </w:r>
          <w:r w:rsidR="002F5999" w:rsidRPr="004C54D2" w:rsidDel="00226569">
            <w:delText>)</w:delText>
          </w:r>
        </w:del>
      </w:ins>
      <w:del w:id="718"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7</w:delText>
        </w:r>
        <w:r w:rsidR="00B04480" w:rsidRPr="002E146E" w:rsidDel="00226569">
          <w:delText>)</w:delText>
        </w:r>
      </w:del>
      <w:r w:rsidR="00FF21EC">
        <w:fldChar w:fldCharType="end"/>
      </w:r>
      <w:r w:rsidRPr="00DB18AF">
        <w:t xml:space="preserve"> совпадает с зависимостью, описывающей влияние поперечного потока массы на относительный закон тепломассопереноса в рамках</w:t>
      </w:r>
      <w:r>
        <w:t xml:space="preserve"> т.н.</w:t>
      </w:r>
      <w:r w:rsidRPr="00DB18AF">
        <w:t xml:space="preserve"> «пленочной теории» </w:t>
      </w:r>
      <w:r w:rsidRPr="00CD3ACB">
        <w:t>[</w:t>
      </w:r>
      <w:r w:rsidR="00FC3070">
        <w:fldChar w:fldCharType="begin"/>
      </w:r>
      <w:r w:rsidR="00FC3070">
        <w:instrText xml:space="preserve"> REF _Ref470504484 \n \h  \* MER</w:instrText>
      </w:r>
      <w:r w:rsidR="00FC3070">
        <w:instrText xml:space="preserve">GEFORMAT </w:instrText>
      </w:r>
      <w:r w:rsidR="00FC3070">
        <w:fldChar w:fldCharType="separate"/>
      </w:r>
      <w:ins w:id="719" w:author="Tsaun" w:date="2017-02-22T15:30:00Z">
        <w:r w:rsidR="00226569">
          <w:t>125</w:t>
        </w:r>
      </w:ins>
      <w:ins w:id="720" w:author="Томащик" w:date="2017-01-19T16:46:00Z">
        <w:del w:id="721" w:author="Tsaun" w:date="2017-02-22T15:29:00Z">
          <w:r w:rsidR="002F5999" w:rsidDel="00226569">
            <w:delText>125</w:delText>
          </w:r>
        </w:del>
      </w:ins>
      <w:del w:id="722" w:author="Tsaun" w:date="2017-02-22T15:29:00Z">
        <w:r w:rsidR="00ED7A3A" w:rsidDel="00226569">
          <w:delText>126</w:delText>
        </w:r>
      </w:del>
      <w:r w:rsidR="00FC3070">
        <w:fldChar w:fldCharType="end"/>
      </w:r>
      <w:r w:rsidRPr="00CD3ACB">
        <w:t>], [</w:t>
      </w:r>
      <w:r w:rsidR="00FC3070">
        <w:fldChar w:fldCharType="begin"/>
      </w:r>
      <w:r w:rsidR="00FC3070">
        <w:instrText xml:space="preserve"> REF _Ref470504489 \n \h  \* MERGEFORMAT </w:instrText>
      </w:r>
      <w:r w:rsidR="00FC3070">
        <w:fldChar w:fldCharType="separate"/>
      </w:r>
      <w:ins w:id="723" w:author="Tsaun" w:date="2017-02-22T15:30:00Z">
        <w:r w:rsidR="00226569">
          <w:t>126</w:t>
        </w:r>
      </w:ins>
      <w:ins w:id="724" w:author="Томащик" w:date="2017-01-19T16:46:00Z">
        <w:del w:id="725" w:author="Tsaun" w:date="2017-02-22T15:29:00Z">
          <w:r w:rsidR="002F5999" w:rsidDel="00226569">
            <w:delText>126</w:delText>
          </w:r>
        </w:del>
      </w:ins>
      <w:del w:id="726" w:author="Tsaun" w:date="2017-02-22T15:29:00Z">
        <w:r w:rsidR="00ED7A3A" w:rsidDel="00226569">
          <w:delText>127</w:delText>
        </w:r>
      </w:del>
      <w:r w:rsidR="00FC3070">
        <w:fldChar w:fldCharType="end"/>
      </w:r>
      <w:r w:rsidRPr="00CD3ACB">
        <w:t>].</w:t>
      </w:r>
      <w:r w:rsidRPr="00647F29">
        <w:t xml:space="preserve"> </w:t>
      </w:r>
      <w:r w:rsidRPr="00F96208">
        <w:rPr>
          <w:highlight w:val="red"/>
        </w:rPr>
        <w:t xml:space="preserve">Отметим, что при наличии скорости осаждения, индуцированной </w:t>
      </w:r>
      <w:commentRangeStart w:id="727"/>
      <w:r w:rsidRPr="00F96208">
        <w:rPr>
          <w:highlight w:val="red"/>
        </w:rPr>
        <w:t>силой</w:t>
      </w:r>
      <w:commentRangeEnd w:id="727"/>
      <w:r>
        <w:rPr>
          <w:rStyle w:val="afffffd"/>
          <w:rFonts w:eastAsia="Calibri"/>
          <w:szCs w:val="20"/>
          <w:lang w:val="en-US" w:eastAsia="ru-RU"/>
        </w:rPr>
        <w:commentReference w:id="727"/>
      </w:r>
      <w:r w:rsidRPr="00F96208">
        <w:rPr>
          <w:highlight w:val="red"/>
        </w:rPr>
        <w:t xml:space="preserve"> тяжести в наклонной трубе или другим фактором, нарушающим осесимметричность осаждения, необходимо выполнить осреднение </w:t>
      </w:r>
      <w:r w:rsidR="00FF21EC">
        <w:rPr>
          <w:highlight w:val="red"/>
        </w:rPr>
        <w:fldChar w:fldCharType="begin"/>
      </w:r>
      <w:r w:rsidR="00CD3ACB">
        <w:rPr>
          <w:highlight w:val="red"/>
        </w:rPr>
        <w:instrText xml:space="preserve"> REF _Ref470504591 \h </w:instrText>
      </w:r>
      <w:r w:rsidR="00FF21EC">
        <w:rPr>
          <w:highlight w:val="red"/>
        </w:rPr>
      </w:r>
      <w:r w:rsidR="00FF21EC">
        <w:rPr>
          <w:highlight w:val="red"/>
        </w:rPr>
        <w:fldChar w:fldCharType="separate"/>
      </w:r>
      <w:ins w:id="728" w:author="Tsaun" w:date="2017-02-22T15:30:00Z">
        <w:r w:rsidR="00226569" w:rsidRPr="004C54D2">
          <w:t>(</w:t>
        </w:r>
        <w:r w:rsidR="00226569">
          <w:rPr>
            <w:noProof/>
          </w:rPr>
          <w:t>1</w:t>
        </w:r>
        <w:r w:rsidR="00226569" w:rsidRPr="004C54D2">
          <w:t>.</w:t>
        </w:r>
        <w:r w:rsidR="00226569">
          <w:rPr>
            <w:noProof/>
          </w:rPr>
          <w:t>8</w:t>
        </w:r>
        <w:r w:rsidR="00226569" w:rsidRPr="004C54D2">
          <w:t>)</w:t>
        </w:r>
      </w:ins>
      <w:ins w:id="729" w:author="Томащик" w:date="2017-01-19T16:46:00Z">
        <w:del w:id="730"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8</w:delText>
          </w:r>
          <w:r w:rsidR="002F5999" w:rsidRPr="004C54D2" w:rsidDel="00226569">
            <w:delText>)</w:delText>
          </w:r>
        </w:del>
      </w:ins>
      <w:del w:id="731"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8</w:delText>
        </w:r>
        <w:r w:rsidR="00B04480" w:rsidRPr="002E146E" w:rsidDel="00226569">
          <w:delText>)</w:delText>
        </w:r>
      </w:del>
      <w:r w:rsidR="00FF21EC">
        <w:rPr>
          <w:highlight w:val="red"/>
        </w:rPr>
        <w:fldChar w:fldCharType="end"/>
      </w:r>
      <w:r w:rsidRPr="00F96208">
        <w:rPr>
          <w:highlight w:val="red"/>
        </w:rPr>
        <w:t xml:space="preserve"> по периметру трубы</w:t>
      </w:r>
      <w:r>
        <w:t>.</w:t>
      </w:r>
    </w:p>
    <w:p w:rsidR="00F96208" w:rsidRPr="00F96208" w:rsidRDefault="00F96208" w:rsidP="00F96208">
      <w:pPr>
        <w:ind w:firstLine="0"/>
        <w:rPr>
          <w:rFonts w:ascii="Calibri" w:hAnsi="Calibri"/>
          <w:szCs w:val="24"/>
          <w:lang w:eastAsia="ja-JP"/>
        </w:rPr>
      </w:pPr>
      <w:bookmarkStart w:id="732" w:name="_Toc151359811"/>
      <w:bookmarkStart w:id="733" w:name="_Toc151398799"/>
      <w:bookmarkStart w:id="734" w:name="_Toc158617102"/>
      <w:r>
        <w:rPr>
          <w:rFonts w:ascii="Calibri" w:hAnsi="Calibri"/>
          <w:szCs w:val="24"/>
          <w:lang w:eastAsia="ja-JP"/>
        </w:rPr>
        <w:t xml:space="preserve">- </w:t>
      </w:r>
      <w:r w:rsidRPr="00F96208">
        <w:rPr>
          <w:rFonts w:ascii="Calibri" w:hAnsi="Calibri"/>
          <w:szCs w:val="24"/>
          <w:lang w:eastAsia="ja-JP"/>
        </w:rPr>
        <w:t>Осаждение аэрозолей вследствие совместного действия разных механизмов при турбулентном движении</w:t>
      </w:r>
      <w:bookmarkEnd w:id="732"/>
      <w:bookmarkEnd w:id="733"/>
      <w:bookmarkEnd w:id="734"/>
    </w:p>
    <w:p w:rsidR="00F96208" w:rsidRDefault="00F96208" w:rsidP="00F96208">
      <w:r>
        <w:t xml:space="preserve">Скорость осаждения в результате совместного действия всех рассмотренных механизмов (гравитационной седиментации, термофореза, центробежной силы, стефановского потока при конденсации пара, броуновско-турбулентной диффузии и турбофореза) представляется в виде, аналогичном </w:t>
      </w:r>
      <w:r w:rsidR="00FF21EC">
        <w:fldChar w:fldCharType="begin"/>
      </w:r>
      <w:r w:rsidR="00CD3ACB">
        <w:instrText xml:space="preserve"> REF _Ref470504584 \h </w:instrText>
      </w:r>
      <w:r w:rsidR="00FF21EC">
        <w:fldChar w:fldCharType="separate"/>
      </w:r>
      <w:ins w:id="735" w:author="Tsaun" w:date="2017-02-22T15:30:00Z">
        <w:r w:rsidR="00226569" w:rsidRPr="004C54D2">
          <w:t>(</w:t>
        </w:r>
        <w:r w:rsidR="00226569">
          <w:rPr>
            <w:noProof/>
          </w:rPr>
          <w:t>1</w:t>
        </w:r>
        <w:r w:rsidR="00226569" w:rsidRPr="004C54D2">
          <w:t>.</w:t>
        </w:r>
        <w:r w:rsidR="00226569">
          <w:rPr>
            <w:noProof/>
          </w:rPr>
          <w:t>7</w:t>
        </w:r>
        <w:r w:rsidR="00226569" w:rsidRPr="004C54D2">
          <w:t>)</w:t>
        </w:r>
      </w:ins>
      <w:ins w:id="736" w:author="Томащик" w:date="2017-01-19T16:46:00Z">
        <w:del w:id="737"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7</w:delText>
          </w:r>
          <w:r w:rsidR="002F5999" w:rsidRPr="004C54D2" w:rsidDel="00226569">
            <w:delText>)</w:delText>
          </w:r>
        </w:del>
      </w:ins>
      <w:del w:id="738"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7</w:delText>
        </w:r>
        <w:r w:rsidR="00B04480" w:rsidRPr="002E146E" w:rsidDel="00226569">
          <w:delText>)</w:delText>
        </w:r>
      </w:del>
      <w:r w:rsidR="00FF21EC">
        <w:fldChar w:fldCharType="end"/>
      </w:r>
      <w:r>
        <w:t>,</w:t>
      </w:r>
    </w:p>
    <w:tbl>
      <w:tblPr>
        <w:tblW w:w="0" w:type="auto"/>
        <w:tblInd w:w="828" w:type="dxa"/>
        <w:tblLook w:val="0000" w:firstRow="0" w:lastRow="0" w:firstColumn="0" w:lastColumn="0" w:noHBand="0" w:noVBand="0"/>
      </w:tblPr>
      <w:tblGrid>
        <w:gridCol w:w="8098"/>
        <w:gridCol w:w="928"/>
      </w:tblGrid>
      <w:tr w:rsidR="00CD3ACB" w:rsidRPr="002E146E" w:rsidTr="00CD3ACB">
        <w:tc>
          <w:tcPr>
            <w:tcW w:w="8098" w:type="dxa"/>
          </w:tcPr>
          <w:p w:rsidR="00CD3ACB" w:rsidRPr="002E146E" w:rsidRDefault="00CD3ACB" w:rsidP="009D6252">
            <w:pPr>
              <w:pStyle w:val="afffff2"/>
            </w:pPr>
            <w:r w:rsidRPr="007C23D4">
              <w:object w:dxaOrig="4840" w:dyaOrig="760">
                <v:shape id="_x0000_i1056" type="#_x0000_t75" style="width:242.75pt;height:37.65pt" o:ole="">
                  <v:imagedata r:id="rId102" o:title=""/>
                </v:shape>
                <o:OLEObject Type="Embed" ProgID="Equation.3" ShapeID="_x0000_i1056" DrawAspect="Content" ObjectID="_1549710381" r:id="rId103"/>
              </w:object>
            </w:r>
          </w:p>
        </w:tc>
        <w:tc>
          <w:tcPr>
            <w:tcW w:w="928" w:type="dxa"/>
            <w:vAlign w:val="center"/>
          </w:tcPr>
          <w:p w:rsidR="00CD3ACB" w:rsidRPr="004C54D2" w:rsidRDefault="00CD3ACB" w:rsidP="00CD3AC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9</w:t>
            </w:r>
            <w:r w:rsidR="00FF21EC" w:rsidRPr="004C54D2">
              <w:fldChar w:fldCharType="end"/>
            </w:r>
            <w:r w:rsidRPr="004C54D2">
              <w:t>)</w:t>
            </w:r>
          </w:p>
        </w:tc>
      </w:tr>
    </w:tbl>
    <w:p w:rsidR="00F73018" w:rsidRDefault="00CD3ACB" w:rsidP="009D6252">
      <w:pPr>
        <w:pStyle w:val="afffff2"/>
      </w:pPr>
      <w:r w:rsidRPr="00CD325A">
        <w:tab/>
      </w:r>
      <w:r w:rsidR="00F73018">
        <w:t xml:space="preserve">Скорость выведения </w:t>
      </w:r>
      <w:r w:rsidR="00F73018">
        <w:rPr>
          <w:lang w:val="en-US"/>
        </w:rPr>
        <w:t>R</w:t>
      </w:r>
      <w:r w:rsidR="00F73018" w:rsidRPr="00A62F4D">
        <w:t xml:space="preserve"> (</w:t>
      </w:r>
      <w:r w:rsidR="00F73018">
        <w:rPr>
          <w:lang w:val="en-US"/>
        </w:rPr>
        <w:t>c</w:t>
      </w:r>
      <w:r w:rsidR="00F73018" w:rsidRPr="00A62F4D">
        <w:rPr>
          <w:vertAlign w:val="superscript"/>
        </w:rPr>
        <w:t>-1</w:t>
      </w:r>
      <w:r w:rsidR="00F73018" w:rsidRPr="00A62F4D">
        <w:t xml:space="preserve">) </w:t>
      </w:r>
      <w:r w:rsidR="00F73018">
        <w:t>вычисляется по формуле</w:t>
      </w:r>
    </w:p>
    <w:tbl>
      <w:tblPr>
        <w:tblW w:w="0" w:type="auto"/>
        <w:tblInd w:w="828" w:type="dxa"/>
        <w:tblLook w:val="0000" w:firstRow="0" w:lastRow="0" w:firstColumn="0" w:lastColumn="0" w:noHBand="0" w:noVBand="0"/>
      </w:tblPr>
      <w:tblGrid>
        <w:gridCol w:w="8098"/>
        <w:gridCol w:w="928"/>
      </w:tblGrid>
      <w:tr w:rsidR="00CD3ACB" w:rsidRPr="002E146E" w:rsidTr="00CD3ACB">
        <w:tc>
          <w:tcPr>
            <w:tcW w:w="8098" w:type="dxa"/>
          </w:tcPr>
          <w:commentRangeStart w:id="739"/>
          <w:p w:rsidR="00CD3ACB" w:rsidRPr="002E146E" w:rsidRDefault="00CD3ACB" w:rsidP="009D6252">
            <w:pPr>
              <w:pStyle w:val="afffff2"/>
            </w:pPr>
            <w:r w:rsidRPr="007C23D4">
              <w:object w:dxaOrig="1320" w:dyaOrig="680">
                <v:shape id="_x0000_i1057" type="#_x0000_t75" style="width:65.45pt;height:35.45pt" o:ole="">
                  <v:imagedata r:id="rId104" o:title=""/>
                </v:shape>
                <o:OLEObject Type="Embed" ProgID="Equation.3" ShapeID="_x0000_i1057" DrawAspect="Content" ObjectID="_1549710382" r:id="rId105"/>
              </w:object>
            </w:r>
            <w:commentRangeEnd w:id="739"/>
            <w:r w:rsidR="00CF0079">
              <w:rPr>
                <w:rStyle w:val="afffffd"/>
                <w:kern w:val="0"/>
                <w:szCs w:val="20"/>
                <w:lang w:val="en-US"/>
              </w:rPr>
              <w:commentReference w:id="739"/>
            </w:r>
          </w:p>
        </w:tc>
        <w:tc>
          <w:tcPr>
            <w:tcW w:w="928" w:type="dxa"/>
            <w:vAlign w:val="center"/>
          </w:tcPr>
          <w:p w:rsidR="00CD3ACB" w:rsidRPr="004C54D2" w:rsidRDefault="00CD3ACB" w:rsidP="00CD3AC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10</w:t>
            </w:r>
            <w:r w:rsidR="00FF21EC" w:rsidRPr="004C54D2">
              <w:fldChar w:fldCharType="end"/>
            </w:r>
            <w:r w:rsidRPr="004C54D2">
              <w:t>)</w:t>
            </w:r>
          </w:p>
        </w:tc>
      </w:tr>
    </w:tbl>
    <w:p w:rsidR="006E15A0" w:rsidRDefault="006E15A0" w:rsidP="00B72A74">
      <w:pPr>
        <w:ind w:firstLine="0"/>
      </w:pPr>
      <w:r>
        <w:t xml:space="preserve">где </w:t>
      </w:r>
      <w:r w:rsidRPr="00CD3ACB">
        <w:rPr>
          <w:i/>
          <w:lang w:val="en-US"/>
        </w:rPr>
        <w:t>S</w:t>
      </w:r>
      <w:r w:rsidR="00532017" w:rsidRPr="00CD3ACB">
        <w:rPr>
          <w:i/>
          <w:vertAlign w:val="subscript"/>
          <w:lang w:val="en-US"/>
        </w:rPr>
        <w:t>lateral</w:t>
      </w:r>
      <w:r w:rsidRPr="00221C8B">
        <w:t xml:space="preserve"> </w:t>
      </w:r>
      <w:r w:rsidR="00221C8B">
        <w:t>–</w:t>
      </w:r>
      <w:r w:rsidRPr="00221C8B">
        <w:t xml:space="preserve"> </w:t>
      </w:r>
      <w:r w:rsidR="00221C8B" w:rsidRPr="00F96208">
        <w:t xml:space="preserve">полная </w:t>
      </w:r>
      <w:r w:rsidRPr="00F96208">
        <w:t xml:space="preserve">площадь </w:t>
      </w:r>
      <w:r w:rsidR="00532017" w:rsidRPr="00F96208">
        <w:t xml:space="preserve">боковых </w:t>
      </w:r>
      <w:r w:rsidR="000744C3" w:rsidRPr="00F96208">
        <w:t>стен расчетной</w:t>
      </w:r>
      <w:r w:rsidR="000744C3">
        <w:t xml:space="preserve"> ячейки</w:t>
      </w:r>
      <w:r>
        <w:t>, V</w:t>
      </w:r>
      <w:r w:rsidR="00221C8B" w:rsidRPr="00221C8B">
        <w:rPr>
          <w:vertAlign w:val="subscript"/>
        </w:rPr>
        <w:t>h</w:t>
      </w:r>
      <w:r>
        <w:t xml:space="preserve"> – объем расчетной ячейки.</w:t>
      </w:r>
    </w:p>
    <w:p w:rsidR="00F96208" w:rsidRDefault="00F96208" w:rsidP="00B72A74">
      <w:pPr>
        <w:ind w:firstLine="0"/>
      </w:pPr>
    </w:p>
    <w:p w:rsidR="00B72A74" w:rsidRDefault="00B72A74" w:rsidP="001B676A">
      <w:pPr>
        <w:pStyle w:val="4"/>
      </w:pPr>
      <w:bookmarkStart w:id="740" w:name="_Toc151359802"/>
      <w:bookmarkStart w:id="741" w:name="_Toc151398790"/>
      <w:bookmarkStart w:id="742" w:name="_Toc158617093"/>
      <w:bookmarkStart w:id="743" w:name="_Toc247379751"/>
      <w:bookmarkStart w:id="744" w:name="_Toc247525438"/>
      <w:bookmarkStart w:id="745" w:name="_Toc435020732"/>
      <w:r w:rsidRPr="00FD0319">
        <w:lastRenderedPageBreak/>
        <w:t>Седиментация</w:t>
      </w:r>
      <w:bookmarkEnd w:id="740"/>
      <w:bookmarkEnd w:id="741"/>
      <w:bookmarkEnd w:id="742"/>
      <w:r>
        <w:t xml:space="preserve"> ПД под действием гравитационных сил</w:t>
      </w:r>
      <w:bookmarkEnd w:id="743"/>
      <w:bookmarkEnd w:id="744"/>
      <w:bookmarkEnd w:id="745"/>
    </w:p>
    <w:p w:rsidR="00B72A74" w:rsidRPr="00B72A74" w:rsidRDefault="00B72A74" w:rsidP="00B72A74">
      <w:pPr>
        <w:pStyle w:val="af3"/>
        <w:rPr>
          <w:szCs w:val="24"/>
        </w:rPr>
      </w:pPr>
      <w:r>
        <w:t xml:space="preserve">Наиболее известным явлением выведения аэрозолей из атмосферы канала или </w:t>
      </w:r>
      <w:r w:rsidRPr="00B72A74">
        <w:rPr>
          <w:szCs w:val="24"/>
        </w:rPr>
        <w:t>помещения является седиментация — осаждение за счет сил тяжести. Скорость гравитационного осаждения зависит, главным образом, от силы сопротивления среды движению аэрозольной частицы и определяется выражением [</w:t>
      </w:r>
      <w:r w:rsidR="00FC3070">
        <w:fldChar w:fldCharType="begin"/>
      </w:r>
      <w:r w:rsidR="00FC3070">
        <w:instrText xml:space="preserve"> REF _Ref368577759 \r \h  \* MERGEFORMAT </w:instrText>
      </w:r>
      <w:r w:rsidR="00FC3070">
        <w:fldChar w:fldCharType="separate"/>
      </w:r>
      <w:r w:rsidR="00226569" w:rsidRPr="00226569">
        <w:rPr>
          <w:szCs w:val="24"/>
        </w:rPr>
        <w:t>57</w:t>
      </w:r>
      <w:r w:rsidR="00FC3070">
        <w:fldChar w:fldCharType="end"/>
      </w:r>
      <w:r w:rsidRPr="00B72A74">
        <w:rPr>
          <w:szCs w:val="24"/>
        </w:rPr>
        <w:t>]:</w:t>
      </w:r>
    </w:p>
    <w:tbl>
      <w:tblPr>
        <w:tblW w:w="9206" w:type="dxa"/>
        <w:tblInd w:w="648" w:type="dxa"/>
        <w:tblLook w:val="01E0" w:firstRow="1" w:lastRow="1" w:firstColumn="1" w:lastColumn="1" w:noHBand="0" w:noVBand="0"/>
      </w:tblPr>
      <w:tblGrid>
        <w:gridCol w:w="8249"/>
        <w:gridCol w:w="957"/>
      </w:tblGrid>
      <w:tr w:rsidR="00CD3ACB" w:rsidRPr="00B72A74" w:rsidTr="00CD3ACB">
        <w:tc>
          <w:tcPr>
            <w:tcW w:w="8249" w:type="dxa"/>
            <w:vAlign w:val="center"/>
          </w:tcPr>
          <w:p w:rsidR="00CD3ACB" w:rsidRPr="00365290" w:rsidRDefault="009E42C9" w:rsidP="001B6514">
            <w:pPr>
              <w:pStyle w:val="1-6"/>
              <w:ind w:firstLine="203"/>
            </w:pPr>
            <w:r w:rsidRPr="009E42C9">
              <w:rPr>
                <w:position w:val="-14"/>
              </w:rPr>
              <w:object w:dxaOrig="1320" w:dyaOrig="380">
                <v:shape id="_x0000_i1058" type="#_x0000_t75" style="width:65.45pt;height:19.65pt" o:ole="">
                  <v:imagedata r:id="rId106" o:title=""/>
                </v:shape>
                <o:OLEObject Type="Embed" ProgID="Equation.3" ShapeID="_x0000_i1058" DrawAspect="Content" ObjectID="_1549710383" r:id="rId107"/>
              </w:object>
            </w:r>
            <w:r w:rsidR="00CD3ACB" w:rsidRPr="00365290">
              <w:t>,</w:t>
            </w:r>
          </w:p>
        </w:tc>
        <w:tc>
          <w:tcPr>
            <w:tcW w:w="957" w:type="dxa"/>
            <w:vAlign w:val="center"/>
          </w:tcPr>
          <w:p w:rsidR="00CD3ACB" w:rsidRPr="004C54D2" w:rsidRDefault="00CD3ACB" w:rsidP="00CD3AC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11</w:t>
            </w:r>
            <w:r w:rsidR="00FF21EC" w:rsidRPr="004C54D2">
              <w:fldChar w:fldCharType="end"/>
            </w:r>
            <w:r w:rsidRPr="004C54D2">
              <w:t>)</w:t>
            </w:r>
          </w:p>
        </w:tc>
      </w:tr>
    </w:tbl>
    <w:p w:rsidR="00B72A74" w:rsidRPr="00B72A74" w:rsidRDefault="00B72A74" w:rsidP="00A62844">
      <w:pPr>
        <w:tabs>
          <w:tab w:val="left" w:pos="851"/>
        </w:tabs>
        <w:ind w:firstLine="0"/>
        <w:rPr>
          <w:szCs w:val="24"/>
        </w:rPr>
      </w:pPr>
      <w:r w:rsidRPr="00B72A74">
        <w:rPr>
          <w:szCs w:val="24"/>
        </w:rPr>
        <w:t xml:space="preserve">где </w:t>
      </w:r>
      <w:r w:rsidR="00446465" w:rsidRPr="00B72A74">
        <w:rPr>
          <w:i/>
          <w:szCs w:val="24"/>
        </w:rPr>
        <w:t>κ</w:t>
      </w:r>
      <w:r w:rsidR="00446465" w:rsidRPr="00B72A74">
        <w:rPr>
          <w:szCs w:val="24"/>
        </w:rPr>
        <w:t xml:space="preserve"> — коэффициент захвата частиц поверхностью</w:t>
      </w:r>
      <w:r w:rsidR="00446465">
        <w:rPr>
          <w:i/>
          <w:szCs w:val="24"/>
        </w:rPr>
        <w:t xml:space="preserve">, </w:t>
      </w:r>
      <w:r w:rsidRPr="00B72A74">
        <w:rPr>
          <w:i/>
          <w:szCs w:val="24"/>
        </w:rPr>
        <w:t>g</w:t>
      </w:r>
      <w:r w:rsidRPr="00B72A74">
        <w:rPr>
          <w:szCs w:val="24"/>
        </w:rPr>
        <w:t xml:space="preserve"> — ускорение свободного падения</w:t>
      </w:r>
      <w:r w:rsidR="006D5F05">
        <w:t>, м</w:t>
      </w:r>
      <w:r w:rsidR="006D5F05" w:rsidRPr="009D346E">
        <w:t>/</w:t>
      </w:r>
      <w:r w:rsidR="006D5F05">
        <w:t>с</w:t>
      </w:r>
      <w:r w:rsidR="006D5F05">
        <w:rPr>
          <w:vertAlign w:val="superscript"/>
        </w:rPr>
        <w:t>2</w:t>
      </w:r>
      <w:r w:rsidR="00A62844">
        <w:rPr>
          <w:i/>
          <w:szCs w:val="24"/>
        </w:rPr>
        <w:t>.</w:t>
      </w:r>
    </w:p>
    <w:p w:rsidR="00B72A74" w:rsidRPr="00B72A74" w:rsidRDefault="00094A45" w:rsidP="00B72A74">
      <w:pPr>
        <w:rPr>
          <w:szCs w:val="24"/>
        </w:rPr>
      </w:pPr>
      <w:r w:rsidRPr="00094A45">
        <w:rPr>
          <w:szCs w:val="24"/>
          <w:highlight w:val="red"/>
        </w:rPr>
        <w:t xml:space="preserve">Определить </w:t>
      </w:r>
      <w:r w:rsidRPr="00094A45">
        <w:rPr>
          <w:highlight w:val="red"/>
        </w:rPr>
        <w:t>α</w:t>
      </w:r>
      <w:r w:rsidRPr="00094A45">
        <w:rPr>
          <w:highlight w:val="red"/>
          <w:vertAlign w:val="subscript"/>
        </w:rPr>
        <w:t>1</w:t>
      </w:r>
      <w:r w:rsidRPr="00094A45">
        <w:rPr>
          <w:highlight w:val="red"/>
        </w:rPr>
        <w:t xml:space="preserve"> – Гена</w:t>
      </w:r>
      <w:r>
        <w:t xml:space="preserve"> </w:t>
      </w:r>
    </w:p>
    <w:p w:rsidR="00B72A74" w:rsidRPr="000625C2" w:rsidRDefault="00B72A74" w:rsidP="001B676A">
      <w:pPr>
        <w:pStyle w:val="4"/>
        <w:rPr>
          <w:rStyle w:val="410"/>
          <w:b/>
          <w:szCs w:val="24"/>
        </w:rPr>
      </w:pPr>
      <w:bookmarkStart w:id="746" w:name="_Toc247379752"/>
      <w:bookmarkStart w:id="747" w:name="_Toc247525439"/>
      <w:bookmarkStart w:id="748" w:name="_Toc435020733"/>
      <w:r w:rsidRPr="000625C2">
        <w:rPr>
          <w:rStyle w:val="410"/>
          <w:b/>
          <w:szCs w:val="24"/>
        </w:rPr>
        <w:t>Диффузионное осаждение ПД в ламинарных и турбулентных потоках</w:t>
      </w:r>
      <w:bookmarkEnd w:id="746"/>
      <w:bookmarkEnd w:id="747"/>
      <w:bookmarkEnd w:id="748"/>
    </w:p>
    <w:p w:rsidR="00B72A74" w:rsidRPr="006B3406" w:rsidRDefault="00B72A74" w:rsidP="00B72A74">
      <w:pPr>
        <w:pStyle w:val="af3"/>
      </w:pPr>
      <w:r>
        <w:t xml:space="preserve">При ламинарном течении </w:t>
      </w:r>
      <w:r w:rsidR="009F1D87">
        <w:t xml:space="preserve">(Re≤2300) </w:t>
      </w:r>
      <w:r>
        <w:t xml:space="preserve">и малом размере частиц (меньше 0,1 мкм) осаждение в основном определяется броуновской диффузией частиц. При </w:t>
      </w:r>
      <w:del w:id="749" w:author="Tsaun" w:date="2017-01-11T17:11:00Z">
        <w:r w:rsidDel="00EE0404">
          <w:delText>малой скорости несущего потока (</w:delText>
        </w:r>
        <w:r w:rsidR="00F71C58" w:rsidDel="00EE0404">
          <w:rPr>
            <w:lang w:val="en-US"/>
          </w:rPr>
          <w:delText>V</w:delText>
        </w:r>
        <w:r w:rsidR="00F71C58" w:rsidRPr="00F71C58" w:rsidDel="00EE0404">
          <w:rPr>
            <w:vertAlign w:val="subscript"/>
            <w:lang w:val="en-US"/>
          </w:rPr>
          <w:delText>f</w:delText>
        </w:r>
        <w:r w:rsidR="00F71C58" w:rsidRPr="006B3406" w:rsidDel="00EE0404">
          <w:delText xml:space="preserve"> </w:delText>
        </w:r>
        <w:r w:rsidR="00F71C58" w:rsidDel="00EE0404">
          <w:delText>&lt;</w:delText>
        </w:r>
        <w:r w:rsidDel="00EE0404">
          <w:delText>0,001</w:delText>
        </w:r>
        <w:r w:rsidRPr="00664C52" w:rsidDel="00EE0404">
          <w:delText xml:space="preserve"> </w:delText>
        </w:r>
        <w:r w:rsidDel="00EE0404">
          <w:delText>м/с)</w:delText>
        </w:r>
      </w:del>
      <w:ins w:id="750" w:author="Tsaun" w:date="2017-01-11T17:11:00Z">
        <w:r w:rsidR="00EE0404">
          <w:t>ламинарном режиме течения</w:t>
        </w:r>
      </w:ins>
      <w:r>
        <w:t xml:space="preserve"> скорость осаждения </w:t>
      </w:r>
      <w:r w:rsidR="007415BA" w:rsidRPr="007C23D4">
        <w:rPr>
          <w:position w:val="-10"/>
        </w:rPr>
        <w:object w:dxaOrig="300" w:dyaOrig="360">
          <v:shape id="_x0000_i1059" type="#_x0000_t75" style="width:15.25pt;height:18.55pt" o:ole="">
            <v:imagedata r:id="rId108" o:title=""/>
          </v:shape>
          <o:OLEObject Type="Embed" ProgID="Equation.3" ShapeID="_x0000_i1059" DrawAspect="Content" ObjectID="_1549710384" r:id="rId109"/>
        </w:object>
      </w:r>
      <w:r>
        <w:t>определяется как</w:t>
      </w:r>
      <w:r w:rsidR="00EA6D36">
        <w:t xml:space="preserve"> </w:t>
      </w:r>
    </w:p>
    <w:tbl>
      <w:tblPr>
        <w:tblW w:w="9206" w:type="dxa"/>
        <w:tblInd w:w="648" w:type="dxa"/>
        <w:tblLook w:val="01E0" w:firstRow="1" w:lastRow="1" w:firstColumn="1" w:lastColumn="1" w:noHBand="0" w:noVBand="0"/>
      </w:tblPr>
      <w:tblGrid>
        <w:gridCol w:w="7939"/>
        <w:gridCol w:w="1267"/>
      </w:tblGrid>
      <w:tr w:rsidR="00CD3ACB" w:rsidRPr="00295FE1" w:rsidTr="00CD3ACB">
        <w:tc>
          <w:tcPr>
            <w:tcW w:w="7939" w:type="dxa"/>
            <w:vAlign w:val="center"/>
          </w:tcPr>
          <w:p w:rsidR="00CD3ACB" w:rsidRPr="003B21BA" w:rsidRDefault="00F9226A" w:rsidP="001B6514">
            <w:pPr>
              <w:pStyle w:val="1-6"/>
              <w:ind w:firstLine="203"/>
              <w:rPr>
                <w:lang w:val="en-US"/>
              </w:rPr>
            </w:pPr>
            <w:r w:rsidRPr="009D0888">
              <w:rPr>
                <w:position w:val="-26"/>
              </w:rPr>
              <w:object w:dxaOrig="980" w:dyaOrig="600">
                <v:shape id="_x0000_i1060" type="#_x0000_t75" style="width:48.55pt;height:30.55pt" o:ole="">
                  <v:imagedata r:id="rId110" o:title=""/>
                </v:shape>
                <o:OLEObject Type="Embed" ProgID="Equation.3" ShapeID="_x0000_i1060" DrawAspect="Content" ObjectID="_1549710385" r:id="rId111"/>
              </w:object>
            </w:r>
            <w:r w:rsidR="00CD3ACB">
              <w:t>,</w:t>
            </w:r>
          </w:p>
        </w:tc>
        <w:tc>
          <w:tcPr>
            <w:tcW w:w="1267" w:type="dxa"/>
            <w:vAlign w:val="center"/>
          </w:tcPr>
          <w:p w:rsidR="00CD3ACB" w:rsidRPr="004C54D2" w:rsidRDefault="00CD3ACB" w:rsidP="00CD3AC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12</w:t>
            </w:r>
            <w:r w:rsidR="00FF21EC" w:rsidRPr="004C54D2">
              <w:fldChar w:fldCharType="end"/>
            </w:r>
            <w:r w:rsidRPr="004C54D2">
              <w:t>)</w:t>
            </w:r>
          </w:p>
        </w:tc>
      </w:tr>
    </w:tbl>
    <w:p w:rsidR="00B72A74" w:rsidRDefault="006D5F05" w:rsidP="00F71C58">
      <w:pPr>
        <w:spacing w:line="360" w:lineRule="auto"/>
        <w:ind w:firstLine="0"/>
      </w:pPr>
      <w:r>
        <w:t>г</w:t>
      </w:r>
      <w:r w:rsidR="00B72A74">
        <w:t xml:space="preserve">де </w:t>
      </w:r>
      <w:r w:rsidR="00F71C58">
        <w:t>D</w:t>
      </w:r>
      <w:r w:rsidR="00F71C58" w:rsidRPr="00F71C58">
        <w:rPr>
          <w:vertAlign w:val="subscript"/>
        </w:rPr>
        <w:t>B</w:t>
      </w:r>
      <w:r w:rsidR="00F71C58">
        <w:t xml:space="preserve"> - </w:t>
      </w:r>
      <w:r w:rsidR="00B72A74">
        <w:t>коэффициент броуновской диффузии,</w:t>
      </w:r>
      <w:ins w:id="751" w:author="Tsaun" w:date="2017-01-11T18:04:00Z">
        <w:r w:rsidR="009D0888" w:rsidRPr="009D0888">
          <w:t xml:space="preserve"> </w:t>
        </w:r>
      </w:ins>
      <w:ins w:id="752" w:author="Tsaun" w:date="2017-01-11T18:04:00Z">
        <w:r w:rsidR="00B92624" w:rsidRPr="009D0888">
          <w:rPr>
            <w:position w:val="-26"/>
          </w:rPr>
          <w:object w:dxaOrig="780" w:dyaOrig="580">
            <v:shape id="_x0000_i1061" type="#_x0000_t75" style="width:38.2pt;height:30pt" o:ole="">
              <v:imagedata r:id="rId112" o:title=""/>
            </v:shape>
            <o:OLEObject Type="Embed" ProgID="Equation.3" ShapeID="_x0000_i1061" DrawAspect="Content" ObjectID="_1549710386" r:id="rId113"/>
          </w:object>
        </w:r>
      </w:ins>
      <w:r w:rsidR="00F71C58">
        <w:t xml:space="preserve"> </w:t>
      </w:r>
      <w:ins w:id="753" w:author="Tsaun" w:date="2017-01-11T18:05:00Z">
        <w:r w:rsidR="009D0888" w:rsidRPr="009D0888">
          <w:t xml:space="preserve">- </w:t>
        </w:r>
        <w:r w:rsidR="00F9226A">
          <w:t>характерная</w:t>
        </w:r>
        <w:r w:rsidR="009D0888">
          <w:t xml:space="preserve"> длина диффузии,</w:t>
        </w:r>
        <w:r w:rsidR="009D0888" w:rsidRPr="009D0888">
          <w:t xml:space="preserve"> </w:t>
        </w:r>
      </w:ins>
      <w:ins w:id="754" w:author="Tsaun" w:date="2017-01-11T17:30:00Z">
        <w:r w:rsidR="00E01A26" w:rsidRPr="00864FA8">
          <w:rPr>
            <w:i/>
            <w:position w:val="-4"/>
            <w:lang w:val="en-US"/>
          </w:rPr>
          <w:t>D</w:t>
        </w:r>
        <w:r w:rsidR="00E01A26" w:rsidRPr="00864FA8">
          <w:rPr>
            <w:i/>
            <w:position w:val="-4"/>
            <w:vertAlign w:val="subscript"/>
            <w:lang w:val="en-US"/>
          </w:rPr>
          <w:t>h</w:t>
        </w:r>
        <w:r w:rsidR="00E01A26">
          <w:t xml:space="preserve"> – гидравлический диаметр</w:t>
        </w:r>
      </w:ins>
      <w:del w:id="755" w:author="Tsaun" w:date="2017-01-11T17:30:00Z">
        <w:r w:rsidR="00F71C58" w:rsidDel="00E01A26">
          <w:delText>L</w:delText>
        </w:r>
        <w:r w:rsidR="00F71C58" w:rsidRPr="00F71C58" w:rsidDel="00E01A26">
          <w:rPr>
            <w:vertAlign w:val="subscript"/>
          </w:rPr>
          <w:delText>c</w:delText>
        </w:r>
        <w:r w:rsidR="00F71C58" w:rsidDel="00E01A26">
          <w:delText xml:space="preserve"> - </w:delText>
        </w:r>
        <w:r w:rsidR="00B72A74" w:rsidDel="00E01A26">
          <w:delText>характерная длина (0,0001 м</w:delText>
        </w:r>
        <w:r w:rsidR="007415BA" w:rsidDel="00E01A26">
          <w:delText xml:space="preserve"> </w:delText>
        </w:r>
        <w:r w:rsidR="007415BA" w:rsidRPr="006B3406" w:rsidDel="00E01A26">
          <w:delText>[</w:delText>
        </w:r>
        <w:r w:rsidR="00FF21EC" w:rsidDel="00E01A26">
          <w:rPr>
            <w:highlight w:val="yellow"/>
            <w:lang w:val="en-US"/>
          </w:rPr>
          <w:fldChar w:fldCharType="begin"/>
        </w:r>
        <w:r w:rsidR="00CD3ACB" w:rsidDel="00E01A26">
          <w:delInstrText xml:space="preserve"> REF _Ref470503663 \n \h </w:delInstrText>
        </w:r>
        <w:r w:rsidR="00FF21EC" w:rsidDel="00E01A26">
          <w:rPr>
            <w:highlight w:val="yellow"/>
            <w:lang w:val="en-US"/>
          </w:rPr>
        </w:r>
        <w:r w:rsidR="00FF21EC" w:rsidDel="00E01A26">
          <w:rPr>
            <w:highlight w:val="yellow"/>
            <w:lang w:val="en-US"/>
          </w:rPr>
          <w:fldChar w:fldCharType="separate"/>
        </w:r>
        <w:r w:rsidR="00ED7A3A" w:rsidDel="00E01A26">
          <w:delText>128</w:delText>
        </w:r>
        <w:r w:rsidR="00FF21EC" w:rsidDel="00E01A26">
          <w:rPr>
            <w:highlight w:val="yellow"/>
            <w:lang w:val="en-US"/>
          </w:rPr>
          <w:fldChar w:fldCharType="end"/>
        </w:r>
        <w:r w:rsidR="007415BA" w:rsidRPr="006B3406" w:rsidDel="00E01A26">
          <w:delText>]</w:delText>
        </w:r>
        <w:r w:rsidR="00B72A74" w:rsidDel="00E01A26">
          <w:delText>)</w:delText>
        </w:r>
      </w:del>
      <w:r w:rsidR="00B72A74">
        <w:t>.</w:t>
      </w:r>
    </w:p>
    <w:p w:rsidR="00E01A26" w:rsidRPr="00E01A26" w:rsidDel="00E01A26" w:rsidRDefault="00E01A26" w:rsidP="00E01A26">
      <w:pPr>
        <w:rPr>
          <w:ins w:id="756" w:author="Tsaun" w:date="2017-01-11T17:34:00Z"/>
        </w:rPr>
      </w:pPr>
      <w:ins w:id="757" w:author="Tsaun" w:date="2017-01-11T17:30:00Z">
        <w:r>
          <w:t xml:space="preserve">В работе </w:t>
        </w:r>
        <w:r w:rsidRPr="001D7F0B">
          <w:t>[</w:t>
        </w:r>
        <w:r w:rsidR="00FF21EC">
          <w:rPr>
            <w:szCs w:val="24"/>
            <w:highlight w:val="yellow"/>
          </w:rPr>
          <w:fldChar w:fldCharType="begin"/>
        </w:r>
        <w:r>
          <w:instrText xml:space="preserve"> REF _Ref470505062 \n \h </w:instrText>
        </w:r>
      </w:ins>
      <w:r w:rsidR="00FF21EC">
        <w:rPr>
          <w:szCs w:val="24"/>
          <w:highlight w:val="yellow"/>
        </w:rPr>
      </w:r>
      <w:ins w:id="758" w:author="Tsaun" w:date="2017-01-11T17:30:00Z">
        <w:r w:rsidR="00FF21EC">
          <w:rPr>
            <w:szCs w:val="24"/>
            <w:highlight w:val="yellow"/>
          </w:rPr>
          <w:fldChar w:fldCharType="separate"/>
        </w:r>
      </w:ins>
      <w:ins w:id="759" w:author="Tsaun" w:date="2017-02-22T15:30:00Z">
        <w:r w:rsidR="00226569">
          <w:t>122</w:t>
        </w:r>
      </w:ins>
      <w:ins w:id="760" w:author="Tsaun" w:date="2017-01-11T17:30:00Z">
        <w:r w:rsidR="00FF21EC">
          <w:rPr>
            <w:szCs w:val="24"/>
            <w:highlight w:val="yellow"/>
          </w:rPr>
          <w:fldChar w:fldCharType="end"/>
        </w:r>
        <w:r w:rsidRPr="006B3406">
          <w:t>]</w:t>
        </w:r>
        <w:r>
          <w:t xml:space="preserve"> показано</w:t>
        </w:r>
      </w:ins>
      <w:ins w:id="761" w:author="Tsaun" w:date="2017-01-11T17:31:00Z">
        <w:r>
          <w:t xml:space="preserve">, что в случае ламинарного установившегося течения в </w:t>
        </w:r>
      </w:ins>
      <w:ins w:id="762" w:author="Tsaun" w:date="2017-01-11T17:32:00Z">
        <w:r>
          <w:t>цилиндрической</w:t>
        </w:r>
      </w:ins>
      <w:ins w:id="763" w:author="Tsaun" w:date="2017-01-11T17:31:00Z">
        <w:r>
          <w:t xml:space="preserve"> трубе для зависимости концентрации частиц от расстояния справедлива зависимость вида</w:t>
        </w:r>
      </w:ins>
      <w:ins w:id="764" w:author="Tsaun" w:date="2017-01-11T17:35:00Z">
        <w:r w:rsidRPr="00E01A26">
          <w:t>:</w:t>
        </w:r>
      </w:ins>
    </w:p>
    <w:p w:rsidR="00B72A74" w:rsidRPr="006B3406" w:rsidDel="00E01A26" w:rsidRDefault="00F71C58" w:rsidP="00B72A74">
      <w:pPr>
        <w:rPr>
          <w:del w:id="765" w:author="Tsaun" w:date="2017-01-11T17:34:00Z"/>
        </w:rPr>
      </w:pPr>
      <w:del w:id="766" w:author="Tsaun" w:date="2017-01-11T17:34:00Z">
        <w:r w:rsidDel="00E01A26">
          <w:delText>При V</w:delText>
        </w:r>
        <w:r w:rsidRPr="00F71C58" w:rsidDel="00E01A26">
          <w:rPr>
            <w:vertAlign w:val="subscript"/>
          </w:rPr>
          <w:delText>f</w:delText>
        </w:r>
        <w:r w:rsidDel="00E01A26">
          <w:rPr>
            <w:vertAlign w:val="subscript"/>
          </w:rPr>
          <w:delText xml:space="preserve"> </w:delText>
        </w:r>
        <w:r w:rsidR="00B72A74" w:rsidDel="00E01A26">
          <w:sym w:font="Symbol" w:char="F0B3"/>
        </w:r>
        <w:r w:rsidR="00B72A74" w:rsidDel="00E01A26">
          <w:delText>0,</w:delText>
        </w:r>
        <w:r w:rsidR="00B72A74" w:rsidRPr="00C24FF9" w:rsidDel="00E01A26">
          <w:delText xml:space="preserve">001 </w:delText>
        </w:r>
        <w:r w:rsidR="00B72A74" w:rsidDel="00E01A26">
          <w:delText>м/с</w:delText>
        </w:r>
        <w:r w:rsidR="003E1670" w:rsidDel="00E01A26">
          <w:delText xml:space="preserve"> скорость осаждения </w:delText>
        </w:r>
        <w:r w:rsidR="00CD3ACB" w:rsidRPr="007C23D4" w:rsidDel="00E01A26">
          <w:rPr>
            <w:position w:val="-10"/>
          </w:rPr>
          <w:object w:dxaOrig="300" w:dyaOrig="360">
            <v:shape id="_x0000_i1062" type="#_x0000_t75" style="width:15.25pt;height:18.55pt" o:ole="">
              <v:imagedata r:id="rId114" o:title=""/>
            </v:shape>
            <o:OLEObject Type="Embed" ProgID="Equation.3" ShapeID="_x0000_i1062" DrawAspect="Content" ObjectID="_1549710387" r:id="rId115"/>
          </w:object>
        </w:r>
        <w:r w:rsidR="003E1670" w:rsidDel="00E01A26">
          <w:delText>вычисляется по соотношению</w:delText>
        </w:r>
      </w:del>
    </w:p>
    <w:tbl>
      <w:tblPr>
        <w:tblW w:w="9206" w:type="dxa"/>
        <w:tblInd w:w="648" w:type="dxa"/>
        <w:tblLook w:val="01E0" w:firstRow="1" w:lastRow="1" w:firstColumn="1" w:lastColumn="1" w:noHBand="0" w:noVBand="0"/>
      </w:tblPr>
      <w:tblGrid>
        <w:gridCol w:w="7949"/>
        <w:gridCol w:w="1257"/>
      </w:tblGrid>
      <w:tr w:rsidR="00CD3ACB" w:rsidRPr="00295FE1" w:rsidDel="00E01A26" w:rsidTr="00CD3ACB">
        <w:trPr>
          <w:del w:id="767" w:author="Tsaun" w:date="2017-01-11T17:34:00Z"/>
        </w:trPr>
        <w:tc>
          <w:tcPr>
            <w:tcW w:w="7949" w:type="dxa"/>
            <w:vAlign w:val="center"/>
          </w:tcPr>
          <w:p w:rsidR="00CD3ACB" w:rsidRPr="001D7F0B" w:rsidDel="00E01A26" w:rsidRDefault="00CD3ACB" w:rsidP="00725D16">
            <w:pPr>
              <w:ind w:firstLine="0"/>
              <w:rPr>
                <w:del w:id="768" w:author="Tsaun" w:date="2017-01-11T17:34:00Z"/>
              </w:rPr>
            </w:pPr>
            <w:del w:id="769" w:author="Tsaun" w:date="2017-01-11T17:34:00Z">
              <w:r w:rsidRPr="007C23D4" w:rsidDel="00E01A26">
                <w:rPr>
                  <w:position w:val="-32"/>
                </w:rPr>
                <w:object w:dxaOrig="2460" w:dyaOrig="760">
                  <v:shape id="_x0000_i1063" type="#_x0000_t75" style="width:123.8pt;height:37.65pt" o:ole="">
                    <v:imagedata r:id="rId116" o:title=""/>
                  </v:shape>
                  <o:OLEObject Type="Embed" ProgID="Equation.3" ShapeID="_x0000_i1063" DrawAspect="Content" ObjectID="_1549710388" r:id="rId117"/>
                </w:object>
              </w:r>
              <w:r w:rsidRPr="00295FE1" w:rsidDel="00E01A26">
                <w:delText>,</w:delText>
              </w:r>
            </w:del>
          </w:p>
        </w:tc>
        <w:tc>
          <w:tcPr>
            <w:tcW w:w="1257" w:type="dxa"/>
            <w:vAlign w:val="center"/>
          </w:tcPr>
          <w:p w:rsidR="00CD3ACB" w:rsidRPr="004C54D2" w:rsidDel="00E01A26" w:rsidRDefault="00CD3ACB" w:rsidP="00CD3ACB">
            <w:pPr>
              <w:pStyle w:val="affffffffff"/>
              <w:rPr>
                <w:del w:id="770" w:author="Tsaun" w:date="2017-01-11T17:34:00Z"/>
              </w:rPr>
            </w:pPr>
            <w:del w:id="771" w:author="Tsaun" w:date="2017-01-11T17:34:00Z">
              <w:r w:rsidRPr="004C54D2" w:rsidDel="00E01A26">
                <w:delText>(</w:delText>
              </w:r>
              <w:r w:rsidR="00FF21EC" w:rsidRPr="004C54D2" w:rsidDel="00E01A26">
                <w:fldChar w:fldCharType="begin"/>
              </w:r>
              <w:r w:rsidR="000817D8" w:rsidRPr="004C54D2" w:rsidDel="00E01A26">
                <w:delInstrText xml:space="preserve"> STYLEREF 1 \s </w:delInstrText>
              </w:r>
              <w:r w:rsidR="00FF21EC" w:rsidRPr="004C54D2" w:rsidDel="00E01A26">
                <w:fldChar w:fldCharType="separate"/>
              </w:r>
              <w:r w:rsidR="00ED7A3A" w:rsidDel="00E01A26">
                <w:rPr>
                  <w:noProof/>
                </w:rPr>
                <w:delText>1</w:delText>
              </w:r>
              <w:r w:rsidR="00FF21EC" w:rsidRPr="004C54D2" w:rsidDel="00E01A26">
                <w:fldChar w:fldCharType="end"/>
              </w:r>
              <w:r w:rsidRPr="004C54D2" w:rsidDel="00E01A26">
                <w:delText>.</w:delText>
              </w:r>
              <w:r w:rsidR="00FF21EC" w:rsidRPr="004C54D2" w:rsidDel="00E01A26">
                <w:fldChar w:fldCharType="begin"/>
              </w:r>
              <w:r w:rsidR="000817D8" w:rsidRPr="004C54D2" w:rsidDel="00E01A26">
                <w:delInstrText xml:space="preserve"> SEQ ( \* ARABIC \s 1 </w:delInstrText>
              </w:r>
              <w:r w:rsidR="00FF21EC" w:rsidRPr="004C54D2" w:rsidDel="00E01A26">
                <w:fldChar w:fldCharType="separate"/>
              </w:r>
              <w:r w:rsidR="00ED7A3A" w:rsidDel="00E01A26">
                <w:rPr>
                  <w:noProof/>
                </w:rPr>
                <w:delText>13</w:delText>
              </w:r>
              <w:r w:rsidR="00FF21EC" w:rsidRPr="004C54D2" w:rsidDel="00E01A26">
                <w:fldChar w:fldCharType="end"/>
              </w:r>
              <w:r w:rsidRPr="004C54D2" w:rsidDel="00E01A26">
                <w:delText>)</w:delText>
              </w:r>
            </w:del>
          </w:p>
        </w:tc>
      </w:tr>
    </w:tbl>
    <w:p w:rsidR="00F71C58" w:rsidDel="00E01A26" w:rsidRDefault="00F71C58" w:rsidP="00F71C58">
      <w:pPr>
        <w:ind w:firstLine="0"/>
        <w:rPr>
          <w:del w:id="772" w:author="Tsaun" w:date="2017-01-11T17:34:00Z"/>
        </w:rPr>
      </w:pPr>
      <w:del w:id="773" w:author="Tsaun" w:date="2017-01-11T17:34:00Z">
        <w:r w:rsidRPr="006B3406" w:rsidDel="00E01A26">
          <w:rPr>
            <w:position w:val="-4"/>
          </w:rPr>
          <w:delText>где</w:delText>
        </w:r>
        <w:r w:rsidR="00ED5B32" w:rsidRPr="006B3406" w:rsidDel="00E01A26">
          <w:rPr>
            <w:position w:val="-4"/>
          </w:rPr>
          <w:delText xml:space="preserve"> </w:delText>
        </w:r>
        <w:r w:rsidR="00ED5B32" w:rsidRPr="00864FA8" w:rsidDel="00E01A26">
          <w:rPr>
            <w:i/>
            <w:position w:val="-4"/>
            <w:lang w:val="en-US"/>
          </w:rPr>
          <w:delText>D</w:delText>
        </w:r>
        <w:r w:rsidR="00ED5B32" w:rsidRPr="00864FA8" w:rsidDel="00E01A26">
          <w:rPr>
            <w:i/>
            <w:position w:val="-4"/>
            <w:vertAlign w:val="subscript"/>
            <w:lang w:val="en-US"/>
          </w:rPr>
          <w:delText>h</w:delText>
        </w:r>
        <w:r w:rsidDel="00E01A26">
          <w:delText xml:space="preserve"> </w:delText>
        </w:r>
        <w:r w:rsidR="00ED5B32" w:rsidDel="00E01A26">
          <w:delText xml:space="preserve">– гидравлический диаметр, </w:delText>
        </w:r>
        <w:r w:rsidDel="00E01A26">
          <w:rPr>
            <w:lang w:val="en-US"/>
          </w:rPr>
          <w:delText>S</w:delText>
        </w:r>
        <w:r w:rsidRPr="00F71C58" w:rsidDel="00E01A26">
          <w:rPr>
            <w:vertAlign w:val="subscript"/>
            <w:lang w:val="en-US"/>
          </w:rPr>
          <w:delText>lateral</w:delText>
        </w:r>
        <w:r w:rsidRPr="006B3406" w:rsidDel="00E01A26">
          <w:delText xml:space="preserve"> – </w:delText>
        </w:r>
        <w:r w:rsidDel="00E01A26">
          <w:delText xml:space="preserve">полная площадь поверхности боковых стен, </w:delText>
        </w:r>
        <w:r w:rsidDel="00E01A26">
          <w:rPr>
            <w:lang w:val="en-US"/>
          </w:rPr>
          <w:delText>n</w:delText>
        </w:r>
        <w:r w:rsidRPr="0067587C" w:rsidDel="00E01A26">
          <w:rPr>
            <w:vertAlign w:val="subscript"/>
            <w:lang w:val="en-US"/>
          </w:rPr>
          <w:delText>in</w:delText>
        </w:r>
        <w:r w:rsidDel="00E01A26">
          <w:rPr>
            <w:lang w:val="en-US"/>
          </w:rPr>
          <w:delText> </w:delText>
        </w:r>
        <w:r w:rsidRPr="00C24FF9" w:rsidDel="00E01A26">
          <w:delText>—</w:delText>
        </w:r>
        <w:r w:rsidR="009542E0" w:rsidDel="00E01A26">
          <w:delText xml:space="preserve"> числовая </w:delText>
        </w:r>
        <w:r w:rsidDel="00E01A26">
          <w:delText>концентрация частиц</w:delText>
        </w:r>
        <w:r w:rsidRPr="009304F1" w:rsidDel="00E01A26">
          <w:delText xml:space="preserve"> </w:delText>
        </w:r>
        <w:r w:rsidDel="00E01A26">
          <w:delText>на входе, n</w:delText>
        </w:r>
        <w:r w:rsidRPr="0067587C" w:rsidDel="00E01A26">
          <w:rPr>
            <w:vertAlign w:val="subscript"/>
          </w:rPr>
          <w:delText>out</w:delText>
        </w:r>
        <w:r w:rsidRPr="00C24FF9" w:rsidDel="00E01A26">
          <w:delText xml:space="preserve"> —</w:delText>
        </w:r>
        <w:r w:rsidDel="00E01A26">
          <w:delText xml:space="preserve"> </w:delText>
        </w:r>
        <w:r w:rsidR="009542E0" w:rsidDel="00E01A26">
          <w:delText xml:space="preserve">числовая </w:delText>
        </w:r>
        <w:r w:rsidDel="00E01A26">
          <w:delText>концентрация частиц на выходе из расчетной ячейки.</w:delText>
        </w:r>
      </w:del>
    </w:p>
    <w:p w:rsidR="003E1670" w:rsidRPr="00E01A26" w:rsidRDefault="00CD3ACB" w:rsidP="00F71C58">
      <w:pPr>
        <w:pStyle w:val="af3"/>
        <w:ind w:firstLine="0"/>
      </w:pPr>
      <w:del w:id="774" w:author="Tsaun" w:date="2017-01-11T17:34:00Z">
        <w:r w:rsidRPr="00CD325A" w:rsidDel="00E01A26">
          <w:tab/>
        </w:r>
        <w:r w:rsidR="00D75D89" w:rsidDel="00E01A26">
          <w:delText>О</w:delText>
        </w:r>
        <w:r w:rsidR="00F71C58" w:rsidDel="00E01A26">
          <w:delText>тношение концентрации частиц на входе и выходе</w:delText>
        </w:r>
        <w:r w:rsidR="003E1670" w:rsidDel="00E01A26">
          <w:delText xml:space="preserve"> </w:delText>
        </w:r>
        <w:r w:rsidR="009542E0" w:rsidDel="00E01A26">
          <w:delText xml:space="preserve">для цилиндрической трубы </w:delText>
        </w:r>
        <w:r w:rsidR="003E1670" w:rsidDel="00E01A26">
          <w:delText xml:space="preserve">определяется </w:delText>
        </w:r>
        <w:r w:rsidR="003E1670" w:rsidRPr="000E6990" w:rsidDel="00E01A26">
          <w:delText xml:space="preserve">соотношениями </w:delText>
        </w:r>
        <w:commentRangeStart w:id="775"/>
        <w:r w:rsidR="003E1670" w:rsidDel="00E01A26">
          <w:delText xml:space="preserve">Гормли-Кеннеди </w:delText>
        </w:r>
        <w:commentRangeEnd w:id="775"/>
        <w:r w:rsidR="00CF0079" w:rsidDel="00E01A26">
          <w:rPr>
            <w:rStyle w:val="afffffd"/>
            <w:lang w:val="en-US"/>
          </w:rPr>
          <w:commentReference w:id="775"/>
        </w:r>
        <w:r w:rsidR="003E1670" w:rsidRPr="001D7F0B" w:rsidDel="00E01A26">
          <w:delText>[</w:delText>
        </w:r>
        <w:r w:rsidR="00FF21EC" w:rsidDel="00E01A26">
          <w:rPr>
            <w:szCs w:val="24"/>
            <w:highlight w:val="yellow"/>
          </w:rPr>
          <w:fldChar w:fldCharType="begin"/>
        </w:r>
        <w:r w:rsidR="00CD325A" w:rsidDel="00E01A26">
          <w:delInstrText xml:space="preserve"> REF _Ref470505062 \n \h </w:delInstrText>
        </w:r>
        <w:r w:rsidR="00FF21EC" w:rsidDel="00E01A26">
          <w:rPr>
            <w:szCs w:val="24"/>
            <w:highlight w:val="yellow"/>
          </w:rPr>
        </w:r>
        <w:r w:rsidR="00FF21EC" w:rsidDel="00E01A26">
          <w:rPr>
            <w:szCs w:val="24"/>
            <w:highlight w:val="yellow"/>
          </w:rPr>
          <w:fldChar w:fldCharType="separate"/>
        </w:r>
        <w:r w:rsidR="00ED7A3A" w:rsidDel="00E01A26">
          <w:delText>123</w:delText>
        </w:r>
        <w:r w:rsidR="00FF21EC" w:rsidDel="00E01A26">
          <w:rPr>
            <w:szCs w:val="24"/>
            <w:highlight w:val="yellow"/>
          </w:rPr>
          <w:fldChar w:fldCharType="end"/>
        </w:r>
        <w:r w:rsidR="003E1670" w:rsidRPr="006B3406" w:rsidDel="00E01A26">
          <w:delText>]</w:delText>
        </w:r>
        <w:r w:rsidR="00D75D89" w:rsidRPr="006B3406" w:rsidDel="00E01A26">
          <w:delText>:</w:delText>
        </w:r>
      </w:del>
    </w:p>
    <w:tbl>
      <w:tblPr>
        <w:tblW w:w="9206" w:type="dxa"/>
        <w:tblInd w:w="648" w:type="dxa"/>
        <w:tblLook w:val="01E0" w:firstRow="1" w:lastRow="1" w:firstColumn="1" w:lastColumn="1" w:noHBand="0" w:noVBand="0"/>
      </w:tblPr>
      <w:tblGrid>
        <w:gridCol w:w="7930"/>
        <w:gridCol w:w="1276"/>
      </w:tblGrid>
      <w:tr w:rsidR="00CD325A" w:rsidRPr="007B511C" w:rsidTr="00CD325A">
        <w:tc>
          <w:tcPr>
            <w:tcW w:w="7949" w:type="dxa"/>
            <w:vAlign w:val="center"/>
          </w:tcPr>
          <w:p w:rsidR="00CD325A" w:rsidRPr="007B511C" w:rsidRDefault="002F4240" w:rsidP="00CD325A">
            <w:pPr>
              <w:ind w:firstLine="0"/>
            </w:pPr>
            <w:del w:id="776" w:author="Tsaun" w:date="2017-01-11T17:39:00Z">
              <w:r>
                <w:rPr>
                  <w:noProof/>
                  <w:position w:val="-30"/>
                  <w:lang w:eastAsia="ru-RU"/>
                  <w:rPrChange w:id="777">
                    <w:rPr>
                      <w:noProof/>
                      <w:lang w:eastAsia="ru-RU"/>
                    </w:rPr>
                  </w:rPrChange>
                </w:rPr>
                <w:drawing>
                  <wp:inline distT="0" distB="0" distL="0" distR="0">
                    <wp:extent cx="2209165" cy="431800"/>
                    <wp:effectExtent l="0" t="0" r="0" b="0"/>
                    <wp:docPr id="68" name="Рисунок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0"/>
                            <pic:cNvPicPr>
                              <a:picLocks noChangeAspect="1" noChangeArrowheads="1"/>
                            </pic:cNvPicPr>
                          </pic:nvPicPr>
                          <pic:blipFill>
                            <a:blip r:embed="rId118"/>
                            <a:srcRect/>
                            <a:stretch>
                              <a:fillRect/>
                            </a:stretch>
                          </pic:blipFill>
                          <pic:spPr bwMode="auto">
                            <a:xfrm>
                              <a:off x="0" y="0"/>
                              <a:ext cx="2209165" cy="431800"/>
                            </a:xfrm>
                            <a:prstGeom prst="rect">
                              <a:avLst/>
                            </a:prstGeom>
                            <a:noFill/>
                            <a:ln w="9525">
                              <a:noFill/>
                              <a:miter lim="800000"/>
                              <a:headEnd/>
                              <a:tailEnd/>
                            </a:ln>
                          </pic:spPr>
                        </pic:pic>
                      </a:graphicData>
                    </a:graphic>
                  </wp:inline>
                </w:drawing>
              </w:r>
              <w:r w:rsidR="00CD325A" w:rsidRPr="007B511C" w:rsidDel="00E01A26">
                <w:delText xml:space="preserve"> </w:delText>
              </w:r>
            </w:del>
            <w:ins w:id="778" w:author="Tsaun" w:date="2017-01-11T17:35:00Z">
              <w:r w:rsidR="00E54B6C" w:rsidRPr="00E01A26">
                <w:rPr>
                  <w:position w:val="-26"/>
                </w:rPr>
                <w:object w:dxaOrig="4160" w:dyaOrig="580">
                  <v:shape id="_x0000_i1064" type="#_x0000_t75" style="width:207.8pt;height:27.8pt" o:ole="">
                    <v:imagedata r:id="rId119" o:title=""/>
                  </v:shape>
                  <o:OLEObject Type="Embed" ProgID="Equation.3" ShapeID="_x0000_i1064" DrawAspect="Content" ObjectID="_1549710389" r:id="rId120"/>
                </w:object>
              </w:r>
            </w:ins>
            <w:r w:rsidR="00864FA8">
              <w:rPr>
                <w:lang w:val="en-US"/>
              </w:rPr>
              <w:t xml:space="preserve"> </w:t>
            </w:r>
            <w:r w:rsidR="00CD325A" w:rsidRPr="007B511C">
              <w:t xml:space="preserve"> для </w:t>
            </w:r>
            <w:r w:rsidR="009E42C9" w:rsidRPr="009E42C9">
              <w:rPr>
                <w:i/>
                <w:lang w:val="en-US"/>
              </w:rPr>
              <w:t>h</w:t>
            </w:r>
            <w:ins w:id="779" w:author="Tsaun" w:date="2017-01-11T17:39:00Z">
              <w:r w:rsidR="00E01A26">
                <w:rPr>
                  <w:i/>
                  <w:lang w:val="en-US"/>
                </w:rPr>
                <w:t>(x)</w:t>
              </w:r>
            </w:ins>
            <w:r w:rsidR="009E42C9">
              <w:rPr>
                <w:lang w:val="en-US"/>
              </w:rPr>
              <w:t xml:space="preserve"> ≤</w:t>
            </w:r>
            <w:r w:rsidR="00CD325A" w:rsidRPr="007B511C">
              <w:t xml:space="preserve"> </w:t>
            </w:r>
            <w:r w:rsidR="009E42C9">
              <w:rPr>
                <w:lang w:val="en-US"/>
              </w:rPr>
              <w:t>0,0156</w:t>
            </w:r>
          </w:p>
        </w:tc>
        <w:tc>
          <w:tcPr>
            <w:tcW w:w="1257" w:type="dxa"/>
            <w:vAlign w:val="center"/>
          </w:tcPr>
          <w:p w:rsidR="00CD325A" w:rsidRPr="004C54D2" w:rsidRDefault="00CD325A" w:rsidP="00CD325A">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780" w:author="Tsaun" w:date="2017-02-22T15:30:00Z">
              <w:r w:rsidR="00226569">
                <w:rPr>
                  <w:noProof/>
                </w:rPr>
                <w:t>13</w:t>
              </w:r>
            </w:ins>
            <w:ins w:id="781" w:author="Томащик" w:date="2017-01-19T16:46:00Z">
              <w:del w:id="782" w:author="Tsaun" w:date="2017-02-22T15:29:00Z">
                <w:r w:rsidR="002F5999" w:rsidDel="00226569">
                  <w:rPr>
                    <w:noProof/>
                  </w:rPr>
                  <w:delText>13</w:delText>
                </w:r>
              </w:del>
            </w:ins>
            <w:del w:id="783" w:author="Tsaun" w:date="2017-02-22T15:29:00Z">
              <w:r w:rsidR="00ED7A3A" w:rsidDel="00226569">
                <w:rPr>
                  <w:noProof/>
                </w:rPr>
                <w:delText>14</w:delText>
              </w:r>
            </w:del>
            <w:r w:rsidR="00FF21EC" w:rsidRPr="004C54D2">
              <w:fldChar w:fldCharType="end"/>
            </w:r>
            <w:r w:rsidRPr="004C54D2">
              <w:t>)</w:t>
            </w:r>
          </w:p>
        </w:tc>
      </w:tr>
      <w:tr w:rsidR="00CD325A" w:rsidRPr="00295FE1" w:rsidTr="00CD325A">
        <w:tc>
          <w:tcPr>
            <w:tcW w:w="7949" w:type="dxa"/>
            <w:vAlign w:val="center"/>
          </w:tcPr>
          <w:p w:rsidR="00CD325A" w:rsidRPr="009E42C9" w:rsidRDefault="00CD325A" w:rsidP="009E42C9">
            <w:pPr>
              <w:ind w:firstLine="0"/>
              <w:rPr>
                <w:lang w:val="en-US"/>
              </w:rPr>
            </w:pPr>
            <w:del w:id="784" w:author="Tsaun" w:date="2017-01-11T17:42:00Z">
              <w:r w:rsidRPr="007B511C" w:rsidDel="00E54B6C">
                <w:rPr>
                  <w:position w:val="-30"/>
                </w:rPr>
                <w:object w:dxaOrig="3080" w:dyaOrig="680">
                  <v:shape id="_x0000_i1065" type="#_x0000_t75" style="width:153.8pt;height:35.45pt" o:ole="">
                    <v:imagedata r:id="rId121" o:title=""/>
                  </v:shape>
                  <o:OLEObject Type="Embed" ProgID="Equation.3" ShapeID="_x0000_i1065" DrawAspect="Content" ObjectID="_1549710390" r:id="rId122"/>
                </w:object>
              </w:r>
              <w:r w:rsidRPr="007B511C" w:rsidDel="00E54B6C">
                <w:delText xml:space="preserve"> </w:delText>
              </w:r>
            </w:del>
            <w:ins w:id="785" w:author="Tsaun" w:date="2017-01-11T17:41:00Z">
              <w:r w:rsidR="00E54B6C" w:rsidRPr="00E01A26">
                <w:rPr>
                  <w:position w:val="-26"/>
                </w:rPr>
                <w:object w:dxaOrig="4620" w:dyaOrig="580">
                  <v:shape id="_x0000_i1066" type="#_x0000_t75" style="width:231.25pt;height:27.8pt" o:ole="">
                    <v:imagedata r:id="rId123" o:title=""/>
                  </v:shape>
                  <o:OLEObject Type="Embed" ProgID="Equation.3" ShapeID="_x0000_i1066" DrawAspect="Content" ObjectID="_1549710391" r:id="rId124"/>
                </w:object>
              </w:r>
            </w:ins>
            <w:r w:rsidRPr="007B511C">
              <w:t xml:space="preserve">  для </w:t>
            </w:r>
            <w:r w:rsidR="009E42C9" w:rsidRPr="009E42C9">
              <w:rPr>
                <w:i/>
                <w:lang w:val="en-US"/>
              </w:rPr>
              <w:t>h</w:t>
            </w:r>
            <w:ins w:id="786" w:author="Tsaun" w:date="2017-01-11T17:42:00Z">
              <w:r w:rsidR="00E54B6C">
                <w:rPr>
                  <w:i/>
                  <w:lang w:val="en-US"/>
                </w:rPr>
                <w:t>(x)</w:t>
              </w:r>
            </w:ins>
            <w:r w:rsidR="009E42C9">
              <w:rPr>
                <w:lang w:val="en-US"/>
              </w:rPr>
              <w:t xml:space="preserve"> ≥</w:t>
            </w:r>
            <w:r w:rsidR="009E42C9" w:rsidRPr="007B511C">
              <w:t xml:space="preserve"> </w:t>
            </w:r>
            <w:r w:rsidR="009E42C9">
              <w:rPr>
                <w:lang w:val="en-US"/>
              </w:rPr>
              <w:t>0,0156</w:t>
            </w:r>
          </w:p>
        </w:tc>
        <w:tc>
          <w:tcPr>
            <w:tcW w:w="1257" w:type="dxa"/>
            <w:vAlign w:val="center"/>
          </w:tcPr>
          <w:p w:rsidR="00CD325A" w:rsidRPr="004C54D2" w:rsidRDefault="00CD325A" w:rsidP="00CD325A">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787" w:author="Tsaun" w:date="2017-02-22T15:30:00Z">
              <w:r w:rsidR="00226569">
                <w:rPr>
                  <w:noProof/>
                </w:rPr>
                <w:t>14</w:t>
              </w:r>
            </w:ins>
            <w:ins w:id="788" w:author="Томащик" w:date="2017-01-19T16:46:00Z">
              <w:del w:id="789" w:author="Tsaun" w:date="2017-02-22T15:29:00Z">
                <w:r w:rsidR="002F5999" w:rsidDel="00226569">
                  <w:rPr>
                    <w:noProof/>
                  </w:rPr>
                  <w:delText>14</w:delText>
                </w:r>
              </w:del>
            </w:ins>
            <w:del w:id="790" w:author="Tsaun" w:date="2017-02-22T15:29:00Z">
              <w:r w:rsidR="00ED7A3A" w:rsidDel="00226569">
                <w:rPr>
                  <w:noProof/>
                </w:rPr>
                <w:delText>15</w:delText>
              </w:r>
            </w:del>
            <w:r w:rsidR="00FF21EC" w:rsidRPr="004C54D2">
              <w:fldChar w:fldCharType="end"/>
            </w:r>
            <w:r w:rsidRPr="004C54D2">
              <w:t>)</w:t>
            </w:r>
          </w:p>
        </w:tc>
      </w:tr>
    </w:tbl>
    <w:p w:rsidR="003E1670" w:rsidRDefault="00B72A74" w:rsidP="00B72A74">
      <w:pPr>
        <w:ind w:firstLine="0"/>
        <w:rPr>
          <w:ins w:id="791" w:author="Tsaun" w:date="2017-01-11T17:34:00Z"/>
        </w:rPr>
      </w:pPr>
      <w:r>
        <w:t xml:space="preserve">где </w:t>
      </w:r>
      <w:r w:rsidR="00E54B6C" w:rsidRPr="00E54B6C">
        <w:rPr>
          <w:position w:val="-30"/>
        </w:rPr>
        <w:object w:dxaOrig="1160" w:dyaOrig="639">
          <v:shape id="_x0000_i1067" type="#_x0000_t75" style="width:57.8pt;height:32.2pt" o:ole="">
            <v:imagedata r:id="rId125" o:title=""/>
          </v:shape>
          <o:OLEObject Type="Embed" ProgID="Equation.3" ShapeID="_x0000_i1067" DrawAspect="Content" ObjectID="_1549710392" r:id="rId126"/>
        </w:object>
      </w:r>
      <w:r>
        <w:t xml:space="preserve">, </w:t>
      </w:r>
      <w:del w:id="792" w:author="Tsaun" w:date="2017-01-11T17:43:00Z">
        <w:r w:rsidR="00F71C58" w:rsidDel="00E54B6C">
          <w:rPr>
            <w:i/>
            <w:iCs/>
          </w:rPr>
          <w:delText>L</w:delText>
        </w:r>
        <w:r w:rsidR="00F71C58" w:rsidRPr="003E1670" w:rsidDel="00E54B6C">
          <w:rPr>
            <w:i/>
            <w:iCs/>
            <w:vertAlign w:val="subscript"/>
          </w:rPr>
          <w:delText>w</w:delText>
        </w:r>
        <w:r w:rsidR="00F71C58" w:rsidDel="00E54B6C">
          <w:delText xml:space="preserve"> </w:delText>
        </w:r>
      </w:del>
      <w:ins w:id="793" w:author="Tsaun" w:date="2017-01-11T17:43:00Z">
        <w:r w:rsidR="00E54B6C">
          <w:rPr>
            <w:lang w:val="en-US"/>
          </w:rPr>
          <w:t>x</w:t>
        </w:r>
      </w:ins>
      <w:r w:rsidR="00F71C58" w:rsidRPr="00C24FF9">
        <w:t>—</w:t>
      </w:r>
      <w:r w:rsidR="00F71C58">
        <w:t xml:space="preserve"> </w:t>
      </w:r>
      <w:del w:id="794" w:author="Tsaun" w:date="2017-01-11T17:43:00Z">
        <w:r w:rsidR="00F71C58" w:rsidDel="00E54B6C">
          <w:delText xml:space="preserve">длина </w:delText>
        </w:r>
      </w:del>
      <w:ins w:id="795" w:author="Tsaun" w:date="2017-01-11T17:43:00Z">
        <w:r w:rsidR="00E54B6C">
          <w:t>расстояние от входа в трубу</w:t>
        </w:r>
      </w:ins>
      <w:del w:id="796" w:author="Tsaun" w:date="2017-01-11T17:43:00Z">
        <w:r w:rsidR="00F71C58" w:rsidDel="00E54B6C">
          <w:delText>стенки</w:delText>
        </w:r>
      </w:del>
      <w:r w:rsidR="00F71C58">
        <w:t>.</w:t>
      </w:r>
      <w:ins w:id="797" w:author="Tsaun" w:date="2017-01-09T17:48:00Z">
        <w:r w:rsidR="00C27782" w:rsidRPr="00C27782">
          <w:t xml:space="preserve"> </w:t>
        </w:r>
        <w:r w:rsidR="00C27782" w:rsidRPr="00C27782">
          <w:rPr>
            <w:highlight w:val="yellow"/>
          </w:rPr>
          <w:t>Следует отметить, что соотношения (1.14) и (1.15) были получены в ходе аналитического решения задачи диффузионного переноса примеси в цилиндрической геометрии в трубе при ламинарном режиме течения</w:t>
        </w:r>
      </w:ins>
      <w:ins w:id="798" w:author="Tsaun" w:date="2017-01-09T17:49:00Z">
        <w:r w:rsidR="00C27782" w:rsidRPr="00C27782">
          <w:rPr>
            <w:highlight w:val="yellow"/>
          </w:rPr>
          <w:t xml:space="preserve"> (тем самым влияние других механизмов осаждения аэрозолей в данном случае было исключено).</w:t>
        </w:r>
      </w:ins>
      <w:ins w:id="799" w:author="Tsaun" w:date="2017-01-09T17:50:00Z">
        <w:r w:rsidR="00C27782" w:rsidRPr="00C27782">
          <w:rPr>
            <w:highlight w:val="yellow"/>
          </w:rPr>
          <w:t xml:space="preserve"> </w:t>
        </w:r>
      </w:ins>
      <w:ins w:id="800" w:author="Tsaun" w:date="2017-01-09T17:51:00Z">
        <w:r w:rsidR="00C27782" w:rsidRPr="00C27782">
          <w:rPr>
            <w:highlight w:val="yellow"/>
          </w:rPr>
          <w:t>Кроме того, в</w:t>
        </w:r>
      </w:ins>
      <w:ins w:id="801" w:author="Tsaun" w:date="2017-01-09T17:50:00Z">
        <w:r w:rsidR="00C27782" w:rsidRPr="00C27782">
          <w:rPr>
            <w:highlight w:val="yellow"/>
          </w:rPr>
          <w:t xml:space="preserve"> модели (1.13) </w:t>
        </w:r>
      </w:ins>
      <w:ins w:id="802" w:author="Tsaun" w:date="2017-01-09T17:51:00Z">
        <w:r w:rsidR="00C27782" w:rsidRPr="00C27782">
          <w:rPr>
            <w:highlight w:val="yellow"/>
          </w:rPr>
          <w:t>использовалось</w:t>
        </w:r>
      </w:ins>
      <w:ins w:id="803" w:author="Tsaun" w:date="2017-01-09T17:50:00Z">
        <w:r w:rsidR="00C27782" w:rsidRPr="00C27782">
          <w:rPr>
            <w:highlight w:val="yellow"/>
          </w:rPr>
          <w:t xml:space="preserve"> </w:t>
        </w:r>
      </w:ins>
      <w:ins w:id="804" w:author="Tsaun" w:date="2017-01-09T17:52:00Z">
        <w:r w:rsidR="00C27782" w:rsidRPr="00C27782">
          <w:rPr>
            <w:highlight w:val="yellow"/>
          </w:rPr>
          <w:t>допущение</w:t>
        </w:r>
      </w:ins>
      <w:ins w:id="805" w:author="Tsaun" w:date="2017-01-09T17:50:00Z">
        <w:r w:rsidR="00C27782" w:rsidRPr="00C27782">
          <w:rPr>
            <w:highlight w:val="yellow"/>
          </w:rPr>
          <w:t xml:space="preserve"> о равномерном распределении частиц в сечении на входе трубы.</w:t>
        </w:r>
      </w:ins>
      <w:ins w:id="806" w:author="Tsaun" w:date="2017-01-09T17:52:00Z">
        <w:r w:rsidR="00C27782" w:rsidRPr="00C27782">
          <w:rPr>
            <w:highlight w:val="yellow"/>
          </w:rPr>
          <w:t xml:space="preserve"> Что не позволяет в качестве </w:t>
        </w:r>
      </w:ins>
      <w:ins w:id="807" w:author="Tsaun" w:date="2017-01-11T17:43:00Z">
        <w:r w:rsidR="00E54B6C">
          <w:rPr>
            <w:i/>
            <w:iCs/>
            <w:highlight w:val="yellow"/>
            <w:lang w:val="en-US"/>
          </w:rPr>
          <w:t>x</w:t>
        </w:r>
      </w:ins>
      <w:ins w:id="808" w:author="Tsaun" w:date="2017-01-09T17:52:00Z">
        <w:r w:rsidR="00C27782" w:rsidRPr="00C27782">
          <w:rPr>
            <w:highlight w:val="yellow"/>
          </w:rPr>
          <w:t xml:space="preserve"> рассматривать размер пространственной ячейки, на которые в ходе конечно-разностного решения разбивается рассматриваемый канал.</w:t>
        </w:r>
      </w:ins>
    </w:p>
    <w:p w:rsidR="00E01A26" w:rsidRPr="006B3406" w:rsidRDefault="00E54B6C" w:rsidP="00E01A26">
      <w:pPr>
        <w:rPr>
          <w:ins w:id="809" w:author="Tsaun" w:date="2017-01-11T17:34:00Z"/>
        </w:rPr>
      </w:pPr>
      <w:ins w:id="810" w:author="Tsaun" w:date="2017-01-11T17:43:00Z">
        <w:r>
          <w:t>На осно</w:t>
        </w:r>
      </w:ins>
      <w:ins w:id="811" w:author="Tsaun" w:date="2017-01-11T17:44:00Z">
        <w:r>
          <w:t xml:space="preserve">ве аналитического решения диффузионной задачи, описанного в работе </w:t>
        </w:r>
        <w:r w:rsidRPr="001D7F0B">
          <w:t>[</w:t>
        </w:r>
        <w:r w:rsidR="00FF21EC">
          <w:rPr>
            <w:szCs w:val="24"/>
            <w:highlight w:val="yellow"/>
          </w:rPr>
          <w:fldChar w:fldCharType="begin"/>
        </w:r>
        <w:r>
          <w:instrText xml:space="preserve"> REF _Ref470505062 \n \h </w:instrText>
        </w:r>
      </w:ins>
      <w:r w:rsidR="00FF21EC">
        <w:rPr>
          <w:szCs w:val="24"/>
          <w:highlight w:val="yellow"/>
        </w:rPr>
      </w:r>
      <w:ins w:id="812" w:author="Tsaun" w:date="2017-01-11T17:44:00Z">
        <w:r w:rsidR="00FF21EC">
          <w:rPr>
            <w:szCs w:val="24"/>
            <w:highlight w:val="yellow"/>
          </w:rPr>
          <w:fldChar w:fldCharType="separate"/>
        </w:r>
      </w:ins>
      <w:ins w:id="813" w:author="Tsaun" w:date="2017-02-22T15:30:00Z">
        <w:r w:rsidR="00226569">
          <w:t>122</w:t>
        </w:r>
      </w:ins>
      <w:ins w:id="814" w:author="Tsaun" w:date="2017-01-11T17:44:00Z">
        <w:r w:rsidR="00FF21EC">
          <w:rPr>
            <w:szCs w:val="24"/>
            <w:highlight w:val="yellow"/>
          </w:rPr>
          <w:fldChar w:fldCharType="end"/>
        </w:r>
        <w:r w:rsidRPr="006B3406">
          <w:t>]</w:t>
        </w:r>
        <w:r>
          <w:t xml:space="preserve">, возможно определить среднюю скорость осаждения в трубе </w:t>
        </w:r>
      </w:ins>
      <w:ins w:id="815" w:author="Tsaun" w:date="2017-01-11T17:34:00Z">
        <w:r w:rsidR="00E01A26" w:rsidRPr="007C23D4">
          <w:rPr>
            <w:position w:val="-10"/>
          </w:rPr>
          <w:object w:dxaOrig="300" w:dyaOrig="360">
            <v:shape id="_x0000_i1068" type="#_x0000_t75" style="width:15.25pt;height:18.55pt" o:ole="">
              <v:imagedata r:id="rId114" o:title=""/>
            </v:shape>
            <o:OLEObject Type="Embed" ProgID="Equation.3" ShapeID="_x0000_i1068" DrawAspect="Content" ObjectID="_1549710393" r:id="rId127"/>
          </w:object>
        </w:r>
      </w:ins>
      <w:ins w:id="816" w:author="Tsaun" w:date="2017-01-11T17:34:00Z">
        <w:r w:rsidR="00E01A26">
          <w:t xml:space="preserve"> по соотношению</w:t>
        </w:r>
      </w:ins>
    </w:p>
    <w:tbl>
      <w:tblPr>
        <w:tblW w:w="9206" w:type="dxa"/>
        <w:tblInd w:w="648" w:type="dxa"/>
        <w:tblLook w:val="01E0" w:firstRow="1" w:lastRow="1" w:firstColumn="1" w:lastColumn="1" w:noHBand="0" w:noVBand="0"/>
      </w:tblPr>
      <w:tblGrid>
        <w:gridCol w:w="7949"/>
        <w:gridCol w:w="1257"/>
      </w:tblGrid>
      <w:tr w:rsidR="00E01A26" w:rsidRPr="00295FE1" w:rsidTr="00E54B6C">
        <w:trPr>
          <w:ins w:id="817" w:author="Tsaun" w:date="2017-01-11T17:34:00Z"/>
        </w:trPr>
        <w:tc>
          <w:tcPr>
            <w:tcW w:w="7949" w:type="dxa"/>
            <w:vAlign w:val="center"/>
          </w:tcPr>
          <w:p w:rsidR="00E01A26" w:rsidRPr="001D7F0B" w:rsidRDefault="00E54B6C" w:rsidP="00E54B6C">
            <w:pPr>
              <w:ind w:firstLine="0"/>
              <w:rPr>
                <w:ins w:id="818" w:author="Tsaun" w:date="2017-01-11T17:34:00Z"/>
              </w:rPr>
            </w:pPr>
            <w:ins w:id="819" w:author="Tsaun" w:date="2017-01-11T17:34:00Z">
              <w:r w:rsidRPr="00E54B6C">
                <w:rPr>
                  <w:position w:val="-26"/>
                </w:rPr>
                <w:object w:dxaOrig="2500" w:dyaOrig="660">
                  <v:shape id="_x0000_i1069" type="#_x0000_t75" style="width:124.35pt;height:32.2pt" o:ole="">
                    <v:imagedata r:id="rId128" o:title=""/>
                  </v:shape>
                  <o:OLEObject Type="Embed" ProgID="Equation.3" ShapeID="_x0000_i1069" DrawAspect="Content" ObjectID="_1549710394" r:id="rId129"/>
                </w:object>
              </w:r>
            </w:ins>
            <w:ins w:id="820" w:author="Tsaun" w:date="2017-01-11T17:34:00Z">
              <w:r w:rsidR="00E01A26" w:rsidRPr="00295FE1">
                <w:t>,</w:t>
              </w:r>
            </w:ins>
          </w:p>
        </w:tc>
        <w:tc>
          <w:tcPr>
            <w:tcW w:w="1257" w:type="dxa"/>
            <w:vAlign w:val="center"/>
          </w:tcPr>
          <w:p w:rsidR="00E01A26" w:rsidRPr="004C54D2" w:rsidRDefault="00E01A26" w:rsidP="00E54B6C">
            <w:pPr>
              <w:pStyle w:val="affffffffff"/>
              <w:rPr>
                <w:ins w:id="821" w:author="Tsaun" w:date="2017-01-11T17:34:00Z"/>
              </w:rPr>
            </w:pPr>
            <w:ins w:id="822" w:author="Tsaun" w:date="2017-01-11T17:34: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823" w:author="Tsaun" w:date="2017-01-11T17:34: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824" w:author="Tsaun" w:date="2017-02-22T15:30:00Z">
              <w:r w:rsidR="00226569">
                <w:rPr>
                  <w:noProof/>
                </w:rPr>
                <w:t>15</w:t>
              </w:r>
            </w:ins>
            <w:ins w:id="825" w:author="Tsaun" w:date="2017-01-11T17:34:00Z">
              <w:r w:rsidR="00FF21EC" w:rsidRPr="004C54D2">
                <w:fldChar w:fldCharType="end"/>
              </w:r>
              <w:r w:rsidRPr="004C54D2">
                <w:t>)</w:t>
              </w:r>
            </w:ins>
          </w:p>
        </w:tc>
      </w:tr>
    </w:tbl>
    <w:p w:rsidR="00E01A26" w:rsidRDefault="00E01A26" w:rsidP="00E01A26">
      <w:pPr>
        <w:ind w:firstLine="0"/>
        <w:rPr>
          <w:ins w:id="826" w:author="Tsaun" w:date="2017-01-11T17:34:00Z"/>
        </w:rPr>
      </w:pPr>
      <w:ins w:id="827" w:author="Tsaun" w:date="2017-01-11T17:34:00Z">
        <w:r w:rsidRPr="006B3406">
          <w:rPr>
            <w:position w:val="-4"/>
          </w:rPr>
          <w:t xml:space="preserve">где </w:t>
        </w:r>
        <w:r w:rsidRPr="00864FA8">
          <w:rPr>
            <w:i/>
            <w:position w:val="-4"/>
            <w:lang w:val="en-US"/>
          </w:rPr>
          <w:t>D</w:t>
        </w:r>
        <w:r w:rsidRPr="00864FA8">
          <w:rPr>
            <w:i/>
            <w:position w:val="-4"/>
            <w:vertAlign w:val="subscript"/>
            <w:lang w:val="en-US"/>
          </w:rPr>
          <w:t>h</w:t>
        </w:r>
        <w:r>
          <w:t xml:space="preserve"> – гидравлический диаметр, </w:t>
        </w:r>
        <w:r>
          <w:rPr>
            <w:lang w:val="en-US"/>
          </w:rPr>
          <w:t>S</w:t>
        </w:r>
        <w:r w:rsidRPr="00F71C58">
          <w:rPr>
            <w:vertAlign w:val="subscript"/>
            <w:lang w:val="en-US"/>
          </w:rPr>
          <w:t>lateral</w:t>
        </w:r>
        <w:r w:rsidRPr="006B3406">
          <w:t xml:space="preserve"> – </w:t>
        </w:r>
        <w:r>
          <w:t xml:space="preserve">полная площадь поверхности боковых стен, </w:t>
        </w:r>
        <w:r>
          <w:rPr>
            <w:lang w:val="en-US"/>
          </w:rPr>
          <w:t>n</w:t>
        </w:r>
        <w:r w:rsidRPr="0067587C">
          <w:rPr>
            <w:vertAlign w:val="subscript"/>
            <w:lang w:val="en-US"/>
          </w:rPr>
          <w:t>in</w:t>
        </w:r>
        <w:r>
          <w:rPr>
            <w:lang w:val="en-US"/>
          </w:rPr>
          <w:t> </w:t>
        </w:r>
        <w:r w:rsidRPr="00C24FF9">
          <w:t>—</w:t>
        </w:r>
        <w:r>
          <w:t xml:space="preserve"> числовая концентрация частиц</w:t>
        </w:r>
        <w:r w:rsidRPr="009304F1">
          <w:t xml:space="preserve"> </w:t>
        </w:r>
        <w:r>
          <w:t>на входе, n</w:t>
        </w:r>
      </w:ins>
      <w:ins w:id="828" w:author="Tsaun" w:date="2017-01-11T17:45:00Z">
        <w:r w:rsidR="00E54B6C">
          <w:rPr>
            <w:vertAlign w:val="subscript"/>
            <w:lang w:val="en-US"/>
          </w:rPr>
          <w:t>in</w:t>
        </w:r>
      </w:ins>
      <w:ins w:id="829" w:author="Tsaun" w:date="2017-01-11T17:34:00Z">
        <w:r w:rsidRPr="00C24FF9">
          <w:t xml:space="preserve"> —</w:t>
        </w:r>
        <w:r>
          <w:t xml:space="preserve"> числовая концентрация частиц на входе </w:t>
        </w:r>
      </w:ins>
      <w:ins w:id="830" w:author="Tsaun" w:date="2017-01-11T17:45:00Z">
        <w:r w:rsidR="00E54B6C">
          <w:t>в</w:t>
        </w:r>
      </w:ins>
      <w:ins w:id="831" w:author="Tsaun" w:date="2017-01-11T17:34:00Z">
        <w:r>
          <w:t xml:space="preserve"> </w:t>
        </w:r>
      </w:ins>
      <w:ins w:id="832" w:author="Tsaun" w:date="2017-01-11T17:45:00Z">
        <w:r w:rsidR="00E54B6C">
          <w:t>канал</w:t>
        </w:r>
      </w:ins>
      <w:ins w:id="833" w:author="Tsaun" w:date="2017-01-11T17:34:00Z">
        <w:r>
          <w:t>.</w:t>
        </w:r>
      </w:ins>
    </w:p>
    <w:p w:rsidR="00E01A26" w:rsidRPr="00C27782" w:rsidRDefault="00E01A26" w:rsidP="00B72A74">
      <w:pPr>
        <w:ind w:firstLine="0"/>
      </w:pPr>
    </w:p>
    <w:p w:rsidR="00B72A74" w:rsidRPr="00E81E9B" w:rsidRDefault="00B72A74" w:rsidP="00B72A74">
      <w:r>
        <w:t>При турбулентном режиме течения в канале</w:t>
      </w:r>
      <w:r w:rsidR="00480F46">
        <w:t xml:space="preserve"> (Re</w:t>
      </w:r>
      <w:r w:rsidR="00480F46" w:rsidRPr="006B3406">
        <w:t>&gt;</w:t>
      </w:r>
      <w:r w:rsidR="00480F46">
        <w:t xml:space="preserve">2300) </w:t>
      </w:r>
      <w:r w:rsidR="00CD325A" w:rsidRPr="007C23D4">
        <w:rPr>
          <w:position w:val="-10"/>
        </w:rPr>
        <w:object w:dxaOrig="300" w:dyaOrig="360">
          <v:shape id="_x0000_i1070" type="#_x0000_t75" style="width:15.25pt;height:18.55pt" o:ole="">
            <v:imagedata r:id="rId130" o:title=""/>
          </v:shape>
          <o:OLEObject Type="Embed" ProgID="Equation.3" ShapeID="_x0000_i1070" DrawAspect="Content" ObjectID="_1549710395" r:id="rId131"/>
        </w:object>
      </w:r>
      <w:r>
        <w:t xml:space="preserve"> определяется следующим образом </w:t>
      </w:r>
      <w:r w:rsidRPr="008B6754">
        <w:t>[</w:t>
      </w:r>
      <w:ins w:id="834" w:author="Tsaun" w:date="2017-01-09T16:09:00Z">
        <w:r w:rsidR="00FF21EC">
          <w:fldChar w:fldCharType="begin"/>
        </w:r>
        <w:r w:rsidR="00D451A2">
          <w:instrText xml:space="preserve"> REF _Ref368578078 \r \h  \* MERGEFORMAT </w:instrText>
        </w:r>
      </w:ins>
      <w:ins w:id="835" w:author="Tsaun" w:date="2017-01-09T16:09:00Z">
        <w:r w:rsidR="00FF21EC">
          <w:fldChar w:fldCharType="separate"/>
        </w:r>
      </w:ins>
      <w:ins w:id="836" w:author="Tsaun" w:date="2017-02-22T15:30:00Z">
        <w:r w:rsidR="00226569">
          <w:t>68</w:t>
        </w:r>
      </w:ins>
      <w:ins w:id="837" w:author="Tsaun" w:date="2017-01-09T16:09:00Z">
        <w:r w:rsidR="00FF21EC">
          <w:fldChar w:fldCharType="end"/>
        </w:r>
      </w:ins>
      <w:del w:id="838" w:author="Tsaun" w:date="2017-01-09T16:09:00Z">
        <w:r w:rsidR="00FF21EC" w:rsidDel="00D451A2">
          <w:fldChar w:fldCharType="begin"/>
        </w:r>
        <w:r w:rsidR="000817D8" w:rsidDel="00D451A2">
          <w:delInstrText xml:space="preserve"> REF _Ref368577995 \r \h  \* MERGEFORMAT </w:delInstrText>
        </w:r>
        <w:r w:rsidR="00FF21EC" w:rsidDel="00D451A2">
          <w:fldChar w:fldCharType="separate"/>
        </w:r>
        <w:r w:rsidR="00ED7A3A" w:rsidDel="00D451A2">
          <w:delText>60</w:delText>
        </w:r>
        <w:r w:rsidR="00FF21EC" w:rsidDel="00D451A2">
          <w:fldChar w:fldCharType="end"/>
        </w:r>
        <w:r w:rsidRPr="008B6754" w:rsidDel="00D451A2">
          <w:delText>]</w:delText>
        </w:r>
        <w:r w:rsidR="00216282" w:rsidDel="00D451A2">
          <w:delText>, [</w:delText>
        </w:r>
        <w:r w:rsidR="00FF21EC" w:rsidDel="00D451A2">
          <w:rPr>
            <w:highlight w:val="yellow"/>
            <w:lang w:val="en-US"/>
          </w:rPr>
          <w:fldChar w:fldCharType="begin"/>
        </w:r>
        <w:r w:rsidR="00CD325A" w:rsidDel="00D451A2">
          <w:delInstrText xml:space="preserve"> REF _Ref470503663 \n \h </w:delInstrText>
        </w:r>
        <w:r w:rsidR="00FF21EC" w:rsidDel="00D451A2">
          <w:rPr>
            <w:highlight w:val="yellow"/>
            <w:lang w:val="en-US"/>
          </w:rPr>
        </w:r>
        <w:r w:rsidR="00FF21EC" w:rsidDel="00D451A2">
          <w:rPr>
            <w:highlight w:val="yellow"/>
            <w:lang w:val="en-US"/>
          </w:rPr>
          <w:fldChar w:fldCharType="separate"/>
        </w:r>
        <w:r w:rsidR="00ED7A3A" w:rsidDel="00D451A2">
          <w:delText>128</w:delText>
        </w:r>
        <w:r w:rsidR="00FF21EC" w:rsidDel="00D451A2">
          <w:rPr>
            <w:highlight w:val="yellow"/>
            <w:lang w:val="en-US"/>
          </w:rPr>
          <w:fldChar w:fldCharType="end"/>
        </w:r>
      </w:del>
      <w:r w:rsidR="00216282">
        <w:t>]</w:t>
      </w:r>
      <w:r w:rsidRPr="008B6754">
        <w:t>:</w:t>
      </w:r>
    </w:p>
    <w:tbl>
      <w:tblPr>
        <w:tblW w:w="0" w:type="auto"/>
        <w:tblInd w:w="648" w:type="dxa"/>
        <w:tblLook w:val="01E0" w:firstRow="1" w:lastRow="1" w:firstColumn="1" w:lastColumn="1" w:noHBand="0" w:noVBand="0"/>
      </w:tblPr>
      <w:tblGrid>
        <w:gridCol w:w="7998"/>
        <w:gridCol w:w="1208"/>
      </w:tblGrid>
      <w:tr w:rsidR="00CD325A" w:rsidRPr="00295FE1" w:rsidTr="00CD325A">
        <w:tc>
          <w:tcPr>
            <w:tcW w:w="7998" w:type="dxa"/>
            <w:vAlign w:val="center"/>
          </w:tcPr>
          <w:p w:rsidR="00CD325A" w:rsidRPr="00295FE1" w:rsidDel="00BF4105" w:rsidRDefault="00BF4105" w:rsidP="008B7EC0">
            <w:pPr>
              <w:ind w:firstLine="0"/>
              <w:rPr>
                <w:del w:id="839" w:author="Tsaun" w:date="2017-01-09T16:16:00Z"/>
              </w:rPr>
            </w:pPr>
            <w:r w:rsidRPr="00BF4105">
              <w:rPr>
                <w:position w:val="-22"/>
              </w:rPr>
              <w:object w:dxaOrig="1680" w:dyaOrig="560">
                <v:shape id="_x0000_i1071" type="#_x0000_t75" style="width:84pt;height:27.8pt" o:ole="">
                  <v:imagedata r:id="rId132" o:title=""/>
                </v:shape>
                <o:OLEObject Type="Embed" ProgID="Equation.3" ShapeID="_x0000_i1071" DrawAspect="Content" ObjectID="_1549710396" r:id="rId133"/>
              </w:object>
            </w:r>
            <w:r w:rsidR="00CD325A">
              <w:t xml:space="preserve"> </w:t>
            </w:r>
            <w:r w:rsidR="00CD325A" w:rsidRPr="00295FE1">
              <w:t>,</w:t>
            </w:r>
          </w:p>
          <w:p w:rsidR="00CD325A" w:rsidRPr="00295FE1" w:rsidDel="00BF4105" w:rsidRDefault="002F4240" w:rsidP="008B7EC0">
            <w:pPr>
              <w:ind w:firstLine="0"/>
              <w:rPr>
                <w:del w:id="840" w:author="Tsaun" w:date="2017-01-09T16:16:00Z"/>
              </w:rPr>
            </w:pPr>
            <w:del w:id="841" w:author="Tsaun" w:date="2017-01-09T16:16:00Z">
              <w:r>
                <w:rPr>
                  <w:noProof/>
                  <w:position w:val="-10"/>
                  <w:lang w:eastAsia="ru-RU"/>
                  <w:rPrChange w:id="842">
                    <w:rPr>
                      <w:noProof/>
                      <w:lang w:eastAsia="ru-RU"/>
                    </w:rPr>
                  </w:rPrChange>
                </w:rPr>
                <w:drawing>
                  <wp:inline distT="0" distB="0" distL="0" distR="0">
                    <wp:extent cx="1024255" cy="263525"/>
                    <wp:effectExtent l="19050" t="0" r="4445" b="0"/>
                    <wp:docPr id="77" name="Рисунок 2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80"/>
                            <pic:cNvPicPr>
                              <a:picLocks noChangeAspect="1" noChangeArrowheads="1"/>
                            </pic:cNvPicPr>
                          </pic:nvPicPr>
                          <pic:blipFill>
                            <a:blip r:embed="rId134"/>
                            <a:srcRect/>
                            <a:stretch>
                              <a:fillRect/>
                            </a:stretch>
                          </pic:blipFill>
                          <pic:spPr bwMode="auto">
                            <a:xfrm>
                              <a:off x="0" y="0"/>
                              <a:ext cx="1024255" cy="263525"/>
                            </a:xfrm>
                            <a:prstGeom prst="rect">
                              <a:avLst/>
                            </a:prstGeom>
                            <a:noFill/>
                            <a:ln w="9525">
                              <a:noFill/>
                              <a:miter lim="800000"/>
                              <a:headEnd/>
                              <a:tailEnd/>
                            </a:ln>
                          </pic:spPr>
                        </pic:pic>
                      </a:graphicData>
                    </a:graphic>
                  </wp:inline>
                </w:drawing>
              </w:r>
              <w:r w:rsidR="00CD325A" w:rsidRPr="00295FE1" w:rsidDel="00BF4105">
                <w:delText>, </w:delText>
              </w:r>
              <w:r>
                <w:rPr>
                  <w:noProof/>
                  <w:position w:val="-30"/>
                  <w:lang w:eastAsia="ru-RU"/>
                  <w:rPrChange w:id="843">
                    <w:rPr>
                      <w:noProof/>
                      <w:lang w:eastAsia="ru-RU"/>
                    </w:rPr>
                  </w:rPrChange>
                </w:rPr>
                <w:drawing>
                  <wp:inline distT="0" distB="0" distL="0" distR="0">
                    <wp:extent cx="585470" cy="504825"/>
                    <wp:effectExtent l="19050" t="0" r="0" b="0"/>
                    <wp:docPr id="78" name="Рисунок 2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81"/>
                            <pic:cNvPicPr>
                              <a:picLocks noChangeAspect="1" noChangeArrowheads="1"/>
                            </pic:cNvPicPr>
                          </pic:nvPicPr>
                          <pic:blipFill>
                            <a:blip r:embed="rId135"/>
                            <a:srcRect/>
                            <a:stretch>
                              <a:fillRect/>
                            </a:stretch>
                          </pic:blipFill>
                          <pic:spPr bwMode="auto">
                            <a:xfrm>
                              <a:off x="0" y="0"/>
                              <a:ext cx="585470" cy="504825"/>
                            </a:xfrm>
                            <a:prstGeom prst="rect">
                              <a:avLst/>
                            </a:prstGeom>
                            <a:noFill/>
                            <a:ln w="9525">
                              <a:noFill/>
                              <a:miter lim="800000"/>
                              <a:headEnd/>
                              <a:tailEnd/>
                            </a:ln>
                          </pic:spPr>
                        </pic:pic>
                      </a:graphicData>
                    </a:graphic>
                  </wp:inline>
                </w:drawing>
              </w:r>
              <w:r w:rsidR="00CD325A" w:rsidRPr="00295FE1" w:rsidDel="00BF4105">
                <w:delText>,</w:delText>
              </w:r>
            </w:del>
          </w:p>
          <w:p w:rsidR="00CD325A" w:rsidRPr="00BF4105" w:rsidRDefault="002F4240" w:rsidP="00CD325A">
            <w:pPr>
              <w:ind w:firstLine="0"/>
              <w:rPr>
                <w:lang w:val="en-US"/>
              </w:rPr>
            </w:pPr>
            <w:del w:id="844" w:author="Tsaun" w:date="2017-01-09T16:16:00Z">
              <w:r>
                <w:rPr>
                  <w:noProof/>
                  <w:position w:val="-34"/>
                  <w:lang w:eastAsia="ru-RU"/>
                  <w:rPrChange w:id="845">
                    <w:rPr>
                      <w:noProof/>
                      <w:lang w:eastAsia="ru-RU"/>
                    </w:rPr>
                  </w:rPrChange>
                </w:rPr>
                <w:drawing>
                  <wp:inline distT="0" distB="0" distL="0" distR="0">
                    <wp:extent cx="3452495" cy="482600"/>
                    <wp:effectExtent l="19050" t="0" r="0" b="0"/>
                    <wp:docPr id="79" name="Рисунок 2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82"/>
                            <pic:cNvPicPr>
                              <a:picLocks noChangeAspect="1" noChangeArrowheads="1"/>
                            </pic:cNvPicPr>
                          </pic:nvPicPr>
                          <pic:blipFill>
                            <a:blip r:embed="rId136"/>
                            <a:srcRect/>
                            <a:stretch>
                              <a:fillRect/>
                            </a:stretch>
                          </pic:blipFill>
                          <pic:spPr bwMode="auto">
                            <a:xfrm>
                              <a:off x="0" y="0"/>
                              <a:ext cx="3452495" cy="482600"/>
                            </a:xfrm>
                            <a:prstGeom prst="rect">
                              <a:avLst/>
                            </a:prstGeom>
                            <a:noFill/>
                            <a:ln w="9525">
                              <a:noFill/>
                              <a:miter lim="800000"/>
                              <a:headEnd/>
                              <a:tailEnd/>
                            </a:ln>
                          </pic:spPr>
                        </pic:pic>
                      </a:graphicData>
                    </a:graphic>
                  </wp:inline>
                </w:drawing>
              </w:r>
              <w:r w:rsidR="00CD325A" w:rsidRPr="00295FE1" w:rsidDel="00BF4105">
                <w:delText>,</w:delText>
              </w:r>
            </w:del>
          </w:p>
        </w:tc>
        <w:tc>
          <w:tcPr>
            <w:tcW w:w="1208" w:type="dxa"/>
            <w:vAlign w:val="center"/>
          </w:tcPr>
          <w:p w:rsidR="00CD325A" w:rsidRPr="004C54D2" w:rsidRDefault="00CD325A" w:rsidP="00CD325A">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16</w:t>
            </w:r>
            <w:r w:rsidR="00FF21EC" w:rsidRPr="004C54D2">
              <w:fldChar w:fldCharType="end"/>
            </w:r>
            <w:r w:rsidRPr="004C54D2">
              <w:t>)</w:t>
            </w:r>
          </w:p>
        </w:tc>
      </w:tr>
    </w:tbl>
    <w:p w:rsidR="00B72A74" w:rsidRPr="00C360EF" w:rsidRDefault="00B72A74" w:rsidP="00B72A74">
      <w:pPr>
        <w:ind w:firstLine="0"/>
      </w:pPr>
      <w:r>
        <w:t>где  </w:t>
      </w:r>
      <w:r w:rsidR="00D75D89">
        <w:rPr>
          <w:lang w:val="en-US"/>
        </w:rPr>
        <w:t>Sc</w:t>
      </w:r>
      <w:r w:rsidRPr="005738DE">
        <w:t>—</w:t>
      </w:r>
      <w:r>
        <w:t xml:space="preserve"> число Шмидта, </w:t>
      </w:r>
      <w:del w:id="846" w:author="Tsaun" w:date="2017-01-09T16:17:00Z">
        <w:r w:rsidR="002F4240">
          <w:rPr>
            <w:noProof/>
            <w:position w:val="-14"/>
            <w:lang w:eastAsia="ru-RU"/>
            <w:rPrChange w:id="847">
              <w:rPr>
                <w:noProof/>
                <w:lang w:eastAsia="ru-RU"/>
              </w:rPr>
            </w:rPrChange>
          </w:rPr>
          <w:drawing>
            <wp:inline distT="0" distB="0" distL="0" distR="0">
              <wp:extent cx="226695" cy="226695"/>
              <wp:effectExtent l="19050" t="0" r="0" b="0"/>
              <wp:docPr id="80" name="Рисунок 2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84"/>
                      <pic:cNvPicPr>
                        <a:picLocks noChangeAspect="1" noChangeArrowheads="1"/>
                      </pic:cNvPicPr>
                    </pic:nvPicPr>
                    <pic:blipFill>
                      <a:blip r:embed="rId137"/>
                      <a:srcRect/>
                      <a:stretch>
                        <a:fillRect/>
                      </a:stretch>
                    </pic:blipFill>
                    <pic:spPr bwMode="auto">
                      <a:xfrm>
                        <a:off x="0" y="0"/>
                        <a:ext cx="226695" cy="226695"/>
                      </a:xfrm>
                      <a:prstGeom prst="rect">
                        <a:avLst/>
                      </a:prstGeom>
                      <a:noFill/>
                      <a:ln w="9525">
                        <a:noFill/>
                        <a:miter lim="800000"/>
                        <a:headEnd/>
                        <a:tailEnd/>
                      </a:ln>
                    </pic:spPr>
                  </pic:pic>
                </a:graphicData>
              </a:graphic>
            </wp:inline>
          </w:drawing>
        </w:r>
        <w:r w:rsidDel="00BF4105">
          <w:delText> </w:delText>
        </w:r>
        <w:r w:rsidRPr="005738DE" w:rsidDel="00BF4105">
          <w:delText>—</w:delText>
        </w:r>
        <w:r w:rsidDel="00BF4105">
          <w:delText> коэффициент кинематической вязкости,</w:delText>
        </w:r>
        <w:r w:rsidR="00D75D89" w:rsidRPr="00D75D89" w:rsidDel="00BF4105">
          <w:delText xml:space="preserve"> </w:delText>
        </w:r>
      </w:del>
      <w:r w:rsidR="00CD325A" w:rsidRPr="00FE65FC">
        <w:rPr>
          <w:position w:val="-10"/>
        </w:rPr>
        <w:object w:dxaOrig="260" w:dyaOrig="340">
          <v:shape id="_x0000_i1072" type="#_x0000_t75" style="width:12.55pt;height:17.45pt" o:ole="">
            <v:imagedata r:id="rId138" o:title=""/>
          </v:shape>
          <o:OLEObject Type="Embed" ProgID="Equation.3" ShapeID="_x0000_i1072" DrawAspect="Content" ObjectID="_1549710397" r:id="rId139"/>
        </w:object>
      </w:r>
      <w:r w:rsidR="00D75D89">
        <w:t>- скорость трения</w:t>
      </w:r>
      <w:r w:rsidRPr="000E6990">
        <w:t>.</w:t>
      </w:r>
    </w:p>
    <w:p w:rsidR="00CD325A" w:rsidRPr="00C360EF" w:rsidRDefault="00CD325A" w:rsidP="00B72A74">
      <w:pPr>
        <w:ind w:firstLine="0"/>
      </w:pPr>
    </w:p>
    <w:p w:rsidR="00E25C18" w:rsidRDefault="00E25C18" w:rsidP="00CF0079">
      <w:pPr>
        <w:pStyle w:val="30"/>
      </w:pPr>
      <w:bookmarkStart w:id="848" w:name="_Toc247379754"/>
      <w:bookmarkStart w:id="849" w:name="_Toc247525441"/>
      <w:bookmarkStart w:id="850" w:name="_Toc435020735"/>
      <w:bookmarkStart w:id="851" w:name="_Toc436731464"/>
      <w:bookmarkStart w:id="852" w:name="_Toc438331030"/>
      <w:bookmarkStart w:id="853" w:name="_Toc470520356"/>
      <w:r>
        <w:lastRenderedPageBreak/>
        <w:t xml:space="preserve">Осаждение ПД </w:t>
      </w:r>
      <w:r w:rsidRPr="004748FE">
        <w:t>при</w:t>
      </w:r>
      <w:r>
        <w:t xml:space="preserve"> турбофорезе</w:t>
      </w:r>
      <w:bookmarkEnd w:id="848"/>
      <w:bookmarkEnd w:id="849"/>
      <w:bookmarkEnd w:id="850"/>
      <w:bookmarkEnd w:id="851"/>
      <w:bookmarkEnd w:id="852"/>
      <w:bookmarkEnd w:id="853"/>
    </w:p>
    <w:p w:rsidR="00E25C18" w:rsidRPr="008B6754" w:rsidRDefault="00E25C18" w:rsidP="00E25C18">
      <w:pPr>
        <w:pStyle w:val="af3"/>
      </w:pPr>
      <w:r>
        <w:t xml:space="preserve">Турбофорез — инерционный механизм осаждения на стенках, определяемый взаимодействием частиц с турбулентными пульсациями несущего потока. Для определения </w:t>
      </w:r>
      <w:r w:rsidR="000837ED">
        <w:rPr>
          <w:noProof/>
          <w:position w:val="-12"/>
        </w:rPr>
        <w:drawing>
          <wp:inline distT="0" distB="0" distL="0" distR="0">
            <wp:extent cx="241300" cy="241300"/>
            <wp:effectExtent l="0" t="0" r="6350" b="0"/>
            <wp:docPr id="82" name="Рисунок 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93"/>
                    <pic:cNvPicPr>
                      <a:picLocks noChangeAspect="1" noChangeArrowheads="1"/>
                    </pic:cNvPicPr>
                  </pic:nvPicPr>
                  <pic:blipFill>
                    <a:blip r:embed="rId140"/>
                    <a:srcRect/>
                    <a:stretch>
                      <a:fillRect/>
                    </a:stretch>
                  </pic:blipFill>
                  <pic:spPr bwMode="auto">
                    <a:xfrm>
                      <a:off x="0" y="0"/>
                      <a:ext cx="241300" cy="241300"/>
                    </a:xfrm>
                    <a:prstGeom prst="rect">
                      <a:avLst/>
                    </a:prstGeom>
                    <a:noFill/>
                    <a:ln w="9525">
                      <a:noFill/>
                      <a:miter lim="800000"/>
                      <a:headEnd/>
                      <a:tailEnd/>
                    </a:ln>
                  </pic:spPr>
                </pic:pic>
              </a:graphicData>
            </a:graphic>
          </wp:inline>
        </w:drawing>
      </w:r>
      <w:r w:rsidRPr="008B6754">
        <w:t xml:space="preserve"> в ПРОФИТ используется следующее соотношение [</w:t>
      </w:r>
      <w:r w:rsidR="00FC3070">
        <w:fldChar w:fldCharType="begin"/>
      </w:r>
      <w:r w:rsidR="00FC3070">
        <w:instrText xml:space="preserve"> REF _Ref368578078 \r \h  \* MERGEFORMAT </w:instrText>
      </w:r>
      <w:r w:rsidR="00FC3070">
        <w:fldChar w:fldCharType="separate"/>
      </w:r>
      <w:ins w:id="854" w:author="Tsaun" w:date="2017-02-22T15:30:00Z">
        <w:r w:rsidR="00226569">
          <w:t>68</w:t>
        </w:r>
      </w:ins>
      <w:ins w:id="855" w:author="Томащик" w:date="2017-01-19T16:46:00Z">
        <w:del w:id="856" w:author="Tsaun" w:date="2017-02-22T15:29:00Z">
          <w:r w:rsidR="002F5999" w:rsidDel="00226569">
            <w:delText>68</w:delText>
          </w:r>
        </w:del>
      </w:ins>
      <w:del w:id="857" w:author="Tsaun" w:date="2017-02-22T15:29:00Z">
        <w:r w:rsidR="00ED7A3A" w:rsidDel="00226569">
          <w:delText>69</w:delText>
        </w:r>
      </w:del>
      <w:r w:rsidR="00FC3070">
        <w:fldChar w:fldCharType="end"/>
      </w:r>
      <w:r w:rsidRPr="008B6754">
        <w:t>]:</w:t>
      </w:r>
    </w:p>
    <w:tbl>
      <w:tblPr>
        <w:tblW w:w="9206" w:type="dxa"/>
        <w:tblInd w:w="648" w:type="dxa"/>
        <w:tblLook w:val="01E0" w:firstRow="1" w:lastRow="1" w:firstColumn="1" w:lastColumn="1" w:noHBand="0" w:noVBand="0"/>
      </w:tblPr>
      <w:tblGrid>
        <w:gridCol w:w="7949"/>
        <w:gridCol w:w="1257"/>
      </w:tblGrid>
      <w:tr w:rsidR="00CD325A" w:rsidRPr="00295FE1" w:rsidTr="00CD325A">
        <w:tc>
          <w:tcPr>
            <w:tcW w:w="7949" w:type="dxa"/>
            <w:vAlign w:val="center"/>
          </w:tcPr>
          <w:p w:rsidR="00CD325A" w:rsidRPr="003B21BA" w:rsidRDefault="00EB6F80" w:rsidP="00E32283">
            <w:pPr>
              <w:pStyle w:val="1-6"/>
              <w:ind w:firstLine="203"/>
              <w:rPr>
                <w:lang w:val="en-US"/>
              </w:rPr>
            </w:pPr>
            <w:r w:rsidRPr="00BF4105">
              <w:rPr>
                <w:position w:val="-28"/>
              </w:rPr>
              <w:object w:dxaOrig="4800" w:dyaOrig="660">
                <v:shape id="_x0000_i1073" type="#_x0000_t75" style="width:240pt;height:32.2pt" o:ole="">
                  <v:imagedata r:id="rId141" o:title=""/>
                </v:shape>
                <o:OLEObject Type="Embed" ProgID="Equation.3" ShapeID="_x0000_i1073" DrawAspect="Content" ObjectID="_1549710398" r:id="rId142"/>
              </w:object>
            </w:r>
            <w:r w:rsidR="00CD325A">
              <w:t>,</w:t>
            </w:r>
          </w:p>
        </w:tc>
        <w:tc>
          <w:tcPr>
            <w:tcW w:w="1257" w:type="dxa"/>
            <w:vAlign w:val="center"/>
          </w:tcPr>
          <w:p w:rsidR="00CD325A" w:rsidRPr="004C54D2" w:rsidRDefault="00CD325A" w:rsidP="00CD325A">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r w:rsidR="00226569">
              <w:rPr>
                <w:noProof/>
              </w:rPr>
              <w:t>17</w:t>
            </w:r>
            <w:r w:rsidR="00FF21EC" w:rsidRPr="004C54D2">
              <w:fldChar w:fldCharType="end"/>
            </w:r>
            <w:r w:rsidRPr="004C54D2">
              <w:t>)</w:t>
            </w:r>
          </w:p>
        </w:tc>
      </w:tr>
    </w:tbl>
    <w:p w:rsidR="00E25C18" w:rsidRPr="004A2BD7" w:rsidRDefault="00E25C18" w:rsidP="00E25C18">
      <w:pPr>
        <w:ind w:firstLine="0"/>
      </w:pPr>
      <w:r w:rsidRPr="000E6990">
        <w:t xml:space="preserve">где </w:t>
      </w:r>
      <w:r w:rsidR="000837ED">
        <w:rPr>
          <w:noProof/>
          <w:position w:val="-14"/>
          <w:lang w:eastAsia="ru-RU"/>
        </w:rPr>
        <w:drawing>
          <wp:inline distT="0" distB="0" distL="0" distR="0">
            <wp:extent cx="841375" cy="248920"/>
            <wp:effectExtent l="0" t="0" r="0" b="0"/>
            <wp:docPr id="8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43"/>
                    <a:srcRect/>
                    <a:stretch>
                      <a:fillRect/>
                    </a:stretch>
                  </pic:blipFill>
                  <pic:spPr bwMode="auto">
                    <a:xfrm>
                      <a:off x="0" y="0"/>
                      <a:ext cx="841375" cy="248920"/>
                    </a:xfrm>
                    <a:prstGeom prst="rect">
                      <a:avLst/>
                    </a:prstGeom>
                    <a:noFill/>
                    <a:ln w="9525">
                      <a:noFill/>
                      <a:miter lim="800000"/>
                      <a:headEnd/>
                      <a:tailEnd/>
                    </a:ln>
                  </pic:spPr>
                </pic:pic>
              </a:graphicData>
            </a:graphic>
          </wp:inline>
        </w:drawing>
      </w:r>
      <w:r w:rsidRPr="000E6990">
        <w:t xml:space="preserve"> — безразм</w:t>
      </w:r>
      <w:r w:rsidR="00FE65FC">
        <w:t xml:space="preserve">ерное время релаксации частицы, </w:t>
      </w:r>
      <w:r w:rsidR="00CD325A" w:rsidRPr="00FE65FC">
        <w:rPr>
          <w:position w:val="-10"/>
        </w:rPr>
        <w:object w:dxaOrig="260" w:dyaOrig="340">
          <v:shape id="_x0000_i1074" type="#_x0000_t75" style="width:12.55pt;height:17.45pt" o:ole="">
            <v:imagedata r:id="rId144" o:title=""/>
          </v:shape>
          <o:OLEObject Type="Embed" ProgID="Equation.3" ShapeID="_x0000_i1074" DrawAspect="Content" ObjectID="_1549710399" r:id="rId145"/>
        </w:object>
      </w:r>
      <w:r w:rsidR="00FE65FC">
        <w:t>- скорость трения</w:t>
      </w:r>
      <w:r>
        <w:t>.</w:t>
      </w:r>
    </w:p>
    <w:p w:rsidR="00B72A74" w:rsidRDefault="00B72A74" w:rsidP="00CF0079">
      <w:pPr>
        <w:pStyle w:val="30"/>
      </w:pPr>
      <w:bookmarkStart w:id="858" w:name="_Toc247379753"/>
      <w:bookmarkStart w:id="859" w:name="_Toc247525440"/>
      <w:bookmarkStart w:id="860" w:name="_Toc435020734"/>
      <w:r>
        <w:t>Осаждение ПД под действием термофореза</w:t>
      </w:r>
      <w:bookmarkEnd w:id="858"/>
      <w:bookmarkEnd w:id="859"/>
      <w:bookmarkEnd w:id="860"/>
    </w:p>
    <w:p w:rsidR="00B72A74" w:rsidRPr="005414E9" w:rsidRDefault="00B72A74" w:rsidP="00015DD9">
      <w:pPr>
        <w:pStyle w:val="af3"/>
      </w:pPr>
      <w:r w:rsidRPr="005414E9">
        <w:t>Термофорез — механизм осаждения на стенках, определяемый разницей температур между поверхностью и окружающей аэрозоли средой. Из-за разности температур между стенкой и несущим газом возникает поток среды в сторону более низких температур</w:t>
      </w:r>
      <w:r>
        <w:t>,</w:t>
      </w:r>
      <w:r w:rsidRPr="005414E9">
        <w:t xml:space="preserve"> и происходит осаждение частиц на поверхностях </w:t>
      </w:r>
      <w:r>
        <w:t xml:space="preserve">охлаждаемого </w:t>
      </w:r>
      <w:r w:rsidRPr="005414E9">
        <w:t xml:space="preserve">контура. В зависимости от типа аварии и, соответственно, температурного градиента в </w:t>
      </w:r>
      <w:r>
        <w:t xml:space="preserve">охлаждаемом </w:t>
      </w:r>
      <w:r w:rsidRPr="005414E9">
        <w:t>контуре за счет термофореза может осаждаться до 50% массы продуктов деления, вышедшей из топлива.</w:t>
      </w:r>
    </w:p>
    <w:p w:rsidR="00B72A74" w:rsidRPr="008B6754" w:rsidRDefault="00B72A74" w:rsidP="00015DD9">
      <w:pPr>
        <w:pStyle w:val="af3"/>
      </w:pPr>
      <w:r w:rsidRPr="008B6754">
        <w:t xml:space="preserve">Скорость осаждения под действием термофореза </w:t>
      </w:r>
      <w:r>
        <w:t>определяется как</w:t>
      </w:r>
      <w:r w:rsidRPr="008B6754">
        <w:t xml:space="preserve"> [</w:t>
      </w:r>
      <w:r w:rsidR="00FC3070">
        <w:fldChar w:fldCharType="begin"/>
      </w:r>
      <w:r w:rsidR="00FC3070">
        <w:instrText xml:space="preserve"> REF _Ref368578027 \r \h  \* MERGEFORMAT </w:instrText>
      </w:r>
      <w:r w:rsidR="00FC3070">
        <w:fldChar w:fldCharType="separate"/>
      </w:r>
      <w:ins w:id="861" w:author="Tsaun" w:date="2017-02-22T15:30:00Z">
        <w:r w:rsidR="00226569">
          <w:t>60</w:t>
        </w:r>
      </w:ins>
      <w:ins w:id="862" w:author="Томащик" w:date="2017-01-19T16:46:00Z">
        <w:del w:id="863" w:author="Tsaun" w:date="2017-02-22T15:29:00Z">
          <w:r w:rsidR="002F5999" w:rsidDel="00226569">
            <w:delText>60</w:delText>
          </w:r>
        </w:del>
      </w:ins>
      <w:del w:id="864" w:author="Tsaun" w:date="2017-02-22T15:29:00Z">
        <w:r w:rsidR="00ED7A3A" w:rsidDel="00226569">
          <w:delText>61</w:delText>
        </w:r>
      </w:del>
      <w:r w:rsidR="00FC3070">
        <w:fldChar w:fldCharType="end"/>
      </w:r>
      <w:r w:rsidRPr="008B6754">
        <w:t>]:</w:t>
      </w:r>
    </w:p>
    <w:tbl>
      <w:tblPr>
        <w:tblW w:w="9206" w:type="dxa"/>
        <w:tblInd w:w="648" w:type="dxa"/>
        <w:tblLook w:val="01E0" w:firstRow="1" w:lastRow="1" w:firstColumn="1" w:lastColumn="1" w:noHBand="0" w:noVBand="0"/>
      </w:tblPr>
      <w:tblGrid>
        <w:gridCol w:w="7975"/>
        <w:gridCol w:w="1231"/>
      </w:tblGrid>
      <w:tr w:rsidR="000B74A9" w:rsidRPr="00295FE1" w:rsidTr="000B74A9">
        <w:tc>
          <w:tcPr>
            <w:tcW w:w="7975" w:type="dxa"/>
            <w:vAlign w:val="center"/>
          </w:tcPr>
          <w:p w:rsidR="000B74A9" w:rsidRPr="00022012" w:rsidRDefault="000B74A9" w:rsidP="006B3406">
            <w:pPr>
              <w:pStyle w:val="1-6"/>
              <w:ind w:firstLine="203"/>
            </w:pPr>
            <w:r w:rsidRPr="006B3406">
              <w:rPr>
                <w:position w:val="-74"/>
              </w:rPr>
              <w:object w:dxaOrig="4700" w:dyaOrig="1600">
                <v:shape id="_x0000_i1075" type="#_x0000_t75" style="width:236.2pt;height:80.2pt" o:ole="">
                  <v:imagedata r:id="rId146" o:title=""/>
                </v:shape>
                <o:OLEObject Type="Embed" ProgID="Equation.3" ShapeID="_x0000_i1075" DrawAspect="Content" ObjectID="_1549710400" r:id="rId147"/>
              </w:object>
            </w:r>
            <w:r w:rsidRPr="004A363A">
              <w:t>,</w:t>
            </w:r>
          </w:p>
        </w:tc>
        <w:tc>
          <w:tcPr>
            <w:tcW w:w="1231" w:type="dxa"/>
            <w:vAlign w:val="center"/>
          </w:tcPr>
          <w:p w:rsidR="000B74A9" w:rsidRPr="004C54D2" w:rsidRDefault="000B74A9" w:rsidP="00C360EF">
            <w:pPr>
              <w:pStyle w:val="affffffffff"/>
            </w:pPr>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r w:rsidR="00226569">
              <w:rPr>
                <w:noProof/>
              </w:rPr>
              <w:t>18</w:t>
            </w:r>
            <w:r w:rsidR="00FF21EC" w:rsidRPr="004C54D2">
              <w:fldChar w:fldCharType="end"/>
            </w:r>
            <w:r w:rsidRPr="004C54D2">
              <w:t>)</w:t>
            </w:r>
          </w:p>
        </w:tc>
      </w:tr>
    </w:tbl>
    <w:p w:rsidR="00B72A74" w:rsidRDefault="00B72A74" w:rsidP="00015DD9">
      <w:pPr>
        <w:ind w:firstLine="0"/>
      </w:pPr>
      <w:r>
        <w:t xml:space="preserve">где </w:t>
      </w:r>
      <w:r w:rsidR="000837ED">
        <w:rPr>
          <w:noProof/>
          <w:position w:val="-14"/>
          <w:lang w:eastAsia="ru-RU"/>
        </w:rPr>
        <w:drawing>
          <wp:inline distT="0" distB="0" distL="0" distR="0">
            <wp:extent cx="205105" cy="205105"/>
            <wp:effectExtent l="19050" t="0" r="0" b="0"/>
            <wp:docPr id="87"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9"/>
                    <pic:cNvPicPr>
                      <a:picLocks noChangeAspect="1" noChangeArrowheads="1"/>
                    </pic:cNvPicPr>
                  </pic:nvPicPr>
                  <pic:blipFill>
                    <a:blip r:embed="rId148"/>
                    <a:srcRect/>
                    <a:stretch>
                      <a:fillRect/>
                    </a:stretch>
                  </pic:blipFill>
                  <pic:spPr bwMode="auto">
                    <a:xfrm>
                      <a:off x="0" y="0"/>
                      <a:ext cx="205105" cy="205105"/>
                    </a:xfrm>
                    <a:prstGeom prst="rect">
                      <a:avLst/>
                    </a:prstGeom>
                    <a:noFill/>
                    <a:ln w="9525">
                      <a:noFill/>
                      <a:miter lim="800000"/>
                      <a:headEnd/>
                      <a:tailEnd/>
                    </a:ln>
                  </pic:spPr>
                </pic:pic>
              </a:graphicData>
            </a:graphic>
          </wp:inline>
        </w:drawing>
      </w:r>
      <w:r>
        <w:t xml:space="preserve"> — коэффициент кинематической вязкости парогазовой среды, </w:t>
      </w:r>
      <w:r w:rsidR="000837ED">
        <w:rPr>
          <w:noProof/>
          <w:position w:val="-12"/>
          <w:lang w:eastAsia="ru-RU"/>
        </w:rPr>
        <w:drawing>
          <wp:inline distT="0" distB="0" distL="0" distR="0">
            <wp:extent cx="504825" cy="205105"/>
            <wp:effectExtent l="0" t="0" r="0" b="0"/>
            <wp:docPr id="88"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0"/>
                    <pic:cNvPicPr>
                      <a:picLocks noChangeAspect="1" noChangeArrowheads="1"/>
                    </pic:cNvPicPr>
                  </pic:nvPicPr>
                  <pic:blipFill>
                    <a:blip r:embed="rId149"/>
                    <a:srcRect/>
                    <a:stretch>
                      <a:fillRect/>
                    </a:stretch>
                  </pic:blipFill>
                  <pic:spPr bwMode="auto">
                    <a:xfrm>
                      <a:off x="0" y="0"/>
                      <a:ext cx="504825" cy="205105"/>
                    </a:xfrm>
                    <a:prstGeom prst="rect">
                      <a:avLst/>
                    </a:prstGeom>
                    <a:noFill/>
                    <a:ln w="9525">
                      <a:noFill/>
                      <a:miter lim="800000"/>
                      <a:headEnd/>
                      <a:tailEnd/>
                    </a:ln>
                  </pic:spPr>
                </pic:pic>
              </a:graphicData>
            </a:graphic>
          </wp:inline>
        </w:drawing>
      </w:r>
      <w:r>
        <w:t xml:space="preserve">— градиент температуры у стенки, </w:t>
      </w:r>
      <w:r w:rsidR="000837ED">
        <w:rPr>
          <w:noProof/>
          <w:position w:val="-14"/>
          <w:lang w:eastAsia="ru-RU"/>
        </w:rPr>
        <w:drawing>
          <wp:inline distT="0" distB="0" distL="0" distR="0">
            <wp:extent cx="226695" cy="226695"/>
            <wp:effectExtent l="0" t="0" r="0" b="0"/>
            <wp:docPr id="89"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1"/>
                    <pic:cNvPicPr>
                      <a:picLocks noChangeAspect="1" noChangeArrowheads="1"/>
                    </pic:cNvPicPr>
                  </pic:nvPicPr>
                  <pic:blipFill>
                    <a:blip r:embed="rId150"/>
                    <a:srcRect/>
                    <a:stretch>
                      <a:fillRect/>
                    </a:stretch>
                  </pic:blipFill>
                  <pic:spPr bwMode="auto">
                    <a:xfrm>
                      <a:off x="0" y="0"/>
                      <a:ext cx="226695" cy="226695"/>
                    </a:xfrm>
                    <a:prstGeom prst="rect">
                      <a:avLst/>
                    </a:prstGeom>
                    <a:noFill/>
                    <a:ln w="9525">
                      <a:noFill/>
                      <a:miter lim="800000"/>
                      <a:headEnd/>
                      <a:tailEnd/>
                    </a:ln>
                  </pic:spPr>
                </pic:pic>
              </a:graphicData>
            </a:graphic>
          </wp:inline>
        </w:drawing>
      </w:r>
      <w:r>
        <w:t xml:space="preserve">— коэффициент теплопроводности материала частиц (по умолчанию </w:t>
      </w:r>
      <w:r w:rsidR="000837ED">
        <w:rPr>
          <w:noProof/>
          <w:position w:val="-14"/>
          <w:lang w:eastAsia="ru-RU"/>
        </w:rPr>
        <w:drawing>
          <wp:inline distT="0" distB="0" distL="0" distR="0">
            <wp:extent cx="241300" cy="241300"/>
            <wp:effectExtent l="0" t="0" r="0" b="0"/>
            <wp:docPr id="90" name="Рисунок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39"/>
                    <pic:cNvPicPr>
                      <a:picLocks noChangeAspect="1" noChangeArrowheads="1"/>
                    </pic:cNvPicPr>
                  </pic:nvPicPr>
                  <pic:blipFill>
                    <a:blip r:embed="rId151"/>
                    <a:srcRect/>
                    <a:stretch>
                      <a:fillRect/>
                    </a:stretch>
                  </pic:blipFill>
                  <pic:spPr bwMode="auto">
                    <a:xfrm>
                      <a:off x="0" y="0"/>
                      <a:ext cx="241300" cy="241300"/>
                    </a:xfrm>
                    <a:prstGeom prst="rect">
                      <a:avLst/>
                    </a:prstGeom>
                    <a:noFill/>
                    <a:ln w="9525">
                      <a:noFill/>
                      <a:miter lim="800000"/>
                      <a:headEnd/>
                      <a:tailEnd/>
                    </a:ln>
                  </pic:spPr>
                </pic:pic>
              </a:graphicData>
            </a:graphic>
          </wp:inline>
        </w:drawing>
      </w:r>
      <w:r>
        <w:t xml:space="preserve">= 3.5 Вт/м/К), </w:t>
      </w:r>
      <w:r w:rsidR="000837ED">
        <w:rPr>
          <w:noProof/>
          <w:position w:val="-14"/>
          <w:lang w:eastAsia="ru-RU"/>
        </w:rPr>
        <w:drawing>
          <wp:inline distT="0" distB="0" distL="0" distR="0">
            <wp:extent cx="205105" cy="205105"/>
            <wp:effectExtent l="19050" t="0" r="0" b="0"/>
            <wp:docPr id="91" name="Рисунок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3"/>
                    <pic:cNvPicPr>
                      <a:picLocks noChangeAspect="1" noChangeArrowheads="1"/>
                    </pic:cNvPicPr>
                  </pic:nvPicPr>
                  <pic:blipFill>
                    <a:blip r:embed="rId152"/>
                    <a:srcRect/>
                    <a:stretch>
                      <a:fillRect/>
                    </a:stretch>
                  </pic:blipFill>
                  <pic:spPr bwMode="auto">
                    <a:xfrm>
                      <a:off x="0" y="0"/>
                      <a:ext cx="205105" cy="205105"/>
                    </a:xfrm>
                    <a:prstGeom prst="rect">
                      <a:avLst/>
                    </a:prstGeom>
                    <a:noFill/>
                    <a:ln w="9525">
                      <a:noFill/>
                      <a:miter lim="800000"/>
                      <a:headEnd/>
                      <a:tailEnd/>
                    </a:ln>
                  </pic:spPr>
                </pic:pic>
              </a:graphicData>
            </a:graphic>
          </wp:inline>
        </w:drawing>
      </w:r>
      <w:r>
        <w:t xml:space="preserve">— коэффициент теплопроводности парогазовой среды, </w:t>
      </w:r>
      <w:r>
        <w:rPr>
          <w:szCs w:val="24"/>
        </w:rPr>
        <w:sym w:font="Symbol" w:char="F06A"/>
      </w:r>
      <w:r w:rsidRPr="002A43C1">
        <w:rPr>
          <w:vertAlign w:val="subscript"/>
        </w:rPr>
        <w:t>1</w:t>
      </w:r>
      <w:r>
        <w:t xml:space="preserve"> </w:t>
      </w:r>
      <w:r w:rsidRPr="00450BAA">
        <w:t>рассчитывается по формуле</w:t>
      </w:r>
      <w:r w:rsidR="007B511C">
        <w:t xml:space="preserve"> (</w:t>
      </w:r>
      <w:r w:rsidR="007B511C" w:rsidRPr="007B511C">
        <w:rPr>
          <w:highlight w:val="yellow"/>
        </w:rPr>
        <w:t>1.4</w:t>
      </w:r>
      <w:r w:rsidR="007B511C">
        <w:t>)</w:t>
      </w:r>
      <w:r w:rsidRPr="00450BAA">
        <w:t>.</w:t>
      </w:r>
    </w:p>
    <w:p w:rsidR="00B72A74" w:rsidRDefault="00B72A74" w:rsidP="00015DD9">
      <w:pPr>
        <w:rPr>
          <w:ins w:id="865" w:author="Шайтан-машина" w:date="2017-01-08T12:46:00Z"/>
        </w:rPr>
      </w:pPr>
      <w:r>
        <w:t xml:space="preserve">Константы в </w:t>
      </w:r>
      <w:r w:rsidR="000837ED">
        <w:rPr>
          <w:noProof/>
          <w:position w:val="-12"/>
          <w:lang w:eastAsia="ru-RU"/>
        </w:rPr>
        <w:drawing>
          <wp:inline distT="0" distB="0" distL="0" distR="0">
            <wp:extent cx="278130" cy="205105"/>
            <wp:effectExtent l="19050" t="0" r="0" b="0"/>
            <wp:docPr id="92"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4"/>
                    <pic:cNvPicPr>
                      <a:picLocks noChangeAspect="1" noChangeArrowheads="1"/>
                    </pic:cNvPicPr>
                  </pic:nvPicPr>
                  <pic:blipFill>
                    <a:blip r:embed="rId153"/>
                    <a:srcRect/>
                    <a:stretch>
                      <a:fillRect/>
                    </a:stretch>
                  </pic:blipFill>
                  <pic:spPr bwMode="auto">
                    <a:xfrm>
                      <a:off x="0" y="0"/>
                      <a:ext cx="278130" cy="205105"/>
                    </a:xfrm>
                    <a:prstGeom prst="rect">
                      <a:avLst/>
                    </a:prstGeom>
                    <a:noFill/>
                    <a:ln w="9525">
                      <a:noFill/>
                      <a:miter lim="800000"/>
                      <a:headEnd/>
                      <a:tailEnd/>
                    </a:ln>
                  </pic:spPr>
                </pic:pic>
              </a:graphicData>
            </a:graphic>
          </wp:inline>
        </w:drawing>
      </w:r>
      <w:r>
        <w:t xml:space="preserve"> имеют следующие значения: </w:t>
      </w:r>
      <w:r>
        <w:rPr>
          <w:i/>
        </w:rPr>
        <w:t>C</w:t>
      </w:r>
      <w:r>
        <w:rPr>
          <w:iCs/>
          <w:vertAlign w:val="subscript"/>
        </w:rPr>
        <w:t xml:space="preserve">m </w:t>
      </w:r>
      <w:r>
        <w:t xml:space="preserve">= </w:t>
      </w:r>
      <w:r w:rsidR="00CC3DC4">
        <w:t>1</w:t>
      </w:r>
      <w:r>
        <w:t>,</w:t>
      </w:r>
      <w:r w:rsidR="00CC3DC4">
        <w:t>14</w:t>
      </w:r>
      <w:r w:rsidRPr="00402637">
        <w:t>;</w:t>
      </w:r>
      <w:r>
        <w:t xml:space="preserve"> </w:t>
      </w:r>
      <w:r>
        <w:rPr>
          <w:i/>
        </w:rPr>
        <w:t>C</w:t>
      </w:r>
      <w:r>
        <w:rPr>
          <w:vertAlign w:val="subscript"/>
        </w:rPr>
        <w:t xml:space="preserve">s </w:t>
      </w:r>
      <w:r>
        <w:t xml:space="preserve">= </w:t>
      </w:r>
      <w:r w:rsidR="00CC3DC4">
        <w:t>1</w:t>
      </w:r>
      <w:r>
        <w:t>,</w:t>
      </w:r>
      <w:r w:rsidR="00CC3DC4">
        <w:t>17</w:t>
      </w:r>
      <w:r w:rsidRPr="00402637">
        <w:t xml:space="preserve">; </w:t>
      </w:r>
      <w:r>
        <w:rPr>
          <w:i/>
        </w:rPr>
        <w:t>C</w:t>
      </w:r>
      <w:r>
        <w:rPr>
          <w:i/>
          <w:iCs/>
          <w:vertAlign w:val="subscript"/>
        </w:rPr>
        <w:t xml:space="preserve">t </w:t>
      </w:r>
      <w:r>
        <w:t>= 2,18.</w:t>
      </w:r>
    </w:p>
    <w:p w:rsidR="00796B73" w:rsidRDefault="00796B73" w:rsidP="00015DD9">
      <w:pPr>
        <w:rPr>
          <w:ins w:id="866" w:author="Шайтан-машина" w:date="2017-01-08T13:42:00Z"/>
        </w:rPr>
      </w:pPr>
      <w:commentRangeStart w:id="867"/>
      <w:ins w:id="868" w:author="Шайтан-машина" w:date="2017-01-08T12:46:00Z">
        <w:r>
          <w:t>Следует отметить, что модуль ПРОФИТ ориентирован на взаимодействие с модулем канальной теплогидравлики кода СОКРАТ. Д</w:t>
        </w:r>
      </w:ins>
      <w:ins w:id="869" w:author="Шайтан-машина" w:date="2017-01-08T12:47:00Z">
        <w:r>
          <w:t xml:space="preserve">анный модуль позволяет в каждый момент времени для каждой ячейки </w:t>
        </w:r>
      </w:ins>
      <w:ins w:id="870" w:author="Шайтан-машина" w:date="2017-01-08T12:48:00Z">
        <w:r>
          <w:t xml:space="preserve">рассчитывать значения величины теплового потока между стенкой и парогазовой средой </w:t>
        </w:r>
      </w:ins>
      <w:ins w:id="871" w:author="Шайтан-машина" w:date="2017-01-08T13:41:00Z">
        <w:r w:rsidR="0036739D" w:rsidRPr="0036739D">
          <w:rPr>
            <w:position w:val="-12"/>
          </w:rPr>
          <w:object w:dxaOrig="340" w:dyaOrig="360">
            <v:shape id="_x0000_i1076" type="#_x0000_t75" style="width:17.45pt;height:17.45pt" o:ole="">
              <v:imagedata r:id="rId154" o:title=""/>
            </v:shape>
            <o:OLEObject Type="Embed" ProgID="Equation.3" ShapeID="_x0000_i1076" DrawAspect="Content" ObjectID="_1549710401" r:id="rId155"/>
          </w:object>
        </w:r>
      </w:ins>
      <w:ins w:id="872" w:author="Шайтан-машина" w:date="2017-01-08T13:40:00Z">
        <w:r w:rsidR="0036739D">
          <w:t xml:space="preserve"> </w:t>
        </w:r>
      </w:ins>
      <w:ins w:id="873" w:author="Шайтан-машина" w:date="2017-01-08T13:41:00Z">
        <w:r w:rsidR="0036739D">
          <w:t xml:space="preserve">и коэффициента теплопроводности </w:t>
        </w:r>
      </w:ins>
      <w:ins w:id="874" w:author="Шайтан-машина" w:date="2017-01-08T13:41:00Z">
        <w:r w:rsidR="0036739D" w:rsidRPr="0036739D">
          <w:rPr>
            <w:position w:val="-12"/>
          </w:rPr>
          <w:object w:dxaOrig="360" w:dyaOrig="360">
            <v:shape id="_x0000_i1077" type="#_x0000_t75" style="width:17.45pt;height:17.45pt" o:ole="">
              <v:imagedata r:id="rId156" o:title=""/>
            </v:shape>
            <o:OLEObject Type="Embed" ProgID="Equation.3" ShapeID="_x0000_i1077" DrawAspect="Content" ObjectID="_1549710402" r:id="rId157"/>
          </w:object>
        </w:r>
      </w:ins>
      <w:ins w:id="875" w:author="Шайтан-машина" w:date="2017-01-08T13:42:00Z">
        <w:r w:rsidR="0036739D">
          <w:t xml:space="preserve">. В рамках приближения постоянного значения </w:t>
        </w:r>
        <w:r w:rsidR="002F4240">
          <w:rPr>
            <w:noProof/>
            <w:position w:val="-12"/>
            <w:lang w:eastAsia="ru-RU"/>
            <w:rPrChange w:id="876">
              <w:rPr>
                <w:noProof/>
                <w:lang w:eastAsia="ru-RU"/>
              </w:rPr>
            </w:rPrChange>
          </w:rPr>
          <w:drawing>
            <wp:inline distT="0" distB="0" distL="0" distR="0">
              <wp:extent cx="504825" cy="205105"/>
              <wp:effectExtent l="0" t="0" r="0" b="0"/>
              <wp:docPr id="95"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0"/>
                      <pic:cNvPicPr>
                        <a:picLocks noChangeAspect="1" noChangeArrowheads="1"/>
                      </pic:cNvPicPr>
                    </pic:nvPicPr>
                    <pic:blipFill>
                      <a:blip r:embed="rId149"/>
                      <a:srcRect/>
                      <a:stretch>
                        <a:fillRect/>
                      </a:stretch>
                    </pic:blipFill>
                    <pic:spPr bwMode="auto">
                      <a:xfrm>
                        <a:off x="0" y="0"/>
                        <a:ext cx="504825" cy="205105"/>
                      </a:xfrm>
                      <a:prstGeom prst="rect">
                        <a:avLst/>
                      </a:prstGeom>
                      <a:noFill/>
                      <a:ln w="9525">
                        <a:noFill/>
                        <a:miter lim="800000"/>
                        <a:headEnd/>
                        <a:tailEnd/>
                      </a:ln>
                    </pic:spPr>
                  </pic:pic>
                </a:graphicData>
              </a:graphic>
            </wp:inline>
          </w:drawing>
        </w:r>
        <w:r w:rsidR="0036739D">
          <w:t xml:space="preserve"> в тепловом пограничном слое значение градиента температуры у стенки можно рассчитать как</w:t>
        </w:r>
      </w:ins>
    </w:p>
    <w:tbl>
      <w:tblPr>
        <w:tblW w:w="9206" w:type="dxa"/>
        <w:tblInd w:w="648" w:type="dxa"/>
        <w:tblLook w:val="01E0" w:firstRow="1" w:lastRow="1" w:firstColumn="1" w:lastColumn="1" w:noHBand="0" w:noVBand="0"/>
      </w:tblPr>
      <w:tblGrid>
        <w:gridCol w:w="7930"/>
        <w:gridCol w:w="1276"/>
      </w:tblGrid>
      <w:tr w:rsidR="0036739D" w:rsidRPr="004C54D2" w:rsidTr="003A6F14">
        <w:trPr>
          <w:ins w:id="877" w:author="Шайтан-машина" w:date="2017-01-08T13:43:00Z"/>
        </w:trPr>
        <w:tc>
          <w:tcPr>
            <w:tcW w:w="7975" w:type="dxa"/>
            <w:vAlign w:val="center"/>
          </w:tcPr>
          <w:p w:rsidR="0036739D" w:rsidRPr="00022012" w:rsidRDefault="00C27782" w:rsidP="003A6F14">
            <w:pPr>
              <w:pStyle w:val="1-6"/>
              <w:ind w:firstLine="203"/>
              <w:rPr>
                <w:ins w:id="878" w:author="Шайтан-машина" w:date="2017-01-08T13:43:00Z"/>
              </w:rPr>
            </w:pPr>
            <w:ins w:id="879" w:author="Шайтан-машина" w:date="2017-01-08T13:43:00Z">
              <w:r w:rsidRPr="00C27782">
                <w:rPr>
                  <w:position w:val="-38"/>
                </w:rPr>
                <w:object w:dxaOrig="2299" w:dyaOrig="859">
                  <v:shape id="_x0000_i1078" type="#_x0000_t75" style="width:116.2pt;height:44.2pt" o:ole="">
                    <v:imagedata r:id="rId158" o:title=""/>
                  </v:shape>
                  <o:OLEObject Type="Embed" ProgID="Equation.3" ShapeID="_x0000_i1078" DrawAspect="Content" ObjectID="_1549710403" r:id="rId159"/>
                </w:object>
              </w:r>
            </w:ins>
            <w:ins w:id="880" w:author="Шайтан-машина" w:date="2017-01-08T13:43:00Z">
              <w:r w:rsidR="0036739D">
                <w:t>.</w:t>
              </w:r>
            </w:ins>
          </w:p>
        </w:tc>
        <w:tc>
          <w:tcPr>
            <w:tcW w:w="1231" w:type="dxa"/>
            <w:vAlign w:val="center"/>
          </w:tcPr>
          <w:p w:rsidR="0036739D" w:rsidRPr="004C54D2" w:rsidRDefault="0036739D" w:rsidP="003A6F14">
            <w:pPr>
              <w:pStyle w:val="affffffffff"/>
              <w:rPr>
                <w:ins w:id="881" w:author="Шайтан-машина" w:date="2017-01-08T13:43:00Z"/>
              </w:rPr>
            </w:pPr>
            <w:ins w:id="882" w:author="Шайтан-машина" w:date="2017-01-08T13:43: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883" w:author="Шайтан-машина" w:date="2017-01-08T13:43: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884" w:author="Tsaun" w:date="2017-02-22T15:30:00Z">
              <w:r w:rsidR="00226569">
                <w:rPr>
                  <w:noProof/>
                </w:rPr>
                <w:t>19</w:t>
              </w:r>
            </w:ins>
            <w:ins w:id="885" w:author="Томащик" w:date="2017-01-19T16:46:00Z">
              <w:del w:id="886" w:author="Tsaun" w:date="2017-02-22T15:29:00Z">
                <w:r w:rsidR="002F5999" w:rsidDel="00226569">
                  <w:rPr>
                    <w:noProof/>
                  </w:rPr>
                  <w:delText>19</w:delText>
                </w:r>
              </w:del>
            </w:ins>
            <w:ins w:id="887" w:author="Шайтан-машина" w:date="2017-01-08T13:43:00Z">
              <w:del w:id="888" w:author="Tsaun" w:date="2017-02-22T15:29:00Z">
                <w:r w:rsidRPr="004C54D2" w:rsidDel="00226569">
                  <w:rPr>
                    <w:noProof/>
                  </w:rPr>
                  <w:delText>18</w:delText>
                </w:r>
              </w:del>
              <w:r w:rsidR="00FF21EC" w:rsidRPr="004C54D2">
                <w:fldChar w:fldCharType="end"/>
              </w:r>
              <w:r w:rsidRPr="004C54D2">
                <w:t>)</w:t>
              </w:r>
            </w:ins>
          </w:p>
        </w:tc>
      </w:tr>
    </w:tbl>
    <w:p w:rsidR="0036739D" w:rsidRDefault="007C211A" w:rsidP="00015DD9">
      <w:pPr>
        <w:rPr>
          <w:ins w:id="889" w:author="Шайтан-машина" w:date="2017-01-08T17:44:00Z"/>
        </w:rPr>
      </w:pPr>
      <w:ins w:id="890" w:author="Шайтан-машина" w:date="2017-01-08T17:35:00Z">
        <w:r>
          <w:t xml:space="preserve">Преимуществом данного подхода </w:t>
        </w:r>
      </w:ins>
      <w:ins w:id="891" w:author="Шайтан-машина" w:date="2017-01-08T17:36:00Z">
        <w:r>
          <w:t xml:space="preserve">заключается в согласованности моделей массопереноса с моделями теплогидравлики, внедренными в код. </w:t>
        </w:r>
      </w:ins>
      <w:ins w:id="892" w:author="Шайтан-машина" w:date="2017-01-08T17:38:00Z">
        <w:r>
          <w:t xml:space="preserve">Применение же </w:t>
        </w:r>
      </w:ins>
      <w:ins w:id="893" w:author="Шайтан-машина" w:date="2017-01-08T17:39:00Z">
        <w:r>
          <w:t xml:space="preserve">в модуле ПРОФИТ дополнительных </w:t>
        </w:r>
      </w:ins>
      <w:ins w:id="894" w:author="Шайтан-машина" w:date="2017-01-08T17:38:00Z">
        <w:r>
          <w:t xml:space="preserve">корреляций для расчета </w:t>
        </w:r>
      </w:ins>
      <w:ins w:id="895" w:author="Шайтан-машина" w:date="2017-01-08T17:39:00Z">
        <w:r>
          <w:t>толщины теплового погран</w:t>
        </w:r>
      </w:ins>
      <w:ins w:id="896" w:author="Шайтан-машина" w:date="2017-01-08T17:40:00Z">
        <w:r>
          <w:t xml:space="preserve">ичного </w:t>
        </w:r>
      </w:ins>
      <w:ins w:id="897" w:author="Шайтан-машина" w:date="2017-01-08T17:39:00Z">
        <w:r>
          <w:t>слоя</w:t>
        </w:r>
      </w:ins>
      <w:ins w:id="898" w:author="Шайтан-машина" w:date="2017-01-08T17:42:00Z">
        <w:r>
          <w:t xml:space="preserve"> может привести к явно противоречивым результатам </w:t>
        </w:r>
      </w:ins>
      <w:ins w:id="899" w:author="Шайтан-машина" w:date="2017-01-08T17:44:00Z">
        <w:r w:rsidR="00023D6B">
          <w:t>(полученное значение градиента температуры у стенки в модуле ПРОФИТ не совпадает с аналогичным, полученным в модуле теплогидравлики).</w:t>
        </w:r>
      </w:ins>
    </w:p>
    <w:commentRangeEnd w:id="867"/>
    <w:p w:rsidR="00023D6B" w:rsidRPr="007C211A" w:rsidRDefault="00023D6B" w:rsidP="00015DD9">
      <w:ins w:id="900" w:author="Шайтан-машина" w:date="2017-01-08T17:45:00Z">
        <w:r>
          <w:rPr>
            <w:rStyle w:val="afffffd"/>
            <w:rFonts w:eastAsia="Calibri"/>
            <w:szCs w:val="20"/>
            <w:lang w:val="en-US" w:eastAsia="ru-RU"/>
          </w:rPr>
          <w:commentReference w:id="867"/>
        </w:r>
      </w:ins>
    </w:p>
    <w:p w:rsidR="00A427BC" w:rsidRDefault="00A427BC" w:rsidP="00CF0079">
      <w:pPr>
        <w:pStyle w:val="30"/>
      </w:pPr>
      <w:bookmarkStart w:id="901" w:name="_Toc470520357"/>
      <w:r>
        <w:t>Осажение ПД при диффузиофорезе</w:t>
      </w:r>
      <w:bookmarkEnd w:id="901"/>
      <w:r>
        <w:t xml:space="preserve"> </w:t>
      </w:r>
    </w:p>
    <w:p w:rsidR="00A427BC" w:rsidRDefault="00A427BC" w:rsidP="00A427BC">
      <w:pPr>
        <w:pStyle w:val="af3"/>
      </w:pPr>
      <w:r>
        <w:t xml:space="preserve">Диффузиофорез — механизм осаждения </w:t>
      </w:r>
      <w:r w:rsidR="00520838">
        <w:t xml:space="preserve">частиц </w:t>
      </w:r>
      <w:r>
        <w:t>на стенк</w:t>
      </w:r>
      <w:r w:rsidR="00520838">
        <w:t>е</w:t>
      </w:r>
      <w:r w:rsidR="00EB26FE">
        <w:t xml:space="preserve">, </w:t>
      </w:r>
      <w:r w:rsidR="00EF7F17">
        <w:t xml:space="preserve">возникающий из-за </w:t>
      </w:r>
      <w:r>
        <w:t>конденсаци</w:t>
      </w:r>
      <w:r w:rsidR="00520838">
        <w:t>и</w:t>
      </w:r>
      <w:r>
        <w:t xml:space="preserve"> пара на стенке</w:t>
      </w:r>
      <w:r w:rsidR="00EF7F17">
        <w:t xml:space="preserve"> </w:t>
      </w:r>
      <w:r w:rsidR="00EB26FE">
        <w:t>в присутствии неконденсируемых газов</w:t>
      </w:r>
      <w:r w:rsidR="005800F2">
        <w:t xml:space="preserve">. В результате конденсации возникают диффузионные потоки </w:t>
      </w:r>
      <w:r w:rsidR="00520838">
        <w:t>пара (к стенке) и неконденсируемых газов (в противоположную сторону), обусловленные градиентами концентрации</w:t>
      </w:r>
      <w:r w:rsidR="00E271D9">
        <w:t xml:space="preserve"> соответствующих веществ</w:t>
      </w:r>
      <w:r w:rsidR="00520838">
        <w:t>, а также гидродинамическое течение смеси пара с неконденсируемыми газами к стенке</w:t>
      </w:r>
      <w:r>
        <w:t xml:space="preserve"> (поток Стефана)</w:t>
      </w:r>
      <w:r w:rsidR="00520838">
        <w:t>, которое увлекает за собой частицы</w:t>
      </w:r>
      <w:r>
        <w:t xml:space="preserve">. </w:t>
      </w:r>
      <w:r w:rsidR="00520838">
        <w:t>Скорость осаждения частицы</w:t>
      </w:r>
      <w:r w:rsidR="00E271D9">
        <w:t xml:space="preserve"> </w:t>
      </w:r>
      <w:r w:rsidR="00520838">
        <w:t xml:space="preserve">на стенке </w:t>
      </w:r>
      <w:r w:rsidR="00EF7F17">
        <w:rPr>
          <w:lang w:val="en-US"/>
        </w:rPr>
        <w:t>V</w:t>
      </w:r>
      <w:r w:rsidR="00EF7F17" w:rsidRPr="00EF7F17">
        <w:rPr>
          <w:vertAlign w:val="subscript"/>
          <w:lang w:val="en-US"/>
        </w:rPr>
        <w:t>DF</w:t>
      </w:r>
      <w:r w:rsidR="00EF7F17" w:rsidRPr="006B3406">
        <w:rPr>
          <w:vertAlign w:val="subscript"/>
        </w:rPr>
        <w:t xml:space="preserve"> </w:t>
      </w:r>
      <w:r w:rsidR="00520838">
        <w:t xml:space="preserve">равна скорости потока Стефана </w:t>
      </w:r>
      <w:r w:rsidR="00EF7F17">
        <w:rPr>
          <w:lang w:val="en-US"/>
        </w:rPr>
        <w:t>V</w:t>
      </w:r>
      <w:r w:rsidR="00EF7F17" w:rsidRPr="00AC27DE">
        <w:rPr>
          <w:vertAlign w:val="subscript"/>
          <w:lang w:val="en-US"/>
        </w:rPr>
        <w:t>S</w:t>
      </w:r>
      <w:r w:rsidR="00EF7F17">
        <w:t xml:space="preserve"> </w:t>
      </w:r>
      <w:r w:rsidR="00520838">
        <w:t>с поправкой</w:t>
      </w:r>
      <w:r w:rsidR="00A5508B">
        <w:t xml:space="preserve"> </w:t>
      </w:r>
      <w:r w:rsidR="00A5508B" w:rsidRPr="00AC27DE">
        <w:rPr>
          <w:i/>
          <w:lang w:val="en-US"/>
        </w:rPr>
        <w:t>f</w:t>
      </w:r>
      <w:r w:rsidR="00A5508B" w:rsidRPr="00AC27DE">
        <w:rPr>
          <w:vertAlign w:val="subscript"/>
          <w:lang w:val="en-US"/>
        </w:rPr>
        <w:t>W</w:t>
      </w:r>
      <w:r w:rsidR="00E271D9">
        <w:t xml:space="preserve">, возникающей из-за </w:t>
      </w:r>
      <w:r w:rsidR="00E271D9">
        <w:lastRenderedPageBreak/>
        <w:t xml:space="preserve">дополнительного взаимодействия диффузионных потоков с частицами (столкновений молекул с частицами) </w:t>
      </w:r>
      <w:r w:rsidR="00A5508B">
        <w:t>[</w:t>
      </w:r>
      <w:r w:rsidR="00FF21EC">
        <w:fldChar w:fldCharType="begin"/>
      </w:r>
      <w:r w:rsidR="00B5588E">
        <w:instrText xml:space="preserve"> REF _Ref470505623 \n \h </w:instrText>
      </w:r>
      <w:r w:rsidR="00FF21EC">
        <w:fldChar w:fldCharType="separate"/>
      </w:r>
      <w:ins w:id="902" w:author="Tsaun" w:date="2017-02-22T15:30:00Z">
        <w:r w:rsidR="00226569">
          <w:t>123</w:t>
        </w:r>
      </w:ins>
      <w:ins w:id="903" w:author="Томащик" w:date="2017-01-19T16:46:00Z">
        <w:del w:id="904" w:author="Tsaun" w:date="2017-02-22T15:29:00Z">
          <w:r w:rsidR="002F5999" w:rsidDel="00226569">
            <w:delText>123</w:delText>
          </w:r>
        </w:del>
      </w:ins>
      <w:del w:id="905" w:author="Tsaun" w:date="2017-02-22T15:29:00Z">
        <w:r w:rsidR="00ED7A3A" w:rsidDel="00226569">
          <w:delText>124</w:delText>
        </w:r>
      </w:del>
      <w:r w:rsidR="00FF21EC">
        <w:fldChar w:fldCharType="end"/>
      </w:r>
      <w:r w:rsidR="00A5508B">
        <w:t>]</w:t>
      </w:r>
      <w:r>
        <w:t>:</w:t>
      </w:r>
    </w:p>
    <w:tbl>
      <w:tblPr>
        <w:tblW w:w="9206" w:type="dxa"/>
        <w:tblInd w:w="648" w:type="dxa"/>
        <w:tblLook w:val="01E0" w:firstRow="1" w:lastRow="1" w:firstColumn="1" w:lastColumn="1" w:noHBand="0" w:noVBand="0"/>
      </w:tblPr>
      <w:tblGrid>
        <w:gridCol w:w="7930"/>
        <w:gridCol w:w="1276"/>
      </w:tblGrid>
      <w:tr w:rsidR="000B74A9" w:rsidRPr="00295FE1" w:rsidTr="000B74A9">
        <w:tc>
          <w:tcPr>
            <w:tcW w:w="7936" w:type="dxa"/>
            <w:vAlign w:val="center"/>
          </w:tcPr>
          <w:p w:rsidR="000B74A9" w:rsidRPr="00AC27DE" w:rsidRDefault="000B74A9" w:rsidP="005A6FA2">
            <w:pPr>
              <w:pStyle w:val="1-6"/>
              <w:ind w:firstLine="203"/>
              <w:rPr>
                <w:lang w:val="en-US"/>
              </w:rPr>
            </w:pPr>
            <w:r w:rsidRPr="00AC27DE">
              <w:rPr>
                <w:i/>
                <w:lang w:val="en-US"/>
              </w:rPr>
              <w:t>V</w:t>
            </w:r>
            <w:r w:rsidRPr="00AC27DE">
              <w:rPr>
                <w:vertAlign w:val="subscript"/>
                <w:lang w:val="en-US"/>
              </w:rPr>
              <w:t>DF</w:t>
            </w:r>
            <w:r>
              <w:rPr>
                <w:lang w:val="en-US"/>
              </w:rPr>
              <w:t xml:space="preserve"> = </w:t>
            </w:r>
            <w:r w:rsidRPr="00AC27DE">
              <w:rPr>
                <w:i/>
                <w:lang w:val="en-US"/>
              </w:rPr>
              <w:t>V</w:t>
            </w:r>
            <w:r w:rsidRPr="00AC27DE">
              <w:rPr>
                <w:vertAlign w:val="subscript"/>
                <w:lang w:val="en-US"/>
              </w:rPr>
              <w:t>S</w:t>
            </w:r>
            <w:r>
              <w:rPr>
                <w:lang w:val="en-US"/>
              </w:rPr>
              <w:t>∙</w:t>
            </w:r>
            <w:r w:rsidRPr="00AC27DE">
              <w:rPr>
                <w:i/>
                <w:lang w:val="en-US"/>
              </w:rPr>
              <w:t>f</w:t>
            </w:r>
            <w:r w:rsidRPr="00AC27DE">
              <w:rPr>
                <w:vertAlign w:val="subscript"/>
                <w:lang w:val="en-US"/>
              </w:rPr>
              <w:t>W</w:t>
            </w:r>
            <w:r>
              <w:rPr>
                <w:lang w:val="en-US"/>
              </w:rPr>
              <w:t>,</w:t>
            </w:r>
          </w:p>
        </w:tc>
        <w:tc>
          <w:tcPr>
            <w:tcW w:w="1270" w:type="dxa"/>
            <w:vAlign w:val="center"/>
          </w:tcPr>
          <w:p w:rsidR="000B74A9" w:rsidRPr="004C54D2" w:rsidRDefault="000B74A9" w:rsidP="00C360EF">
            <w:pPr>
              <w:pStyle w:val="affffffffff"/>
            </w:pPr>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906" w:author="Tsaun" w:date="2017-02-22T15:30:00Z">
              <w:r w:rsidR="00226569">
                <w:rPr>
                  <w:noProof/>
                </w:rPr>
                <w:t>20</w:t>
              </w:r>
            </w:ins>
            <w:ins w:id="907" w:author="Томащик" w:date="2017-01-19T16:46:00Z">
              <w:del w:id="908" w:author="Tsaun" w:date="2017-02-22T15:29:00Z">
                <w:r w:rsidR="002F5999" w:rsidDel="00226569">
                  <w:rPr>
                    <w:noProof/>
                  </w:rPr>
                  <w:delText>20</w:delText>
                </w:r>
              </w:del>
            </w:ins>
            <w:del w:id="909" w:author="Tsaun" w:date="2017-02-22T15:29:00Z">
              <w:r w:rsidR="00B04480" w:rsidRPr="004C54D2" w:rsidDel="00226569">
                <w:rPr>
                  <w:noProof/>
                </w:rPr>
                <w:delText>19</w:delText>
              </w:r>
            </w:del>
            <w:r w:rsidR="00FF21EC" w:rsidRPr="004C54D2">
              <w:fldChar w:fldCharType="end"/>
            </w:r>
            <w:r w:rsidRPr="004C54D2">
              <w:t>)</w:t>
            </w:r>
          </w:p>
        </w:tc>
      </w:tr>
    </w:tbl>
    <w:p w:rsidR="00A5508B" w:rsidRDefault="00A5508B" w:rsidP="001B5ACE">
      <w:pPr>
        <w:ind w:firstLine="0"/>
      </w:pPr>
      <w:r>
        <w:t>г</w:t>
      </w:r>
      <w:r w:rsidR="00A427BC">
        <w:t>де</w:t>
      </w:r>
      <w:r>
        <w:t xml:space="preserve"> </w:t>
      </w:r>
      <w:r w:rsidR="000837ED">
        <w:rPr>
          <w:noProof/>
          <w:position w:val="-34"/>
          <w:lang w:eastAsia="ru-RU"/>
        </w:rPr>
        <w:drawing>
          <wp:inline distT="0" distB="0" distL="0" distR="0">
            <wp:extent cx="753745" cy="497205"/>
            <wp:effectExtent l="0" t="0" r="0" b="0"/>
            <wp:docPr id="9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60"/>
                    <a:srcRect/>
                    <a:stretch>
                      <a:fillRect/>
                    </a:stretch>
                  </pic:blipFill>
                  <pic:spPr bwMode="auto">
                    <a:xfrm>
                      <a:off x="0" y="0"/>
                      <a:ext cx="753745" cy="497205"/>
                    </a:xfrm>
                    <a:prstGeom prst="rect">
                      <a:avLst/>
                    </a:prstGeom>
                    <a:noFill/>
                    <a:ln w="9525">
                      <a:noFill/>
                      <a:miter lim="800000"/>
                      <a:headEnd/>
                      <a:tailEnd/>
                    </a:ln>
                  </pic:spPr>
                </pic:pic>
              </a:graphicData>
            </a:graphic>
          </wp:inline>
        </w:drawing>
      </w:r>
      <w:r>
        <w:t xml:space="preserve">, </w:t>
      </w:r>
      <w:r w:rsidR="000837ED">
        <w:rPr>
          <w:noProof/>
          <w:position w:val="-14"/>
          <w:lang w:eastAsia="ru-RU"/>
        </w:rPr>
        <w:drawing>
          <wp:inline distT="0" distB="0" distL="0" distR="0">
            <wp:extent cx="343535" cy="263525"/>
            <wp:effectExtent l="0" t="0" r="0" b="0"/>
            <wp:docPr id="9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61"/>
                    <a:srcRect/>
                    <a:stretch>
                      <a:fillRect/>
                    </a:stretch>
                  </pic:blipFill>
                  <pic:spPr bwMode="auto">
                    <a:xfrm>
                      <a:off x="0" y="0"/>
                      <a:ext cx="343535" cy="263525"/>
                    </a:xfrm>
                    <a:prstGeom prst="rect">
                      <a:avLst/>
                    </a:prstGeom>
                    <a:noFill/>
                    <a:ln w="9525">
                      <a:noFill/>
                      <a:miter lim="800000"/>
                      <a:headEnd/>
                      <a:tailEnd/>
                    </a:ln>
                  </pic:spPr>
                </pic:pic>
              </a:graphicData>
            </a:graphic>
          </wp:inline>
        </w:drawing>
      </w:r>
      <w:r>
        <w:t xml:space="preserve">— массовый поток конденсируемого пара, </w:t>
      </w:r>
      <w:r w:rsidR="000837ED">
        <w:rPr>
          <w:noProof/>
          <w:position w:val="-14"/>
          <w:lang w:eastAsia="ru-RU"/>
        </w:rPr>
        <w:drawing>
          <wp:inline distT="0" distB="0" distL="0" distR="0">
            <wp:extent cx="321945" cy="226695"/>
            <wp:effectExtent l="0" t="0" r="0" b="0"/>
            <wp:docPr id="9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62"/>
                    <a:srcRect/>
                    <a:stretch>
                      <a:fillRect/>
                    </a:stretch>
                  </pic:blipFill>
                  <pic:spPr bwMode="auto">
                    <a:xfrm>
                      <a:off x="0" y="0"/>
                      <a:ext cx="321945" cy="226695"/>
                    </a:xfrm>
                    <a:prstGeom prst="rect">
                      <a:avLst/>
                    </a:prstGeom>
                    <a:noFill/>
                    <a:ln w="9525">
                      <a:noFill/>
                      <a:miter lim="800000"/>
                      <a:headEnd/>
                      <a:tailEnd/>
                    </a:ln>
                  </pic:spPr>
                </pic:pic>
              </a:graphicData>
            </a:graphic>
          </wp:inline>
        </w:drawing>
      </w:r>
      <w:r>
        <w:t xml:space="preserve">— плотность конденсируемого пара, </w:t>
      </w:r>
      <w:r w:rsidRPr="00BD5877">
        <w:rPr>
          <w:i/>
          <w:lang w:val="en-US"/>
        </w:rPr>
        <w:t>S</w:t>
      </w:r>
      <w:r w:rsidRPr="00A5508B">
        <w:rPr>
          <w:i/>
          <w:vertAlign w:val="subscript"/>
          <w:lang w:val="en-US"/>
        </w:rPr>
        <w:t>h</w:t>
      </w:r>
      <w:r w:rsidRPr="00BD5877">
        <w:rPr>
          <w:i/>
        </w:rPr>
        <w:t xml:space="preserve"> </w:t>
      </w:r>
      <w:r>
        <w:t xml:space="preserve">— </w:t>
      </w:r>
      <w:commentRangeStart w:id="910"/>
      <w:r>
        <w:t xml:space="preserve">полная площадь стенок </w:t>
      </w:r>
      <w:commentRangeEnd w:id="910"/>
      <w:r w:rsidR="00CF0079">
        <w:rPr>
          <w:rStyle w:val="afffffd"/>
          <w:rFonts w:eastAsia="Calibri"/>
          <w:szCs w:val="20"/>
          <w:lang w:val="en-US" w:eastAsia="ru-RU"/>
        </w:rPr>
        <w:commentReference w:id="910"/>
      </w:r>
      <w:r>
        <w:t xml:space="preserve">расчетной ячейки (поверхности конденсации). </w:t>
      </w:r>
    </w:p>
    <w:p w:rsidR="00A427BC" w:rsidRDefault="000B74A9" w:rsidP="009D6252">
      <w:pPr>
        <w:pStyle w:val="afffff2"/>
      </w:pPr>
      <w:r w:rsidRPr="00C360EF">
        <w:tab/>
      </w:r>
      <w:r w:rsidR="00A5508B">
        <w:t>Поправка</w:t>
      </w:r>
      <w:r w:rsidR="00A427BC">
        <w:t xml:space="preserve"> </w:t>
      </w:r>
      <w:r w:rsidR="00A427BC" w:rsidRPr="00AC27DE">
        <w:rPr>
          <w:i/>
          <w:lang w:val="en-US"/>
        </w:rPr>
        <w:t>f</w:t>
      </w:r>
      <w:r w:rsidR="00A427BC" w:rsidRPr="00AC27DE">
        <w:rPr>
          <w:vertAlign w:val="subscript"/>
          <w:lang w:val="en-US"/>
        </w:rPr>
        <w:t>W</w:t>
      </w:r>
      <w:r w:rsidR="00A427BC" w:rsidRPr="00AC27DE">
        <w:t xml:space="preserve"> </w:t>
      </w:r>
      <w:r w:rsidR="00A427BC">
        <w:t>определяются следующим образом:</w:t>
      </w:r>
    </w:p>
    <w:tbl>
      <w:tblPr>
        <w:tblW w:w="9206" w:type="dxa"/>
        <w:tblInd w:w="648" w:type="dxa"/>
        <w:tblLook w:val="01E0" w:firstRow="1" w:lastRow="1" w:firstColumn="1" w:lastColumn="1" w:noHBand="0" w:noVBand="0"/>
      </w:tblPr>
      <w:tblGrid>
        <w:gridCol w:w="7930"/>
        <w:gridCol w:w="1276"/>
      </w:tblGrid>
      <w:tr w:rsidR="000B74A9" w:rsidRPr="00295FE1" w:rsidTr="000B74A9">
        <w:tc>
          <w:tcPr>
            <w:tcW w:w="7959" w:type="dxa"/>
            <w:vAlign w:val="center"/>
          </w:tcPr>
          <w:p w:rsidR="000B74A9" w:rsidRPr="003B21BA" w:rsidRDefault="000837ED" w:rsidP="009A194E">
            <w:pPr>
              <w:pStyle w:val="1-6"/>
              <w:ind w:firstLine="203"/>
              <w:rPr>
                <w:lang w:val="en-US"/>
              </w:rPr>
            </w:pPr>
            <w:r>
              <w:rPr>
                <w:noProof/>
                <w:position w:val="-74"/>
              </w:rPr>
              <w:drawing>
                <wp:inline distT="0" distB="0" distL="0" distR="0">
                  <wp:extent cx="3884295" cy="1002030"/>
                  <wp:effectExtent l="0" t="0" r="0" b="0"/>
                  <wp:docPr id="10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63"/>
                          <a:srcRect/>
                          <a:stretch>
                            <a:fillRect/>
                          </a:stretch>
                        </pic:blipFill>
                        <pic:spPr bwMode="auto">
                          <a:xfrm>
                            <a:off x="0" y="0"/>
                            <a:ext cx="3884295" cy="1002030"/>
                          </a:xfrm>
                          <a:prstGeom prst="rect">
                            <a:avLst/>
                          </a:prstGeom>
                          <a:noFill/>
                          <a:ln w="9525">
                            <a:noFill/>
                            <a:miter lim="800000"/>
                            <a:headEnd/>
                            <a:tailEnd/>
                          </a:ln>
                        </pic:spPr>
                      </pic:pic>
                    </a:graphicData>
                  </a:graphic>
                </wp:inline>
              </w:drawing>
            </w:r>
            <w:r w:rsidR="000B74A9">
              <w:t>,</w:t>
            </w:r>
          </w:p>
        </w:tc>
        <w:tc>
          <w:tcPr>
            <w:tcW w:w="1247" w:type="dxa"/>
            <w:vAlign w:val="center"/>
          </w:tcPr>
          <w:p w:rsidR="000B74A9" w:rsidRPr="004C54D2" w:rsidRDefault="000B74A9" w:rsidP="00C360EF">
            <w:pPr>
              <w:pStyle w:val="affffffffff"/>
            </w:pPr>
            <w:bookmarkStart w:id="911" w:name="_Ref470517746"/>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912" w:author="Tsaun" w:date="2017-02-22T15:30:00Z">
              <w:r w:rsidR="00226569">
                <w:rPr>
                  <w:noProof/>
                </w:rPr>
                <w:t>21</w:t>
              </w:r>
            </w:ins>
            <w:ins w:id="913" w:author="Томащик" w:date="2017-01-19T16:46:00Z">
              <w:del w:id="914" w:author="Tsaun" w:date="2017-02-22T15:29:00Z">
                <w:r w:rsidR="002F5999" w:rsidDel="00226569">
                  <w:rPr>
                    <w:noProof/>
                  </w:rPr>
                  <w:delText>21</w:delText>
                </w:r>
              </w:del>
            </w:ins>
            <w:del w:id="915" w:author="Tsaun" w:date="2017-02-22T15:29:00Z">
              <w:r w:rsidR="00B04480" w:rsidRPr="004C54D2" w:rsidDel="00226569">
                <w:rPr>
                  <w:noProof/>
                </w:rPr>
                <w:delText>20</w:delText>
              </w:r>
            </w:del>
            <w:r w:rsidR="00FF21EC" w:rsidRPr="004C54D2">
              <w:fldChar w:fldCharType="end"/>
            </w:r>
            <w:r w:rsidRPr="004C54D2">
              <w:t>)</w:t>
            </w:r>
            <w:bookmarkEnd w:id="911"/>
          </w:p>
        </w:tc>
      </w:tr>
    </w:tbl>
    <w:p w:rsidR="0031068A" w:rsidRDefault="00A427BC" w:rsidP="006B2137">
      <w:pPr>
        <w:ind w:firstLine="0"/>
      </w:pPr>
      <w:r>
        <w:t>где</w:t>
      </w:r>
      <w:r w:rsidR="000B74A9" w:rsidRPr="000B74A9">
        <w:t xml:space="preserve"> </w:t>
      </w:r>
      <w:r w:rsidR="000837ED">
        <w:rPr>
          <w:noProof/>
          <w:position w:val="-14"/>
          <w:lang w:eastAsia="ru-RU"/>
        </w:rPr>
        <w:drawing>
          <wp:inline distT="0" distB="0" distL="0" distR="0">
            <wp:extent cx="387985" cy="226695"/>
            <wp:effectExtent l="0" t="0" r="0" b="0"/>
            <wp:docPr id="101"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64"/>
                    <a:srcRect/>
                    <a:stretch>
                      <a:fillRect/>
                    </a:stretch>
                  </pic:blipFill>
                  <pic:spPr bwMode="auto">
                    <a:xfrm>
                      <a:off x="0" y="0"/>
                      <a:ext cx="387985" cy="226695"/>
                    </a:xfrm>
                    <a:prstGeom prst="rect">
                      <a:avLst/>
                    </a:prstGeom>
                    <a:noFill/>
                    <a:ln w="9525">
                      <a:noFill/>
                      <a:miter lim="800000"/>
                      <a:headEnd/>
                      <a:tailEnd/>
                    </a:ln>
                  </pic:spPr>
                </pic:pic>
              </a:graphicData>
            </a:graphic>
          </wp:inline>
        </w:drawing>
      </w:r>
      <w:r w:rsidRPr="00BD5877">
        <w:t xml:space="preserve"> </w:t>
      </w:r>
      <w:r>
        <w:rPr>
          <w:iCs/>
        </w:rPr>
        <w:t xml:space="preserve">— </w:t>
      </w:r>
      <w:r>
        <w:t>молекулярн</w:t>
      </w:r>
      <w:r w:rsidR="0031068A">
        <w:t>ая</w:t>
      </w:r>
      <w:r>
        <w:t xml:space="preserve"> </w:t>
      </w:r>
      <w:r w:rsidR="0031068A">
        <w:t>масса</w:t>
      </w:r>
      <w:r>
        <w:t xml:space="preserve"> пара,</w:t>
      </w:r>
      <w:r w:rsidR="006B2137">
        <w:t xml:space="preserve"> </w:t>
      </w:r>
      <w:r w:rsidR="000837ED">
        <w:rPr>
          <w:noProof/>
          <w:position w:val="-14"/>
          <w:lang w:eastAsia="ru-RU"/>
        </w:rPr>
        <w:drawing>
          <wp:inline distT="0" distB="0" distL="0" distR="0">
            <wp:extent cx="402590" cy="219710"/>
            <wp:effectExtent l="19050" t="0" r="0" b="0"/>
            <wp:docPr id="10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65"/>
                    <a:srcRect/>
                    <a:stretch>
                      <a:fillRect/>
                    </a:stretch>
                  </pic:blipFill>
                  <pic:spPr bwMode="auto">
                    <a:xfrm>
                      <a:off x="0" y="0"/>
                      <a:ext cx="402590" cy="219710"/>
                    </a:xfrm>
                    <a:prstGeom prst="rect">
                      <a:avLst/>
                    </a:prstGeom>
                    <a:noFill/>
                    <a:ln w="9525">
                      <a:noFill/>
                      <a:miter lim="800000"/>
                      <a:headEnd/>
                      <a:tailEnd/>
                    </a:ln>
                  </pic:spPr>
                </pic:pic>
              </a:graphicData>
            </a:graphic>
          </wp:inline>
        </w:drawing>
      </w:r>
      <w:r w:rsidR="0031068A">
        <w:t xml:space="preserve"> </w:t>
      </w:r>
      <w:r w:rsidR="0031068A">
        <w:rPr>
          <w:iCs/>
        </w:rPr>
        <w:t>—</w:t>
      </w:r>
      <w:r w:rsidR="009A194E">
        <w:t xml:space="preserve"> эффективная молекулярная масса неконденсируемых газов</w:t>
      </w:r>
      <w:r w:rsidR="006B2137">
        <w:t>, вычисляемая по соотношению:</w:t>
      </w:r>
    </w:p>
    <w:tbl>
      <w:tblPr>
        <w:tblW w:w="9206" w:type="dxa"/>
        <w:tblInd w:w="648" w:type="dxa"/>
        <w:tblLook w:val="01E0" w:firstRow="1" w:lastRow="1" w:firstColumn="1" w:lastColumn="1" w:noHBand="0" w:noVBand="0"/>
      </w:tblPr>
      <w:tblGrid>
        <w:gridCol w:w="7930"/>
        <w:gridCol w:w="1276"/>
      </w:tblGrid>
      <w:tr w:rsidR="000B74A9" w:rsidRPr="00295FE1" w:rsidTr="00C360EF">
        <w:tc>
          <w:tcPr>
            <w:tcW w:w="7959" w:type="dxa"/>
            <w:vAlign w:val="center"/>
          </w:tcPr>
          <w:p w:rsidR="000B74A9" w:rsidRPr="003B21BA" w:rsidRDefault="000837ED" w:rsidP="00C360EF">
            <w:pPr>
              <w:pStyle w:val="1-6"/>
              <w:ind w:firstLine="203"/>
              <w:rPr>
                <w:lang w:val="en-US"/>
              </w:rPr>
            </w:pPr>
            <w:r>
              <w:rPr>
                <w:noProof/>
                <w:position w:val="-48"/>
              </w:rPr>
              <w:drawing>
                <wp:inline distT="0" distB="0" distL="0" distR="0">
                  <wp:extent cx="1141095" cy="673100"/>
                  <wp:effectExtent l="19050" t="0" r="0" b="0"/>
                  <wp:docPr id="103" name="Рисунок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9"/>
                          <pic:cNvPicPr>
                            <a:picLocks noChangeAspect="1" noChangeArrowheads="1"/>
                          </pic:cNvPicPr>
                        </pic:nvPicPr>
                        <pic:blipFill>
                          <a:blip r:embed="rId166"/>
                          <a:srcRect/>
                          <a:stretch>
                            <a:fillRect/>
                          </a:stretch>
                        </pic:blipFill>
                        <pic:spPr bwMode="auto">
                          <a:xfrm>
                            <a:off x="0" y="0"/>
                            <a:ext cx="1141095" cy="673100"/>
                          </a:xfrm>
                          <a:prstGeom prst="rect">
                            <a:avLst/>
                          </a:prstGeom>
                          <a:noFill/>
                          <a:ln w="9525">
                            <a:noFill/>
                            <a:miter lim="800000"/>
                            <a:headEnd/>
                            <a:tailEnd/>
                          </a:ln>
                        </pic:spPr>
                      </pic:pic>
                    </a:graphicData>
                  </a:graphic>
                </wp:inline>
              </w:drawing>
            </w:r>
          </w:p>
        </w:tc>
        <w:tc>
          <w:tcPr>
            <w:tcW w:w="1247" w:type="dxa"/>
            <w:vAlign w:val="center"/>
          </w:tcPr>
          <w:p w:rsidR="000B74A9" w:rsidRPr="004C54D2" w:rsidRDefault="000B74A9" w:rsidP="00C360EF">
            <w:pPr>
              <w:pStyle w:val="affffffffff"/>
            </w:pPr>
            <w:bookmarkStart w:id="916" w:name="_Ref470519474"/>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917" w:author="Tsaun" w:date="2017-02-22T15:30:00Z">
              <w:r w:rsidR="00226569">
                <w:rPr>
                  <w:noProof/>
                </w:rPr>
                <w:t>22</w:t>
              </w:r>
            </w:ins>
            <w:ins w:id="918" w:author="Томащик" w:date="2017-01-19T16:46:00Z">
              <w:del w:id="919" w:author="Tsaun" w:date="2017-02-22T15:29:00Z">
                <w:r w:rsidR="002F5999" w:rsidDel="00226569">
                  <w:rPr>
                    <w:noProof/>
                  </w:rPr>
                  <w:delText>22</w:delText>
                </w:r>
              </w:del>
            </w:ins>
            <w:del w:id="920" w:author="Tsaun" w:date="2017-02-22T15:29:00Z">
              <w:r w:rsidR="00B04480" w:rsidRPr="004C54D2" w:rsidDel="00226569">
                <w:rPr>
                  <w:noProof/>
                </w:rPr>
                <w:delText>21</w:delText>
              </w:r>
            </w:del>
            <w:r w:rsidR="00FF21EC" w:rsidRPr="004C54D2">
              <w:fldChar w:fldCharType="end"/>
            </w:r>
            <w:r w:rsidRPr="004C54D2">
              <w:t>)</w:t>
            </w:r>
            <w:bookmarkEnd w:id="916"/>
          </w:p>
        </w:tc>
      </w:tr>
    </w:tbl>
    <w:p w:rsidR="0031068A" w:rsidRDefault="006B2137" w:rsidP="006B2137">
      <w:pPr>
        <w:ind w:firstLine="0"/>
      </w:pPr>
      <w:r w:rsidRPr="006B2137">
        <w:t>где</w:t>
      </w:r>
      <w:r>
        <w:rPr>
          <w:i/>
        </w:rPr>
        <w:t xml:space="preserve"> </w:t>
      </w:r>
      <w:r w:rsidR="0031068A">
        <w:rPr>
          <w:i/>
        </w:rPr>
        <w:t>X</w:t>
      </w:r>
      <w:r w:rsidR="0031068A">
        <w:rPr>
          <w:i/>
          <w:vertAlign w:val="subscript"/>
        </w:rPr>
        <w:t>i</w:t>
      </w:r>
      <w:r w:rsidR="0031068A" w:rsidRPr="000C1BC0">
        <w:t xml:space="preserve"> — </w:t>
      </w:r>
      <w:r w:rsidR="009A194E">
        <w:t xml:space="preserve">молярная доля </w:t>
      </w:r>
      <w:r w:rsidR="009A194E">
        <w:rPr>
          <w:lang w:val="en-US"/>
        </w:rPr>
        <w:t>i</w:t>
      </w:r>
      <w:r w:rsidR="009A194E" w:rsidRPr="006B3406">
        <w:t>-</w:t>
      </w:r>
      <w:r w:rsidR="007F224C">
        <w:t xml:space="preserve">ого </w:t>
      </w:r>
      <w:r>
        <w:t xml:space="preserve">неконденсируемого газа, </w:t>
      </w:r>
      <w:r w:rsidR="000837ED">
        <w:rPr>
          <w:noProof/>
          <w:position w:val="-10"/>
          <w:lang w:eastAsia="ru-RU"/>
        </w:rPr>
        <w:drawing>
          <wp:inline distT="0" distB="0" distL="0" distR="0">
            <wp:extent cx="212090" cy="190500"/>
            <wp:effectExtent l="19050" t="0" r="0" b="0"/>
            <wp:docPr id="10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7"/>
                    <a:srcRect/>
                    <a:stretch>
                      <a:fillRect/>
                    </a:stretch>
                  </pic:blipFill>
                  <pic:spPr bwMode="auto">
                    <a:xfrm>
                      <a:off x="0" y="0"/>
                      <a:ext cx="212090" cy="190500"/>
                    </a:xfrm>
                    <a:prstGeom prst="rect">
                      <a:avLst/>
                    </a:prstGeom>
                    <a:noFill/>
                    <a:ln w="9525">
                      <a:noFill/>
                      <a:miter lim="800000"/>
                      <a:headEnd/>
                      <a:tailEnd/>
                    </a:ln>
                  </pic:spPr>
                </pic:pic>
              </a:graphicData>
            </a:graphic>
          </wp:inline>
        </w:drawing>
      </w:r>
      <w:r w:rsidR="007F224C">
        <w:t xml:space="preserve"> - молекулярная масса</w:t>
      </w:r>
      <w:r w:rsidR="0031068A">
        <w:t xml:space="preserve"> </w:t>
      </w:r>
      <w:r w:rsidR="007F224C">
        <w:rPr>
          <w:lang w:val="en-US"/>
        </w:rPr>
        <w:t>i</w:t>
      </w:r>
      <w:r w:rsidR="007F224C" w:rsidRPr="006B3406">
        <w:t>-</w:t>
      </w:r>
      <w:r w:rsidR="007F224C">
        <w:t xml:space="preserve">ого </w:t>
      </w:r>
      <w:r>
        <w:t>неконденсируемого газа</w:t>
      </w:r>
      <w:r w:rsidR="0031068A">
        <w:t>.</w:t>
      </w:r>
    </w:p>
    <w:p w:rsidR="00735F0E" w:rsidRPr="006B3406" w:rsidRDefault="00735F0E" w:rsidP="0031068A">
      <w:r>
        <w:t xml:space="preserve">Формула </w:t>
      </w:r>
      <w:r w:rsidR="00FF21EC">
        <w:fldChar w:fldCharType="begin"/>
      </w:r>
      <w:r w:rsidR="00E5197B">
        <w:instrText xml:space="preserve"> REF _Ref470517746 \h </w:instrText>
      </w:r>
      <w:r w:rsidR="00FF21EC">
        <w:fldChar w:fldCharType="separate"/>
      </w:r>
      <w:ins w:id="921" w:author="Tsaun" w:date="2017-02-22T15:30:00Z">
        <w:r w:rsidR="00226569" w:rsidRPr="004C54D2">
          <w:t>(</w:t>
        </w:r>
        <w:r w:rsidR="00226569">
          <w:rPr>
            <w:noProof/>
          </w:rPr>
          <w:t>1</w:t>
        </w:r>
        <w:r w:rsidR="00226569" w:rsidRPr="004C54D2">
          <w:t>.</w:t>
        </w:r>
        <w:r w:rsidR="00226569">
          <w:rPr>
            <w:noProof/>
          </w:rPr>
          <w:t>21</w:t>
        </w:r>
        <w:r w:rsidR="00226569" w:rsidRPr="004C54D2">
          <w:t>)</w:t>
        </w:r>
      </w:ins>
      <w:ins w:id="922" w:author="Томащик" w:date="2017-01-19T16:46:00Z">
        <w:del w:id="923"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21</w:delText>
          </w:r>
          <w:r w:rsidR="002F5999" w:rsidRPr="004C54D2" w:rsidDel="00226569">
            <w:delText>)</w:delText>
          </w:r>
        </w:del>
      </w:ins>
      <w:del w:id="924"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20</w:delText>
        </w:r>
        <w:r w:rsidR="00B04480" w:rsidRPr="002E146E" w:rsidDel="00226569">
          <w:delText>)</w:delText>
        </w:r>
      </w:del>
      <w:r w:rsidR="00FF21EC">
        <w:fldChar w:fldCharType="end"/>
      </w:r>
      <w:r>
        <w:t xml:space="preserve"> пригодна как </w:t>
      </w:r>
      <w:r w:rsidR="001B5ACE">
        <w:t>для свободномолекулярного, так и для континуального режимов течения [</w:t>
      </w:r>
      <w:r w:rsidR="00FF21EC">
        <w:rPr>
          <w:highlight w:val="yellow"/>
        </w:rPr>
        <w:fldChar w:fldCharType="begin"/>
      </w:r>
      <w:r w:rsidR="000B74A9">
        <w:instrText xml:space="preserve"> REF _Ref470505623 \n \h </w:instrText>
      </w:r>
      <w:r w:rsidR="00FF21EC">
        <w:rPr>
          <w:highlight w:val="yellow"/>
        </w:rPr>
      </w:r>
      <w:r w:rsidR="00FF21EC">
        <w:rPr>
          <w:highlight w:val="yellow"/>
        </w:rPr>
        <w:fldChar w:fldCharType="separate"/>
      </w:r>
      <w:ins w:id="925" w:author="Tsaun" w:date="2017-02-22T15:30:00Z">
        <w:r w:rsidR="00226569">
          <w:t>123</w:t>
        </w:r>
      </w:ins>
      <w:ins w:id="926" w:author="Томащик" w:date="2017-01-19T16:46:00Z">
        <w:del w:id="927" w:author="Tsaun" w:date="2017-02-22T15:29:00Z">
          <w:r w:rsidR="002F5999" w:rsidDel="00226569">
            <w:delText>123</w:delText>
          </w:r>
        </w:del>
      </w:ins>
      <w:del w:id="928" w:author="Tsaun" w:date="2017-02-22T15:29:00Z">
        <w:r w:rsidR="00ED7A3A" w:rsidDel="00226569">
          <w:delText>124</w:delText>
        </w:r>
      </w:del>
      <w:r w:rsidR="00FF21EC">
        <w:rPr>
          <w:highlight w:val="yellow"/>
        </w:rPr>
        <w:fldChar w:fldCharType="end"/>
      </w:r>
      <w:r w:rsidR="001B5ACE">
        <w:t>].</w:t>
      </w:r>
    </w:p>
    <w:p w:rsidR="0090448D" w:rsidRPr="002C22D9" w:rsidRDefault="0090448D" w:rsidP="00CF0079">
      <w:pPr>
        <w:pStyle w:val="30"/>
      </w:pPr>
      <w:bookmarkStart w:id="929" w:name="_Toc435020747"/>
      <w:bookmarkStart w:id="930" w:name="_Toc436731470"/>
      <w:bookmarkStart w:id="931" w:name="_Toc438331036"/>
      <w:bookmarkStart w:id="932" w:name="_Toc470520358"/>
      <w:r>
        <w:t>Модель осаждения аэрозолей за счет инерции</w:t>
      </w:r>
      <w:bookmarkEnd w:id="929"/>
      <w:bookmarkEnd w:id="930"/>
      <w:bookmarkEnd w:id="931"/>
      <w:r>
        <w:t xml:space="preserve"> (влияние гибов)</w:t>
      </w:r>
      <w:bookmarkEnd w:id="932"/>
    </w:p>
    <w:p w:rsidR="0090448D" w:rsidRPr="00503BBE" w:rsidRDefault="0090448D" w:rsidP="0090448D">
      <w:pPr>
        <w:pStyle w:val="af3"/>
      </w:pPr>
      <w:r w:rsidRPr="00503BBE">
        <w:t>В процессе движения по изогнутым участкам труб поток аэрозолей меняет направление, и на частицы действует сила инерции. Аэрозольные частицы большой массы могут выходить за линии тока, сталкиваться со стенками трубы и, таким образом, оседать на них. Частицы меньшей массы могут точно следовать линиям тока и проходить через гиб трубы</w:t>
      </w:r>
      <w:r>
        <w:t>,</w:t>
      </w:r>
      <w:r w:rsidRPr="00503BBE">
        <w:t xml:space="preserve"> не осаждаясь. Чем больше скорость несущего потока, тем больше частиц отклонятся от линий тока и испытают соударение со стенкой гиба. Этот процесс имеет много общего с гравитационным осаждением.</w:t>
      </w:r>
    </w:p>
    <w:p w:rsidR="00CD63E2" w:rsidRDefault="0090448D" w:rsidP="00CD63E2">
      <w:pPr>
        <w:pStyle w:val="af3"/>
      </w:pPr>
      <w:r>
        <w:t xml:space="preserve">В РУ ВВЭР этот эффект </w:t>
      </w:r>
      <w:r w:rsidRPr="00503BBE">
        <w:t xml:space="preserve">осаждения аэрозолей в гибах </w:t>
      </w:r>
      <w:r>
        <w:t>может интенсивно проявляться в сценариях, где парогазовая смесь циркулирует через теплообменные трубки парогенераторов</w:t>
      </w:r>
      <w:r w:rsidRPr="00503BBE">
        <w:t>.</w:t>
      </w:r>
    </w:p>
    <w:p w:rsidR="0090448D" w:rsidRPr="00A907CF" w:rsidRDefault="0090448D" w:rsidP="0090448D">
      <w:pPr>
        <w:pStyle w:val="affffffff0"/>
      </w:pPr>
      <w:r>
        <w:t xml:space="preserve">По аналогии с осаждением аэрозолей за счет гравитации, скорость осаждения частицы за счет центробежной силы, возникающей при обтекании криволинейной поверхности, или в </w:t>
      </w:r>
      <w:r w:rsidRPr="00C833DF">
        <w:t xml:space="preserve">закрученном потоке </w:t>
      </w:r>
      <w:r w:rsidR="00CD63E2">
        <w:t xml:space="preserve">в модуле ПРОФИТ </w:t>
      </w:r>
      <w:r w:rsidRPr="00C833DF">
        <w:t xml:space="preserve">определяется </w:t>
      </w:r>
      <w:commentRangeStart w:id="933"/>
      <w:r w:rsidRPr="00C833DF">
        <w:t>как [</w:t>
      </w:r>
      <w:r w:rsidR="00FC3070">
        <w:fldChar w:fldCharType="begin"/>
      </w:r>
      <w:r w:rsidR="00FC3070">
        <w:instrText xml:space="preserve"> REF _Ref295468092 \r \h  \* MERGEFORMAT </w:instrText>
      </w:r>
      <w:r w:rsidR="00FC3070">
        <w:fldChar w:fldCharType="separate"/>
      </w:r>
      <w:ins w:id="934" w:author="Tsaun" w:date="2017-02-22T15:30:00Z">
        <w:r w:rsidR="00226569">
          <w:t>86</w:t>
        </w:r>
      </w:ins>
      <w:ins w:id="935" w:author="Томащик" w:date="2017-01-19T16:46:00Z">
        <w:del w:id="936" w:author="Tsaun" w:date="2017-02-22T15:29:00Z">
          <w:r w:rsidR="002F5999" w:rsidDel="00226569">
            <w:delText>86</w:delText>
          </w:r>
        </w:del>
      </w:ins>
      <w:del w:id="937" w:author="Tsaun" w:date="2017-02-22T15:29:00Z">
        <w:r w:rsidR="00ED7A3A" w:rsidDel="00226569">
          <w:delText>87</w:delText>
        </w:r>
      </w:del>
      <w:r w:rsidR="00FC3070">
        <w:fldChar w:fldCharType="end"/>
      </w:r>
      <w:r w:rsidRPr="00C833DF">
        <w:t>]:</w:t>
      </w:r>
      <w:commentRangeEnd w:id="933"/>
      <w:r w:rsidR="00CF0079">
        <w:rPr>
          <w:rStyle w:val="afffffd"/>
          <w:lang w:val="en-US"/>
        </w:rPr>
        <w:commentReference w:id="933"/>
      </w:r>
    </w:p>
    <w:tbl>
      <w:tblPr>
        <w:tblW w:w="8788" w:type="dxa"/>
        <w:tblInd w:w="959" w:type="dxa"/>
        <w:tblLook w:val="00A0" w:firstRow="1" w:lastRow="0" w:firstColumn="1" w:lastColumn="0" w:noHBand="0" w:noVBand="0"/>
      </w:tblPr>
      <w:tblGrid>
        <w:gridCol w:w="7512"/>
        <w:gridCol w:w="1276"/>
      </w:tblGrid>
      <w:tr w:rsidR="000B74A9" w:rsidRPr="00295FE1" w:rsidTr="000B74A9">
        <w:tc>
          <w:tcPr>
            <w:tcW w:w="7796" w:type="dxa"/>
            <w:vAlign w:val="center"/>
          </w:tcPr>
          <w:p w:rsidR="000B74A9" w:rsidRPr="00A907CF" w:rsidRDefault="00FC3070" w:rsidP="009D6252">
            <w:pPr>
              <w:pStyle w:val="afffff2"/>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CR</m:t>
                    </m:r>
                  </m:sub>
                </m:sSub>
                <m:r>
                  <m:rPr>
                    <m:sty m:val="p"/>
                  </m:rPr>
                  <w:rPr>
                    <w:rFonts w:ascii="Cambria Math" w:hAnsi="Cambria Math"/>
                  </w:rPr>
                  <m:t>=</m:t>
                </m:r>
                <m:r>
                  <w:rPr>
                    <w:rFonts w:ascii="Cambria Math" w:hAnsi="Cambria Math"/>
                  </w:rPr>
                  <m:t>k</m:t>
                </m:r>
                <m:f>
                  <m:fPr>
                    <m:ctrlPr>
                      <w:rPr>
                        <w:rFonts w:ascii="Cambria Math" w:hAnsi="Cambria Math"/>
                      </w:rPr>
                    </m:ctrlPr>
                  </m:fPr>
                  <m:num>
                    <m:r>
                      <w:rPr>
                        <w:rFonts w:ascii="Cambria Math" w:hAnsi="Cambria Math"/>
                      </w:rPr>
                      <m:t>γ</m:t>
                    </m:r>
                    <m:sSub>
                      <m:sSubPr>
                        <m:ctrlPr>
                          <w:rPr>
                            <w:rFonts w:ascii="Cambria Math" w:hAnsi="Cambria Math"/>
                          </w:rPr>
                        </m:ctrlPr>
                      </m:sSubPr>
                      <m:e>
                        <m:r>
                          <w:rPr>
                            <w:rFonts w:ascii="Cambria Math" w:hAnsi="Cambria Math"/>
                          </w:rPr>
                          <m:t>τ</m:t>
                        </m:r>
                      </m:e>
                      <m:sub>
                        <m:r>
                          <w:rPr>
                            <w:rFonts w:ascii="Cambria Math" w:hAnsi="Cambria Math"/>
                          </w:rPr>
                          <m:t>P</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num>
                  <m:den>
                    <m:r>
                      <w:rPr>
                        <w:rFonts w:ascii="Cambria Math" w:hAnsi="Cambria Math"/>
                      </w:rPr>
                      <m:t>R</m:t>
                    </m:r>
                  </m:den>
                </m:f>
              </m:oMath>
            </m:oMathPara>
          </w:p>
        </w:tc>
        <w:tc>
          <w:tcPr>
            <w:tcW w:w="992" w:type="dxa"/>
            <w:vAlign w:val="center"/>
          </w:tcPr>
          <w:p w:rsidR="000B74A9" w:rsidRPr="004C54D2" w:rsidRDefault="000B74A9" w:rsidP="00C360EF">
            <w:pPr>
              <w:pStyle w:val="affffffffff"/>
            </w:pPr>
            <w:bookmarkStart w:id="938" w:name="_Ref470517799"/>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939" w:author="Tsaun" w:date="2017-02-22T15:30:00Z">
              <w:r w:rsidR="00226569">
                <w:rPr>
                  <w:noProof/>
                </w:rPr>
                <w:t>23</w:t>
              </w:r>
            </w:ins>
            <w:ins w:id="940" w:author="Томащик" w:date="2017-01-19T16:46:00Z">
              <w:del w:id="941" w:author="Tsaun" w:date="2017-02-22T15:29:00Z">
                <w:r w:rsidR="002F5999" w:rsidDel="00226569">
                  <w:rPr>
                    <w:noProof/>
                  </w:rPr>
                  <w:delText>23</w:delText>
                </w:r>
              </w:del>
            </w:ins>
            <w:del w:id="942" w:author="Tsaun" w:date="2017-02-22T15:29:00Z">
              <w:r w:rsidR="00B04480" w:rsidRPr="004C54D2" w:rsidDel="00226569">
                <w:rPr>
                  <w:noProof/>
                </w:rPr>
                <w:delText>22</w:delText>
              </w:r>
            </w:del>
            <w:r w:rsidR="00FF21EC" w:rsidRPr="004C54D2">
              <w:fldChar w:fldCharType="end"/>
            </w:r>
            <w:r w:rsidRPr="004C54D2">
              <w:t>)</w:t>
            </w:r>
            <w:bookmarkEnd w:id="938"/>
          </w:p>
        </w:tc>
      </w:tr>
    </w:tbl>
    <w:p w:rsidR="0090448D" w:rsidRPr="000B74A9" w:rsidRDefault="0090448D" w:rsidP="0090448D">
      <w:pPr>
        <w:spacing w:line="360" w:lineRule="auto"/>
        <w:ind w:firstLine="0"/>
        <w:rPr>
          <w:lang w:val="en-US"/>
        </w:rPr>
      </w:pPr>
      <w:r>
        <w:t>где</w:t>
      </w:r>
    </w:p>
    <w:tbl>
      <w:tblPr>
        <w:tblW w:w="0" w:type="auto"/>
        <w:tblInd w:w="108" w:type="dxa"/>
        <w:tblLook w:val="00A0" w:firstRow="1" w:lastRow="0" w:firstColumn="1" w:lastColumn="0" w:noHBand="0" w:noVBand="0"/>
      </w:tblPr>
      <w:tblGrid>
        <w:gridCol w:w="567"/>
        <w:gridCol w:w="8033"/>
        <w:gridCol w:w="798"/>
      </w:tblGrid>
      <w:tr w:rsidR="0090448D" w:rsidRPr="00295FE1" w:rsidTr="000B74A9">
        <w:tc>
          <w:tcPr>
            <w:tcW w:w="567" w:type="dxa"/>
            <w:vAlign w:val="center"/>
          </w:tcPr>
          <w:p w:rsidR="0090448D" w:rsidRPr="0046006B" w:rsidRDefault="000837ED" w:rsidP="005800F2">
            <w:pPr>
              <w:ind w:firstLine="0"/>
            </w:pPr>
            <w:r>
              <w:rPr>
                <w:noProof/>
                <w:lang w:eastAsia="ru-RU"/>
              </w:rPr>
              <w:drawing>
                <wp:inline distT="0" distB="0" distL="0" distR="0">
                  <wp:extent cx="175260" cy="153670"/>
                  <wp:effectExtent l="19050" t="0" r="0" b="0"/>
                  <wp:docPr id="106" name="Рисунок 2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06"/>
                          <pic:cNvPicPr>
                            <a:picLocks noChangeAspect="1" noChangeArrowheads="1"/>
                          </pic:cNvPicPr>
                        </pic:nvPicPr>
                        <pic:blipFill>
                          <a:blip r:embed="rId168"/>
                          <a:srcRect/>
                          <a:stretch>
                            <a:fillRect/>
                          </a:stretch>
                        </pic:blipFill>
                        <pic:spPr bwMode="auto">
                          <a:xfrm>
                            <a:off x="0" y="0"/>
                            <a:ext cx="175260" cy="153670"/>
                          </a:xfrm>
                          <a:prstGeom prst="rect">
                            <a:avLst/>
                          </a:prstGeom>
                          <a:noFill/>
                          <a:ln w="9525">
                            <a:noFill/>
                            <a:miter lim="800000"/>
                            <a:headEnd/>
                            <a:tailEnd/>
                          </a:ln>
                        </pic:spPr>
                      </pic:pic>
                    </a:graphicData>
                  </a:graphic>
                </wp:inline>
              </w:drawing>
            </w:r>
          </w:p>
        </w:tc>
        <w:tc>
          <w:tcPr>
            <w:tcW w:w="8033" w:type="dxa"/>
            <w:vAlign w:val="center"/>
          </w:tcPr>
          <w:p w:rsidR="0090448D" w:rsidRPr="0046006B" w:rsidRDefault="0090448D" w:rsidP="005800F2">
            <w:pPr>
              <w:pStyle w:val="1-6"/>
              <w:ind w:firstLine="53"/>
            </w:pPr>
            <w:r w:rsidRPr="0046006B">
              <w:t xml:space="preserve">скорость движения потока </w:t>
            </w:r>
          </w:p>
        </w:tc>
        <w:tc>
          <w:tcPr>
            <w:tcW w:w="798" w:type="dxa"/>
            <w:vAlign w:val="center"/>
          </w:tcPr>
          <w:p w:rsidR="0090448D" w:rsidRPr="0046006B" w:rsidRDefault="0090448D" w:rsidP="005800F2">
            <w:pPr>
              <w:pStyle w:val="1-6"/>
              <w:ind w:firstLine="0"/>
            </w:pPr>
            <w:r w:rsidRPr="0046006B">
              <w:t>м</w:t>
            </w:r>
            <w:r>
              <w:t>/с</w:t>
            </w:r>
          </w:p>
        </w:tc>
      </w:tr>
      <w:tr w:rsidR="0090448D" w:rsidRPr="00295FE1" w:rsidTr="000B74A9">
        <w:tc>
          <w:tcPr>
            <w:tcW w:w="567" w:type="dxa"/>
            <w:vAlign w:val="center"/>
          </w:tcPr>
          <w:p w:rsidR="0090448D" w:rsidRPr="0046006B" w:rsidRDefault="000837ED" w:rsidP="005800F2">
            <w:pPr>
              <w:pStyle w:val="1-6"/>
              <w:ind w:firstLine="0"/>
            </w:pPr>
            <w:r>
              <w:rPr>
                <w:noProof/>
              </w:rPr>
              <w:drawing>
                <wp:inline distT="0" distB="0" distL="0" distR="0">
                  <wp:extent cx="124460" cy="153670"/>
                  <wp:effectExtent l="19050" t="0" r="8890" b="0"/>
                  <wp:docPr id="107" name="Рисунок 2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07"/>
                          <pic:cNvPicPr>
                            <a:picLocks noChangeAspect="1" noChangeArrowheads="1"/>
                          </pic:cNvPicPr>
                        </pic:nvPicPr>
                        <pic:blipFill>
                          <a:blip r:embed="rId169"/>
                          <a:srcRect/>
                          <a:stretch>
                            <a:fillRect/>
                          </a:stretch>
                        </pic:blipFill>
                        <pic:spPr bwMode="auto">
                          <a:xfrm>
                            <a:off x="0" y="0"/>
                            <a:ext cx="124460" cy="153670"/>
                          </a:xfrm>
                          <a:prstGeom prst="rect">
                            <a:avLst/>
                          </a:prstGeom>
                          <a:noFill/>
                          <a:ln w="9525">
                            <a:noFill/>
                            <a:miter lim="800000"/>
                            <a:headEnd/>
                            <a:tailEnd/>
                          </a:ln>
                        </pic:spPr>
                      </pic:pic>
                    </a:graphicData>
                  </a:graphic>
                </wp:inline>
              </w:drawing>
            </w:r>
          </w:p>
        </w:tc>
        <w:tc>
          <w:tcPr>
            <w:tcW w:w="8033" w:type="dxa"/>
            <w:vAlign w:val="center"/>
          </w:tcPr>
          <w:p w:rsidR="00226569" w:rsidRPr="00226569" w:rsidRDefault="0090448D" w:rsidP="00226569">
            <w:pPr>
              <w:pStyle w:val="1-6"/>
              <w:ind w:firstLine="53"/>
              <w:rPr>
                <w:ins w:id="943" w:author="Tsaun" w:date="2017-02-22T15:30:00Z"/>
                <w:vanish/>
              </w:rPr>
            </w:pPr>
            <w:r>
              <w:t xml:space="preserve">средний </w:t>
            </w:r>
            <w:r w:rsidRPr="0046006B">
              <w:t xml:space="preserve">радиус </w:t>
            </w:r>
            <w:r>
              <w:t xml:space="preserve">гиба (рисунок </w:t>
            </w:r>
            <w:r w:rsidR="00FF21EC">
              <w:fldChar w:fldCharType="begin"/>
            </w:r>
            <w:r w:rsidR="00FF21EC">
              <w:instrText xml:space="preserve"> REF _Ref437514253 \h  \* MERGEFORMAT </w:instrText>
            </w:r>
            <w:r w:rsidR="00FF21EC">
              <w:fldChar w:fldCharType="separate"/>
            </w:r>
          </w:p>
          <w:p w:rsidR="00226569" w:rsidRDefault="000B5C67" w:rsidP="00226569">
            <w:pPr>
              <w:pStyle w:val="1-6"/>
              <w:ind w:firstLine="53"/>
              <w:rPr>
                <w:ins w:id="944" w:author="Tsaun" w:date="2017-02-22T15:30:00Z"/>
                <w:noProof/>
              </w:rPr>
            </w:pPr>
            <w:ins w:id="945" w:author="Tsaun" w:date="2017-02-22T15:30:00Z">
              <w:r>
                <w:rPr>
                  <w:noProof/>
                </w:rPr>
                <mc:AlternateContent>
                  <mc:Choice Requires="wps">
                    <w:drawing>
                      <wp:inline distT="0" distB="0" distL="0" distR="0">
                        <wp:extent cx="2133600" cy="1198245"/>
                        <wp:effectExtent l="0" t="0" r="0" b="0"/>
                        <wp:docPr id="5" name="AutoShap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33600" cy="119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5" o:spid="_x0000_s1026" style="width:168pt;height:9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DtgIAALo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" filled="f" stroked="f">
                        <o:lock v:ext="edit" aspectratio="t"/>
                        <w10:anchorlock/>
                      </v:rect>
                    </w:pict>
                  </mc:Fallback>
                </mc:AlternateContent>
              </w:r>
            </w:ins>
          </w:p>
          <w:p w:rsidR="0090448D" w:rsidRPr="0046006B" w:rsidRDefault="00226569" w:rsidP="000B74A9">
            <w:pPr>
              <w:pStyle w:val="1-6"/>
              <w:ind w:firstLine="53"/>
            </w:pPr>
            <w:ins w:id="946" w:author="Tsaun" w:date="2017-02-22T15:30:00Z">
              <w:r w:rsidRPr="00226569">
                <w:rPr>
                  <w:vanish/>
                </w:rPr>
                <w:t>Рисунок</w:t>
              </w:r>
              <w:r>
                <w:rPr>
                  <w:noProof/>
                </w:rPr>
                <w:t xml:space="preserve"> </w:t>
              </w:r>
              <w:r w:rsidRPr="00226569">
                <w:rPr>
                  <w:vanish/>
                </w:rPr>
                <w:t>1.1</w:t>
              </w:r>
            </w:ins>
            <w:ins w:id="947" w:author="Томащик" w:date="2017-01-19T16:46:00Z">
              <w:del w:id="948" w:author="Tsaun" w:date="2017-02-22T15:29:00Z">
                <w:r w:rsidR="002F5999" w:rsidRPr="002F5999" w:rsidDel="00226569">
                  <w:rPr>
                    <w:vanish/>
                  </w:rPr>
                  <w:delText xml:space="preserve">Рисунок </w:delText>
                </w:r>
                <w:r w:rsidR="002F5999" w:rsidDel="00226569">
                  <w:rPr>
                    <w:noProof/>
                  </w:rPr>
                  <w:delText>1.1</w:delText>
                </w:r>
              </w:del>
            </w:ins>
            <w:del w:id="949" w:author="Tsaun" w:date="2017-02-22T15:29:00Z">
              <w:r w:rsidR="00B04480" w:rsidRPr="00B04480" w:rsidDel="00226569">
                <w:rPr>
                  <w:vanish/>
                </w:rPr>
                <w:delText xml:space="preserve">Рисунок </w:delText>
              </w:r>
              <w:r w:rsidR="00B04480" w:rsidDel="00226569">
                <w:rPr>
                  <w:noProof/>
                </w:rPr>
                <w:delText>1.1</w:delText>
              </w:r>
            </w:del>
            <w:r w:rsidR="00FF21EC">
              <w:fldChar w:fldCharType="end"/>
            </w:r>
            <w:r w:rsidR="0090448D">
              <w:t>)</w:t>
            </w:r>
          </w:p>
        </w:tc>
        <w:tc>
          <w:tcPr>
            <w:tcW w:w="798" w:type="dxa"/>
            <w:vAlign w:val="center"/>
          </w:tcPr>
          <w:p w:rsidR="0090448D" w:rsidRPr="0046006B" w:rsidRDefault="0090448D" w:rsidP="005800F2">
            <w:pPr>
              <w:pStyle w:val="1-6"/>
              <w:ind w:firstLine="0"/>
            </w:pPr>
            <w:r w:rsidRPr="0046006B">
              <w:t>м</w:t>
            </w:r>
          </w:p>
        </w:tc>
      </w:tr>
      <w:tr w:rsidR="0090448D" w:rsidRPr="00295FE1" w:rsidTr="000B74A9">
        <w:tc>
          <w:tcPr>
            <w:tcW w:w="567" w:type="dxa"/>
            <w:vAlign w:val="center"/>
          </w:tcPr>
          <w:p w:rsidR="0090448D" w:rsidRPr="0046006B" w:rsidRDefault="000837ED" w:rsidP="005800F2">
            <w:pPr>
              <w:pStyle w:val="1-6"/>
              <w:ind w:firstLine="0"/>
            </w:pPr>
            <w:r>
              <w:rPr>
                <w:noProof/>
              </w:rPr>
              <w:drawing>
                <wp:inline distT="0" distB="0" distL="0" distR="0">
                  <wp:extent cx="175260" cy="175260"/>
                  <wp:effectExtent l="19050" t="0" r="0" b="0"/>
                  <wp:docPr id="108" name="Рисунок 2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13"/>
                          <pic:cNvPicPr>
                            <a:picLocks noChangeAspect="1" noChangeArrowheads="1"/>
                          </pic:cNvPicPr>
                        </pic:nvPicPr>
                        <pic:blipFill>
                          <a:blip r:embed="rId170"/>
                          <a:srcRect/>
                          <a:stretch>
                            <a:fillRect/>
                          </a:stretch>
                        </pic:blipFill>
                        <pic:spPr bwMode="auto">
                          <a:xfrm>
                            <a:off x="0" y="0"/>
                            <a:ext cx="175260" cy="175260"/>
                          </a:xfrm>
                          <a:prstGeom prst="rect">
                            <a:avLst/>
                          </a:prstGeom>
                          <a:noFill/>
                          <a:ln w="9525">
                            <a:noFill/>
                            <a:miter lim="800000"/>
                            <a:headEnd/>
                            <a:tailEnd/>
                          </a:ln>
                        </pic:spPr>
                      </pic:pic>
                    </a:graphicData>
                  </a:graphic>
                </wp:inline>
              </w:drawing>
            </w:r>
          </w:p>
        </w:tc>
        <w:tc>
          <w:tcPr>
            <w:tcW w:w="8033" w:type="dxa"/>
            <w:vAlign w:val="center"/>
          </w:tcPr>
          <w:p w:rsidR="0090448D" w:rsidRPr="0046006B" w:rsidRDefault="0090448D" w:rsidP="009F7EE0">
            <w:pPr>
              <w:pStyle w:val="1-6"/>
              <w:ind w:firstLine="53"/>
            </w:pPr>
            <w:r w:rsidRPr="0046006B">
              <w:t>коэффициент</w:t>
            </w:r>
            <w:r w:rsidRPr="00E73693">
              <w:t>,</w:t>
            </w:r>
            <w:r w:rsidRPr="0046006B">
              <w:t xml:space="preserve"> учитывающий неоднородность</w:t>
            </w:r>
            <w:r>
              <w:t xml:space="preserve"> скорости</w:t>
            </w:r>
            <w:r w:rsidRPr="0046006B">
              <w:t xml:space="preserve"> несущего потока</w:t>
            </w:r>
            <w:del w:id="950" w:author="Tsaun" w:date="2017-01-20T15:52:00Z">
              <w:r w:rsidRPr="0046006B" w:rsidDel="009F7EE0">
                <w:delText xml:space="preserve"> (</w:delText>
              </w:r>
            </w:del>
            <w:del w:id="951" w:author="Tsaun" w:date="2017-01-20T15:51:00Z">
              <w:r w:rsidRPr="0046006B" w:rsidDel="009F7EE0">
                <w:delText>подбирается из условия лучшего соответствия эксперименту)</w:delText>
              </w:r>
            </w:del>
          </w:p>
        </w:tc>
        <w:tc>
          <w:tcPr>
            <w:tcW w:w="798" w:type="dxa"/>
            <w:vAlign w:val="center"/>
          </w:tcPr>
          <w:p w:rsidR="0090448D" w:rsidRPr="0046006B" w:rsidRDefault="0090448D" w:rsidP="005800F2">
            <w:pPr>
              <w:pStyle w:val="1-6"/>
              <w:ind w:firstLine="0"/>
            </w:pPr>
          </w:p>
        </w:tc>
      </w:tr>
    </w:tbl>
    <w:p w:rsidR="0090448D" w:rsidDel="00137338" w:rsidRDefault="0090448D" w:rsidP="0090448D">
      <w:pPr>
        <w:rPr>
          <w:del w:id="952" w:author="Tsaun" w:date="2017-01-20T14:53:00Z"/>
        </w:rPr>
      </w:pPr>
    </w:p>
    <w:p w:rsidR="00444438" w:rsidDel="00137338" w:rsidRDefault="00444438" w:rsidP="0090448D">
      <w:pPr>
        <w:rPr>
          <w:del w:id="953" w:author="Tsaun" w:date="2017-01-20T14:53:00Z"/>
        </w:rPr>
      </w:pPr>
    </w:p>
    <w:p w:rsidR="0090448D" w:rsidDel="00137338" w:rsidRDefault="000B5C67" w:rsidP="00137338">
      <w:pPr>
        <w:ind w:firstLine="0"/>
        <w:jc w:val="center"/>
        <w:rPr>
          <w:del w:id="954" w:author="Tsaun" w:date="2017-01-20T14:53:00Z"/>
        </w:rPr>
      </w:pPr>
      <w:del w:id="955" w:author="Tsaun" w:date="2017-01-20T14:53:00Z">
        <w:r>
          <w:rPr>
            <w:noProof/>
            <w:lang w:eastAsia="ru-RU"/>
          </w:rPr>
          <mc:AlternateContent>
            <mc:Choice Requires="wpg">
              <w:drawing>
                <wp:inline distT="0" distB="0" distL="0" distR="0">
                  <wp:extent cx="2131695" cy="1202055"/>
                  <wp:effectExtent l="9525" t="0" r="20955" b="17145"/>
                  <wp:docPr id="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1202055"/>
                            <a:chOff x="3561" y="12153"/>
                            <a:chExt cx="3357" cy="1893"/>
                          </a:xfrm>
                        </wpg:grpSpPr>
                        <wps:wsp>
                          <wps:cNvPr id="28" name="Arc 156"/>
                          <wps:cNvSpPr>
                            <a:spLocks/>
                          </wps:cNvSpPr>
                          <wps:spPr bwMode="auto">
                            <a:xfrm>
                              <a:off x="4938" y="12228"/>
                              <a:ext cx="1980" cy="1800"/>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64 w 21600"/>
                                <a:gd name="T10" fmla="*/ 3168 h 21600"/>
                                <a:gd name="T11" fmla="*/ 18436 w 21600"/>
                                <a:gd name="T12" fmla="*/ 18432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rc 157"/>
                          <wps:cNvSpPr>
                            <a:spLocks/>
                          </wps:cNvSpPr>
                          <wps:spPr bwMode="auto">
                            <a:xfrm>
                              <a:off x="4938" y="12588"/>
                              <a:ext cx="1620" cy="1440"/>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60 w 21600"/>
                                <a:gd name="T10" fmla="*/ 3165 h 21600"/>
                                <a:gd name="T11" fmla="*/ 18440 w 21600"/>
                                <a:gd name="T12" fmla="*/ 18435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rc 158"/>
                          <wps:cNvSpPr>
                            <a:spLocks/>
                          </wps:cNvSpPr>
                          <wps:spPr bwMode="auto">
                            <a:xfrm>
                              <a:off x="4938" y="12948"/>
                              <a:ext cx="1260" cy="1080"/>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71 w 21600"/>
                                <a:gd name="T10" fmla="*/ 3160 h 21600"/>
                                <a:gd name="T11" fmla="*/ 18429 w 21600"/>
                                <a:gd name="T12" fmla="*/ 1844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159"/>
                          <wps:cNvCnPr/>
                          <wps:spPr bwMode="auto">
                            <a:xfrm>
                              <a:off x="4938" y="12228"/>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160"/>
                          <wps:cNvCnPr/>
                          <wps:spPr bwMode="auto">
                            <a:xfrm>
                              <a:off x="6198" y="1402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161"/>
                          <wps:cNvCnPr/>
                          <wps:spPr bwMode="auto">
                            <a:xfrm>
                              <a:off x="4938" y="12948"/>
                              <a:ext cx="0" cy="108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 name="Line 162"/>
                          <wps:cNvCnPr/>
                          <wps:spPr bwMode="auto">
                            <a:xfrm flipH="1">
                              <a:off x="4938" y="14028"/>
                              <a:ext cx="126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5" name="Line 163"/>
                          <wps:cNvCnPr/>
                          <wps:spPr bwMode="auto">
                            <a:xfrm flipV="1">
                              <a:off x="4938" y="12948"/>
                              <a:ext cx="1080" cy="108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AutoShape 164"/>
                          <wps:cNvSpPr>
                            <a:spLocks noChangeArrowheads="1"/>
                          </wps:cNvSpPr>
                          <wps:spPr bwMode="auto">
                            <a:xfrm>
                              <a:off x="3561" y="12419"/>
                              <a:ext cx="1178" cy="360"/>
                            </a:xfrm>
                            <a:prstGeom prst="rightArrow">
                              <a:avLst>
                                <a:gd name="adj1" fmla="val 50000"/>
                                <a:gd name="adj2" fmla="val 818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7" name="Line 165"/>
                          <wps:cNvCnPr/>
                          <wps:spPr bwMode="auto">
                            <a:xfrm flipV="1">
                              <a:off x="6018" y="13222"/>
                              <a:ext cx="720" cy="36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8" name="Arc 166"/>
                          <wps:cNvSpPr>
                            <a:spLocks/>
                          </wps:cNvSpPr>
                          <wps:spPr bwMode="auto">
                            <a:xfrm>
                              <a:off x="4938" y="13732"/>
                              <a:ext cx="292" cy="314"/>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81 w 21600"/>
                                <a:gd name="T10" fmla="*/ 3164 h 21600"/>
                                <a:gd name="T11" fmla="*/ 18419 w 21600"/>
                                <a:gd name="T12" fmla="*/ 18436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6350">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Text Box 167"/>
                          <wps:cNvSpPr txBox="1">
                            <a:spLocks noChangeArrowheads="1"/>
                          </wps:cNvSpPr>
                          <wps:spPr bwMode="auto">
                            <a:xfrm>
                              <a:off x="3877" y="12153"/>
                              <a:ext cx="279"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E41613" w:rsidRDefault="00226569" w:rsidP="0090448D">
                                <w:pPr>
                                  <w:ind w:firstLine="0"/>
                                  <w:rPr>
                                    <w:b/>
                                    <w:lang w:val="en-US"/>
                                  </w:rPr>
                                </w:pPr>
                                <w:r w:rsidRPr="00E41613">
                                  <w:rPr>
                                    <w:b/>
                                  </w:rPr>
                                  <w:t>U</w:t>
                                </w:r>
                              </w:p>
                            </w:txbxContent>
                          </wps:txbx>
                          <wps:bodyPr rot="0" vert="horz" wrap="square" lIns="0" tIns="0" rIns="0" bIns="0" anchor="t" anchorCtr="0" upright="1">
                            <a:noAutofit/>
                          </wps:bodyPr>
                        </wps:wsp>
                        <wps:wsp>
                          <wps:cNvPr id="240" name="Text Box 168"/>
                          <wps:cNvSpPr txBox="1">
                            <a:spLocks noChangeArrowheads="1"/>
                          </wps:cNvSpPr>
                          <wps:spPr bwMode="auto">
                            <a:xfrm>
                              <a:off x="5134" y="13164"/>
                              <a:ext cx="258" cy="3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2558D7" w:rsidRDefault="00226569" w:rsidP="0090448D">
                                <w:pPr>
                                  <w:ind w:firstLine="0"/>
                                  <w:rPr>
                                    <w:b/>
                                    <w:lang w:val="en-US"/>
                                  </w:rPr>
                                </w:pPr>
                                <w:r>
                                  <w:rPr>
                                    <w:b/>
                                  </w:rPr>
                                  <w:t>R</w:t>
                                </w:r>
                              </w:p>
                            </w:txbxContent>
                          </wps:txbx>
                          <wps:bodyPr rot="0" vert="horz" wrap="square" lIns="0" tIns="0" rIns="0" bIns="0" anchor="t" anchorCtr="0" upright="1">
                            <a:noAutofit/>
                          </wps:bodyPr>
                        </wps:wsp>
                        <wps:wsp>
                          <wps:cNvPr id="241" name="Text Box 169"/>
                          <wps:cNvSpPr txBox="1">
                            <a:spLocks noChangeArrowheads="1"/>
                          </wps:cNvSpPr>
                          <wps:spPr bwMode="auto">
                            <a:xfrm>
                              <a:off x="5302" y="13687"/>
                              <a:ext cx="301" cy="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E41613" w:rsidRDefault="00226569" w:rsidP="0090448D">
                                <w:pPr>
                                  <w:ind w:firstLine="0"/>
                                  <w:rPr>
                                    <w:b/>
                                    <w:lang w:val="en-US"/>
                                  </w:rPr>
                                </w:pPr>
                                <w:r>
                                  <w:rPr>
                                    <w:b/>
                                  </w:rPr>
                                  <w:t>α</w:t>
                                </w:r>
                              </w:p>
                            </w:txbxContent>
                          </wps:txbx>
                          <wps:bodyPr rot="0" vert="horz" wrap="square" lIns="0" tIns="0" rIns="0" bIns="0" anchor="t" anchorCtr="0" upright="1">
                            <a:noAutofit/>
                          </wps:bodyPr>
                        </wps:wsp>
                        <wps:wsp>
                          <wps:cNvPr id="242" name="Text Box 170"/>
                          <wps:cNvSpPr txBox="1">
                            <a:spLocks noChangeArrowheads="1"/>
                          </wps:cNvSpPr>
                          <wps:spPr bwMode="auto">
                            <a:xfrm>
                              <a:off x="6394" y="13450"/>
                              <a:ext cx="298" cy="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E41613" w:rsidRDefault="00226569" w:rsidP="0090448D">
                                <w:pPr>
                                  <w:ind w:firstLine="0"/>
                                  <w:rPr>
                                    <w:b/>
                                    <w:lang w:val="en-US"/>
                                  </w:rPr>
                                </w:pPr>
                                <w:r>
                                  <w:rPr>
                                    <w:b/>
                                  </w:rPr>
                                  <w:t>D</w:t>
                                </w:r>
                              </w:p>
                            </w:txbxContent>
                          </wps:txbx>
                          <wps:bodyPr rot="0" vert="horz" wrap="square" lIns="0" tIns="0" rIns="0" bIns="0" anchor="t" anchorCtr="0" upright="1">
                            <a:noAutofit/>
                          </wps:bodyPr>
                        </wps:wsp>
                      </wpg:wgp>
                    </a:graphicData>
                  </a:graphic>
                </wp:inline>
              </w:drawing>
            </mc:Choice>
            <mc:Fallback>
              <w:pict>
                <v:group id="Group 2" o:spid="_x0000_s1026" style="width:167.85pt;height:94.65pt;mso-position-horizontal-relative:char;mso-position-vertical-relative:line" coordorigin="3561,12153" coordsize="3357,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">
                  <v:shape id="Arc 156" o:spid="_x0000_s1027" style="position:absolute;left:4938;top:12228;width:1980;height:180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wHMEA&#10;AADbAAAADwAAAGRycy9kb3ducmV2LnhtbERPy4rCMBTdC/5DuIIb0VQXg1SjiA8QdDHWBy4vzbWt&#10;Njelidr5+8lCcHk47+m8MaV4Ue0KywqGgwgEcWp1wZmC03HTH4NwHlljaZkU/JGD+azdmmKs7ZsP&#10;9Ep8JkIIuxgV5N5XsZQuzcmgG9iKOHA3Wxv0AdaZ1DW+Q7gp5SiKfqTBgkNDjhUtc0ofydMo2N30&#10;yu56vNb3y3O/OvwOr0l1VqrbaRYTEJ4a/xV/3FutYBTGhi/hB8j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YMBzBAAAA2wAAAA8AAAAAAAAAAAAAAAAAmAIAAGRycy9kb3du&#10;cmV2LnhtbFBLBQYAAAAABAAEAPUAAACGAwAAAAA=&#10;" path="m-1,nfc11929,,21600,9670,21600,21600em-1,nsc11929,,21600,9670,21600,21600l,21600,-1,xe" filled="f" strokeweight="2pt">
                    <v:path arrowok="t" o:extrusionok="f" o:connecttype="custom" o:connectlocs="0,0;0,0;0,0" o:connectangles="0,0,0" textboxrect="3164,3168,18436,18432"/>
                  </v:shape>
                  <v:shape id="Arc 157" o:spid="_x0000_s1028" style="position:absolute;left:4938;top:12588;width:1620;height:144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nGsMA&#10;AADbAAAADwAAAGRycy9kb3ducmV2LnhtbESPQWvCQBSE7wX/w/IEL6XZGFoxqatYQeip1Oihx0f2&#10;mYRm34bdbRL/vVso9DjMzDfMZjeZTgzkfGtZwTJJQRBXVrdcK7icj09rED4ga+wsk4IbedhtZw8b&#10;LLQd+URDGWoRIewLVNCE0BdS+qohgz6xPXH0rtYZDFG6WmqHY4SbTmZpupIGW44LDfZ0aKj6Ln+M&#10;gvKDq4kfP1NLt7fnr/GqX9jlSi3m0/4VRKAp/If/2u9aQZbD75f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HnGsMAAADbAAAADwAAAAAAAAAAAAAAAACYAgAAZHJzL2Rv&#10;d25yZXYueG1sUEsFBgAAAAAEAAQA9QAAAIgDAAAAAA==&#10;" path="m-1,nfc11929,,21600,9670,21600,21600em-1,nsc11929,,21600,9670,21600,21600l,21600,-1,xe" filled="f" strokeweight=".5pt">
                    <v:stroke dashstyle="dash"/>
                    <v:path arrowok="t" o:extrusionok="f" o:connecttype="custom" o:connectlocs="0,0;0,0;0,0" o:connectangles="0,0,0" textboxrect="3160,3165,18440,18435"/>
                  </v:shape>
                  <v:shape id="Arc 158" o:spid="_x0000_s1029" style="position:absolute;left:4938;top:12948;width:1260;height:10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qx8EA&#10;AADbAAAADwAAAGRycy9kb3ducmV2LnhtbERPy4rCMBTdC/5DuIIb0VQHRKpRRGdgwFlofeDy0lzb&#10;anNTmqidvzcLweXhvGeLxpTiQbUrLCsYDiIQxKnVBWcKDvuf/gSE88gaS8uk4J8cLObt1gxjbZ+8&#10;o0fiMxFC2MWoIPe+iqV0aU4G3cBWxIG72NqgD7DOpK7xGcJNKUdRNJYGCw4NOVa0yim9JXejYHPR&#10;a7vp8be+nu5/6912eE6qo1LdTrOcgvDU+I/47f7VCr7C+vAl/AA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3qsfBAAAA2wAAAA8AAAAAAAAAAAAAAAAAmAIAAGRycy9kb3du&#10;cmV2LnhtbFBLBQYAAAAABAAEAPUAAACGAwAAAAA=&#10;" path="m-1,nfc11929,,21600,9670,21600,21600em-1,nsc11929,,21600,9670,21600,21600l,21600,-1,xe" filled="f" strokeweight="2pt">
                    <v:path arrowok="t" o:extrusionok="f" o:connecttype="custom" o:connectlocs="0,0;0,0;0,0" o:connectangles="0,0,0" textboxrect="3171,3160,18429,18440"/>
                  </v:shape>
                  <v:line id="Line 159" o:spid="_x0000_s1030" style="position:absolute;visibility:visible;mso-wrap-style:square" from="4938,12228" to="4938,12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jsAAAADcAAAADwAAAGRycy9kb3ducmV2LnhtbESPwQrCMBBE74L/EFbwpqmK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2Ko7AAAAA3AAAAA8AAAAAAAAAAAAAAAAA&#10;oQIAAGRycy9kb3ducmV2LnhtbFBLBQYAAAAABAAEAPkAAACOAwAAAAA=&#10;" strokeweight="2pt"/>
                  <v:line id="Line 160" o:spid="_x0000_s1031" style="position:absolute;visibility:visible;mso-wrap-style:square" from="6198,14028" to="691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0+cMAAADcAAAADwAAAGRycy9kb3ducmV2LnhtbESPQWvCQBSE7wX/w/IEb83GS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ktPnDAAAA3AAAAA8AAAAAAAAAAAAA&#10;AAAAoQIAAGRycy9kb3ducmV2LnhtbFBLBQYAAAAABAAEAPkAAACRAwAAAAA=&#10;" strokeweight="2pt"/>
                  <v:line id="Line 161" o:spid="_x0000_s1032" style="position:absolute;visibility:visible;mso-wrap-style:square" from="4938,12948" to="493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cbcMAAADcAAAADwAAAGRycy9kb3ducmV2LnhtbESPT4vCMBTE7wt+h/AEL7KmKv6hGkUF&#10;QQ+K6y6eH82zLTYvpYm1fnsjCHscZuY3zHzZmELUVLncsoJ+LwJBnFidc6rg73f7PQXhPLLGwjIp&#10;eJKD5aL1NcdY2wf/UH32qQgQdjEqyLwvYyldkpFB17MlcfCutjLog6xSqSt8BLgp5CCKxtJgzmEh&#10;w5I2GSW3890oYOpe0kPBpYmayX59usjJ6Fgr1Wk3qxkIT43/D3/aO61gMBzC+0w4An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o3G3DAAAA3AAAAA8AAAAAAAAAAAAA&#10;AAAAoQIAAGRycy9kb3ducmV2LnhtbFBLBQYAAAAABAAEAPkAAACRAwAAAAA=&#10;" strokeweight=".5pt">
                    <v:stroke dashstyle="dash"/>
                  </v:line>
                  <v:line id="Line 162" o:spid="_x0000_s1033" style="position:absolute;flip:x;visibility:visible;mso-wrap-style:square" from="4938,14028" to="619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WsEAAADcAAAADwAAAGRycy9kb3ducmV2LnhtbESP3arCMBCE7w/4DmEFbw6a+oNINYpI&#10;FfHKvwdYm7UtNpvSRK1vbwTBy2Hmm2Fmi8aU4kG1Kywr6PciEMSp1QVnCs6ndXcCwnlkjaVlUvAi&#10;B4t562+GsbZPPtDj6DMRStjFqCD3voqldGlOBl3PVsTBu9raoA+yzqSu8RnKTSkHUTSWBgsOCzlW&#10;tMopvR3vRsFgZ7g5u8tmMiYr//dJUkSvRKlOu1lOQXhq/C/8pbc6cMMRfM6EIyDn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b8xawQAAANwAAAAPAAAAAAAAAAAAAAAA&#10;AKECAABkcnMvZG93bnJldi54bWxQSwUGAAAAAAQABAD5AAAAjwMAAAAA&#10;" strokeweight=".5pt">
                    <v:stroke dashstyle="dash"/>
                  </v:line>
                  <v:line id="Line 163" o:spid="_x0000_s1034" style="position:absolute;flip:y;visibility:visible;mso-wrap-style:square" from="4938,12948" to="601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H2ScUAAADcAAAADwAAAGRycy9kb3ducmV2LnhtbESPQWvCQBSE7wX/w/KE3upGa4tEN0GF&#10;Fk9p1Xh/ZJ9JMPs27G419dd3C4Ueh5n5hlnlg+nElZxvLSuYThIQxJXVLdcKyuPb0wKED8gaO8uk&#10;4Js85NnoYYWptjfe0/UQahEh7FNU0ITQp1L6qiGDfmJ74uidrTMYonS11A5vEW46OUuSV2mw5bjQ&#10;YE/bhqrL4cso2H8U89P8ffNZblxxn0qdlFyUSj2Oh/USRKAh/If/2jutYPb8Ar9n4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H2ScUAAADcAAAADwAAAAAAAAAA&#10;AAAAAAChAgAAZHJzL2Rvd25yZXYueG1sUEsFBgAAAAAEAAQA+QAAAJMDAAAAAA==&#10;" strokeweight=".5pt">
                    <v:stroke endarrow="block"/>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64" o:spid="_x0000_s1035" type="#_x0000_t13" style="position:absolute;left:3561;top:12419;width:117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6inMMA&#10;AADcAAAADwAAAGRycy9kb3ducmV2LnhtbESPT2vCQBTE7wW/w/IEb/WlCqGkriKVgjf/Hjw+s69J&#10;MPs2Zrcm9tN3BaHHYWZ+w8wWva3VjVtfOdHwNk5AseTOVFJoOB6+Xt9B+UBiqHbCGu7sYTEfvMwo&#10;M66THd/2oVARIj4jDWUITYbo85It+bFrWKL37VpLIcq2QNNSF+G2xkmSpGipkrhQUsOfJeeX/Y/V&#10;cK5X6WnbXNdosNvyb4KHfrfRejTslx+gAvfhP/xsr42GyTSFx5l4BHD+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6inMMAAADcAAAADwAAAAAAAAAAAAAAAACYAgAAZHJzL2Rv&#10;d25yZXYueG1sUEsFBgAAAAAEAAQA9QAAAIgDAAAAAA==&#10;"/>
                  <v:line id="Line 165" o:spid="_x0000_s1036" style="position:absolute;flip:y;visibility:visible;mso-wrap-style:square" from="6018,13222" to="6738,13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IHcQAAADcAAAADwAAAGRycy9kb3ducmV2LnhtbESPzWrDMBCE74G8g9hAb4mcFPrjRgmt&#10;odBLA3X8ABtrY4laK2OptvP2VSCQ4zAz3zDb/eRaMVAfrGcF61UGgrj22nKjoDp+Ll9AhIissfVM&#10;Ci4UYL+bz7aYaz/yDw1lbESCcMhRgYmxy6UMtSGHYeU74uSdfe8wJtk3Uvc4Jrhr5SbLnqRDy2nB&#10;YEeFofq3/HMKvj8qU4+vl8GsyZ6LQ2FPp7FU6mExvb+BiDTFe/jW/tIKNo/PcD2TjoD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iggdxAAAANwAAAAPAAAAAAAAAAAA&#10;AAAAAKECAABkcnMvZG93bnJldi54bWxQSwUGAAAAAAQABAD5AAAAkgMAAAAA&#10;" strokeweight=".5pt">
                    <v:stroke startarrow="block" endarrow="block"/>
                  </v:line>
                  <v:shape id="Arc 166" o:spid="_x0000_s1037" style="position:absolute;left:4938;top:13732;width:292;height:3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Hx18EA&#10;AADcAAAADwAAAGRycy9kb3ducmV2LnhtbERPy4rCMBTdD/gP4Q64G9NaUKfTKEUYEFe+Frq7Nnfa&#10;0uamNBmtf28WgsvDeWerwbTiRr2rLSuIJxEI4sLqmksFp+Pv1wKE88gaW8uk4EEOVsvRR4aptnfe&#10;0+3gSxFC2KWooPK+S6V0RUUG3cR2xIH7s71BH2BfSt3jPYSbVk6jaCYN1hwaKuxoXVHRHP6NgqTh&#10;8z7WhpLvXRlvL/k1n9urUuPPIf8B4Wnwb/HLvdEKpklYG86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8dfBAAAA3AAAAA8AAAAAAAAAAAAAAAAAmAIAAGRycy9kb3du&#10;cmV2LnhtbFBLBQYAAAAABAAEAPUAAACGAwAAAAA=&#10;" path="m-1,nfc11929,,21600,9670,21600,21600em-1,nsc11929,,21600,9670,21600,21600l,21600,-1,xe" filled="f" strokeweight=".5pt">
                    <v:stroke startarrow="block" endarrow="block"/>
                    <v:path arrowok="t" o:extrusionok="f" o:connecttype="custom" o:connectlocs="0,0;0,0;0,0" o:connectangles="0,0,0" textboxrect="3181,3164,18419,18436"/>
                  </v:shape>
                  <v:shapetype id="_x0000_t202" coordsize="21600,21600" o:spt="202" path="m,l,21600r21600,l21600,xe">
                    <v:stroke joinstyle="miter"/>
                    <v:path gradientshapeok="t" o:connecttype="rect"/>
                  </v:shapetype>
                  <v:shape id="Text Box 167" o:spid="_x0000_s1038" type="#_x0000_t202" style="position:absolute;left:3877;top:12153;width:279;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0V8UA&#10;AADcAAAADwAAAGRycy9kb3ducmV2LnhtbESPT4vCMBTE7wt+h/CEvSyabgXRahRXV9jDevAPnh/N&#10;sy02LyWJtn77jSDscZiZ3zDzZWdqcSfnK8sKPocJCOLc6ooLBafjdjAB4QOyxtoyKXiQh+Wi9zbH&#10;TNuW93Q/hEJECPsMFZQhNJmUPi/JoB/ahjh6F+sMhihdIbXDNsJNLdMkGUuDFceFEhtal5RfDzej&#10;YLxxt3bP64/N6fsXd02Rnr8eZ6Xe+91qBiJQF/7Dr/aPVpCOp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FLRXxQAAANwAAAAPAAAAAAAAAAAAAAAAAJgCAABkcnMv&#10;ZG93bnJldi54bWxQSwUGAAAAAAQABAD1AAAAigMAAAAA&#10;" stroked="f">
                    <v:textbox inset="0,0,0,0">
                      <w:txbxContent>
                        <w:p w:rsidR="00226569" w:rsidRPr="00E41613" w:rsidRDefault="00226569" w:rsidP="0090448D">
                          <w:pPr>
                            <w:ind w:firstLine="0"/>
                            <w:rPr>
                              <w:b/>
                              <w:lang w:val="en-US"/>
                            </w:rPr>
                          </w:pPr>
                          <w:r w:rsidRPr="00E41613">
                            <w:rPr>
                              <w:b/>
                            </w:rPr>
                            <w:t>U</w:t>
                          </w:r>
                        </w:p>
                      </w:txbxContent>
                    </v:textbox>
                  </v:shape>
                  <v:shape id="Text Box 168" o:spid="_x0000_s1039" type="#_x0000_t202" style="position:absolute;left:5134;top:13164;width:258;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ut8EA&#10;AADcAAAADwAAAGRycy9kb3ducmV2LnhtbERPTYvCMBC9C/sfwix4kTXdIiLVKK664EEPdcXz0Ixt&#10;sZmUJNr67zcHwePjfS9WvWnEg5yvLSv4HicgiAuray4VnP9+v2YgfEDW2FgmBU/ysFp+DBaYadtx&#10;To9TKEUMYZ+hgiqENpPSFxUZ9GPbEkfuap3BEKErpXbYxXDTyDRJptJgzbGhwpY2FRW3090omG7d&#10;vct5M9qedwc8tmV6+XlelBp+9us5iEB9eItf7r1WkE7i/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obrfBAAAA3AAAAA8AAAAAAAAAAAAAAAAAmAIAAGRycy9kb3du&#10;cmV2LnhtbFBLBQYAAAAABAAEAPUAAACGAwAAAAA=&#10;" stroked="f">
                    <v:textbox inset="0,0,0,0">
                      <w:txbxContent>
                        <w:p w:rsidR="00226569" w:rsidRPr="002558D7" w:rsidRDefault="00226569" w:rsidP="0090448D">
                          <w:pPr>
                            <w:ind w:firstLine="0"/>
                            <w:rPr>
                              <w:b/>
                              <w:lang w:val="en-US"/>
                            </w:rPr>
                          </w:pPr>
                          <w:r>
                            <w:rPr>
                              <w:b/>
                            </w:rPr>
                            <w:t>R</w:t>
                          </w:r>
                        </w:p>
                      </w:txbxContent>
                    </v:textbox>
                  </v:shape>
                  <v:shape id="Text Box 169" o:spid="_x0000_s1040" type="#_x0000_t202" style="position:absolute;left:5302;top:13687;width:301;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LLMQA&#10;AADcAAAADwAAAGRycy9kb3ducmV2LnhtbESPzYvCMBTE7wv+D+EJe1k0tSwi1Sh+LXhwD37g+dE8&#10;22LzUpJo639vFoQ9DjPzG2a26EwtHuR8ZVnBaJiAIM6trrhQcD79DCYgfEDWWFsmBU/ysJj3PmaY&#10;advygR7HUIgIYZ+hgjKEJpPS5yUZ9EPbEEfvap3BEKUrpHbYRripZZokY2mw4rhQYkPrkvLb8W4U&#10;jDfu3h54/bU5b/f42xTpZfW8KPXZ75ZTEIG68B9+t3daQfo9gr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kyyzEAAAA3AAAAA8AAAAAAAAAAAAAAAAAmAIAAGRycy9k&#10;b3ducmV2LnhtbFBLBQYAAAAABAAEAPUAAACJAwAAAAA=&#10;" stroked="f">
                    <v:textbox inset="0,0,0,0">
                      <w:txbxContent>
                        <w:p w:rsidR="00226569" w:rsidRPr="00E41613" w:rsidRDefault="00226569" w:rsidP="0090448D">
                          <w:pPr>
                            <w:ind w:firstLine="0"/>
                            <w:rPr>
                              <w:b/>
                              <w:lang w:val="en-US"/>
                            </w:rPr>
                          </w:pPr>
                          <w:r>
                            <w:rPr>
                              <w:b/>
                            </w:rPr>
                            <w:t>α</w:t>
                          </w:r>
                        </w:p>
                      </w:txbxContent>
                    </v:textbox>
                  </v:shape>
                  <v:shape id="Text Box 170" o:spid="_x0000_s1041" type="#_x0000_t202" style="position:absolute;left:6394;top:13450;width:298;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VW8QA&#10;AADcAAAADwAAAGRycy9kb3ducmV2LnhtbESPT4vCMBTE74LfITzBi6ypRWTpGsW/4ME96IrnR/O2&#10;Ldu8lCTa+u2NIOxxmJnfMPNlZ2pxJ+crywom4wQEcW51xYWCy8/+4xOED8gaa8uk4EEelot+b46Z&#10;ti2f6H4OhYgQ9hkqKENoMil9XpJBP7YNcfR+rTMYonSF1A7bCDe1TJNkJg1WHBdKbGhTUv53vhkF&#10;s627tSfejLaX3RG/myK9rh9XpYaDbvUFIlAX/sPv9kErSKc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2VVvEAAAA3AAAAA8AAAAAAAAAAAAAAAAAmAIAAGRycy9k&#10;b3ducmV2LnhtbFBLBQYAAAAABAAEAPUAAACJAwAAAAA=&#10;" stroked="f">
                    <v:textbox inset="0,0,0,0">
                      <w:txbxContent>
                        <w:p w:rsidR="00226569" w:rsidRPr="00E41613" w:rsidRDefault="00226569" w:rsidP="0090448D">
                          <w:pPr>
                            <w:ind w:firstLine="0"/>
                            <w:rPr>
                              <w:b/>
                              <w:lang w:val="en-US"/>
                            </w:rPr>
                          </w:pPr>
                          <w:r>
                            <w:rPr>
                              <w:b/>
                            </w:rPr>
                            <w:t>D</w:t>
                          </w:r>
                        </w:p>
                      </w:txbxContent>
                    </v:textbox>
                  </v:shape>
                  <w10:anchorlock/>
                </v:group>
              </w:pict>
            </mc:Fallback>
          </mc:AlternateContent>
        </w:r>
      </w:del>
    </w:p>
    <w:p w:rsidR="0090448D" w:rsidRPr="003146DD" w:rsidDel="00137338" w:rsidRDefault="0090448D" w:rsidP="00137338">
      <w:pPr>
        <w:ind w:firstLine="0"/>
        <w:jc w:val="center"/>
        <w:rPr>
          <w:del w:id="956" w:author="Tsaun" w:date="2017-01-20T14:53:00Z"/>
        </w:rPr>
      </w:pPr>
    </w:p>
    <w:p w:rsidR="0090448D" w:rsidDel="00137338" w:rsidRDefault="0090448D" w:rsidP="0090448D">
      <w:pPr>
        <w:rPr>
          <w:del w:id="957" w:author="Tsaun" w:date="2017-01-20T14:53:00Z"/>
        </w:rPr>
      </w:pPr>
    </w:p>
    <w:p w:rsidR="0090448D" w:rsidDel="00137338" w:rsidRDefault="0090448D" w:rsidP="0090448D">
      <w:pPr>
        <w:rPr>
          <w:del w:id="958" w:author="Tsaun" w:date="2017-01-20T14:53:00Z"/>
        </w:rPr>
      </w:pPr>
    </w:p>
    <w:p w:rsidR="0090448D" w:rsidDel="00137338" w:rsidRDefault="0090448D" w:rsidP="0090448D">
      <w:pPr>
        <w:rPr>
          <w:del w:id="959" w:author="Tsaun" w:date="2017-01-20T14:53:00Z"/>
        </w:rPr>
      </w:pPr>
    </w:p>
    <w:p w:rsidR="0090448D" w:rsidDel="00137338" w:rsidRDefault="0090448D" w:rsidP="0090448D">
      <w:pPr>
        <w:rPr>
          <w:del w:id="960" w:author="Tsaun" w:date="2017-01-20T14:53:00Z"/>
        </w:rPr>
      </w:pPr>
    </w:p>
    <w:p w:rsidR="0090448D" w:rsidDel="00137338" w:rsidRDefault="0090448D" w:rsidP="0090448D">
      <w:pPr>
        <w:rPr>
          <w:del w:id="961" w:author="Tsaun" w:date="2017-01-20T14:53:00Z"/>
        </w:rPr>
      </w:pPr>
    </w:p>
    <w:p w:rsidR="0090448D" w:rsidDel="00137338" w:rsidRDefault="0090448D" w:rsidP="0090448D">
      <w:pPr>
        <w:rPr>
          <w:del w:id="962" w:author="Tsaun" w:date="2017-01-20T14:53:00Z"/>
        </w:rPr>
      </w:pPr>
    </w:p>
    <w:p w:rsidR="0090448D" w:rsidDel="00137338" w:rsidRDefault="0090448D" w:rsidP="0090448D">
      <w:pPr>
        <w:rPr>
          <w:del w:id="963" w:author="Tsaun" w:date="2017-01-20T14:53:00Z"/>
        </w:rPr>
      </w:pPr>
    </w:p>
    <w:tbl>
      <w:tblPr>
        <w:tblW w:w="0" w:type="auto"/>
        <w:jc w:val="center"/>
        <w:tblInd w:w="-1646" w:type="dxa"/>
        <w:tblLook w:val="00A0" w:firstRow="1" w:lastRow="0" w:firstColumn="1" w:lastColumn="0" w:noHBand="0" w:noVBand="0"/>
      </w:tblPr>
      <w:tblGrid>
        <w:gridCol w:w="2497"/>
        <w:gridCol w:w="1951"/>
        <w:gridCol w:w="3543"/>
      </w:tblGrid>
      <w:tr w:rsidR="0090448D" w:rsidRPr="00295FE1" w:rsidTr="00137338">
        <w:trPr>
          <w:jc w:val="center"/>
        </w:trPr>
        <w:tc>
          <w:tcPr>
            <w:tcW w:w="2497" w:type="dxa"/>
          </w:tcPr>
          <w:p w:rsidR="0090448D" w:rsidRPr="00535574" w:rsidRDefault="0090448D" w:rsidP="00B32FC6">
            <w:r w:rsidRPr="00535574">
              <w:rPr>
                <w:lang w:val="en-US"/>
              </w:rPr>
              <w:lastRenderedPageBreak/>
              <w:t>R</w:t>
            </w:r>
          </w:p>
        </w:tc>
        <w:tc>
          <w:tcPr>
            <w:tcW w:w="1951" w:type="dxa"/>
          </w:tcPr>
          <w:p w:rsidR="0090448D" w:rsidRPr="00535574" w:rsidRDefault="0090448D" w:rsidP="009D6252">
            <w:pPr>
              <w:pStyle w:val="afffff2"/>
            </w:pPr>
            <w:r w:rsidRPr="00535574">
              <w:t xml:space="preserve">радиус </w:t>
            </w:r>
            <w:r>
              <w:t>г</w:t>
            </w:r>
            <w:r w:rsidRPr="00535574">
              <w:t>иба</w:t>
            </w:r>
            <w:r>
              <w:t>,</w:t>
            </w:r>
          </w:p>
        </w:tc>
        <w:tc>
          <w:tcPr>
            <w:tcW w:w="3543" w:type="dxa"/>
          </w:tcPr>
          <w:p w:rsidR="0090448D" w:rsidRPr="00535574" w:rsidRDefault="0090448D" w:rsidP="009D6252">
            <w:pPr>
              <w:pStyle w:val="afffff2"/>
            </w:pPr>
            <w:r w:rsidRPr="00535574">
              <w:t>м</w:t>
            </w:r>
          </w:p>
        </w:tc>
      </w:tr>
      <w:tr w:rsidR="0090448D" w:rsidRPr="00295FE1" w:rsidTr="00137338">
        <w:trPr>
          <w:jc w:val="center"/>
        </w:trPr>
        <w:tc>
          <w:tcPr>
            <w:tcW w:w="2497" w:type="dxa"/>
          </w:tcPr>
          <w:p w:rsidR="0090448D" w:rsidRPr="003146DD" w:rsidRDefault="0090448D" w:rsidP="00137338">
            <w:pPr>
              <w:pStyle w:val="afffff2"/>
              <w:jc w:val="left"/>
            </w:pPr>
            <w:r w:rsidRPr="00535574">
              <w:rPr>
                <w:lang w:val="en-US"/>
              </w:rPr>
              <w:t>D</w:t>
            </w:r>
          </w:p>
        </w:tc>
        <w:tc>
          <w:tcPr>
            <w:tcW w:w="1951" w:type="dxa"/>
          </w:tcPr>
          <w:p w:rsidR="0090448D" w:rsidRPr="00535574" w:rsidRDefault="0090448D" w:rsidP="00137338">
            <w:pPr>
              <w:pStyle w:val="afffff2"/>
              <w:jc w:val="left"/>
            </w:pPr>
            <w:r w:rsidRPr="00535574">
              <w:t>диаметр канала</w:t>
            </w:r>
            <w:r>
              <w:t>,</w:t>
            </w:r>
          </w:p>
        </w:tc>
        <w:tc>
          <w:tcPr>
            <w:tcW w:w="3543" w:type="dxa"/>
          </w:tcPr>
          <w:p w:rsidR="0090448D" w:rsidRPr="00535574" w:rsidRDefault="0090448D" w:rsidP="00137338">
            <w:pPr>
              <w:pStyle w:val="afffff2"/>
              <w:jc w:val="left"/>
            </w:pPr>
            <w:r w:rsidRPr="00535574">
              <w:t>м</w:t>
            </w:r>
          </w:p>
        </w:tc>
      </w:tr>
      <w:tr w:rsidR="0090448D" w:rsidRPr="00295FE1" w:rsidTr="00137338">
        <w:trPr>
          <w:jc w:val="center"/>
        </w:trPr>
        <w:tc>
          <w:tcPr>
            <w:tcW w:w="2497" w:type="dxa"/>
          </w:tcPr>
          <w:p w:rsidR="0090448D" w:rsidRPr="00535574" w:rsidRDefault="0090448D" w:rsidP="00137338">
            <w:pPr>
              <w:pStyle w:val="afffff2"/>
              <w:jc w:val="left"/>
            </w:pPr>
            <w:r w:rsidRPr="00535574">
              <w:t>α</w:t>
            </w:r>
          </w:p>
        </w:tc>
        <w:tc>
          <w:tcPr>
            <w:tcW w:w="1951" w:type="dxa"/>
          </w:tcPr>
          <w:p w:rsidR="0090448D" w:rsidRPr="00535574" w:rsidRDefault="0090448D" w:rsidP="00137338">
            <w:pPr>
              <w:pStyle w:val="afffff2"/>
              <w:jc w:val="left"/>
            </w:pPr>
            <w:r w:rsidRPr="00535574">
              <w:t>угол гиба</w:t>
            </w:r>
            <w:r>
              <w:t>,</w:t>
            </w:r>
          </w:p>
        </w:tc>
        <w:tc>
          <w:tcPr>
            <w:tcW w:w="3543" w:type="dxa"/>
          </w:tcPr>
          <w:p w:rsidR="0090448D" w:rsidRPr="00535574" w:rsidRDefault="0090448D" w:rsidP="00137338">
            <w:pPr>
              <w:pStyle w:val="afffff2"/>
              <w:jc w:val="left"/>
            </w:pPr>
            <w:r w:rsidRPr="00535574">
              <w:t>радиан</w:t>
            </w:r>
          </w:p>
        </w:tc>
      </w:tr>
    </w:tbl>
    <w:p w:rsidR="00137338" w:rsidRDefault="00137338" w:rsidP="0090448D">
      <w:pPr>
        <w:pStyle w:val="42"/>
        <w:rPr>
          <w:ins w:id="964" w:author="Tsaun" w:date="2017-01-20T14:53:00Z"/>
        </w:rPr>
      </w:pPr>
      <w:bookmarkStart w:id="965" w:name="_Ref437514253"/>
    </w:p>
    <w:p w:rsidR="00137338" w:rsidRDefault="000B5C67" w:rsidP="00137338">
      <w:pPr>
        <w:pStyle w:val="42"/>
        <w:rPr>
          <w:ins w:id="966" w:author="Tsaun" w:date="2017-01-20T14:53:00Z"/>
        </w:rPr>
      </w:pPr>
      <w:r>
        <w:rPr>
          <w:noProof/>
        </w:rPr>
        <mc:AlternateContent>
          <mc:Choice Requires="wpg">
            <w:drawing>
              <wp:inline distT="0" distB="0" distL="0" distR="0">
                <wp:extent cx="2131695" cy="1202055"/>
                <wp:effectExtent l="9525" t="0" r="20955" b="17145"/>
                <wp:docPr id="11"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1202055"/>
                          <a:chOff x="3561" y="12153"/>
                          <a:chExt cx="3357" cy="1893"/>
                        </a:xfrm>
                      </wpg:grpSpPr>
                      <wps:wsp>
                        <wps:cNvPr id="12" name="Arc 156"/>
                        <wps:cNvSpPr>
                          <a:spLocks/>
                        </wps:cNvSpPr>
                        <wps:spPr bwMode="auto">
                          <a:xfrm>
                            <a:off x="4938" y="12228"/>
                            <a:ext cx="1980" cy="1800"/>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64 w 21600"/>
                              <a:gd name="T10" fmla="*/ 3168 h 21600"/>
                              <a:gd name="T11" fmla="*/ 18436 w 21600"/>
                              <a:gd name="T12" fmla="*/ 18432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rc 157"/>
                        <wps:cNvSpPr>
                          <a:spLocks/>
                        </wps:cNvSpPr>
                        <wps:spPr bwMode="auto">
                          <a:xfrm>
                            <a:off x="4938" y="12588"/>
                            <a:ext cx="1620" cy="1440"/>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60 w 21600"/>
                              <a:gd name="T10" fmla="*/ 3165 h 21600"/>
                              <a:gd name="T11" fmla="*/ 18440 w 21600"/>
                              <a:gd name="T12" fmla="*/ 18435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rc 158"/>
                        <wps:cNvSpPr>
                          <a:spLocks/>
                        </wps:cNvSpPr>
                        <wps:spPr bwMode="auto">
                          <a:xfrm>
                            <a:off x="4938" y="12948"/>
                            <a:ext cx="1260" cy="1080"/>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71 w 21600"/>
                              <a:gd name="T10" fmla="*/ 3160 h 21600"/>
                              <a:gd name="T11" fmla="*/ 18429 w 21600"/>
                              <a:gd name="T12" fmla="*/ 1844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159"/>
                        <wps:cNvCnPr/>
                        <wps:spPr bwMode="auto">
                          <a:xfrm>
                            <a:off x="4938" y="12228"/>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60"/>
                        <wps:cNvCnPr/>
                        <wps:spPr bwMode="auto">
                          <a:xfrm>
                            <a:off x="6198" y="1402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61"/>
                        <wps:cNvCnPr/>
                        <wps:spPr bwMode="auto">
                          <a:xfrm>
                            <a:off x="4938" y="12948"/>
                            <a:ext cx="0" cy="108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Line 162"/>
                        <wps:cNvCnPr/>
                        <wps:spPr bwMode="auto">
                          <a:xfrm flipH="1">
                            <a:off x="4938" y="14028"/>
                            <a:ext cx="126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 name="Line 163"/>
                        <wps:cNvCnPr/>
                        <wps:spPr bwMode="auto">
                          <a:xfrm flipV="1">
                            <a:off x="4938" y="12948"/>
                            <a:ext cx="1080" cy="108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164"/>
                        <wps:cNvSpPr>
                          <a:spLocks noChangeArrowheads="1"/>
                        </wps:cNvSpPr>
                        <wps:spPr bwMode="auto">
                          <a:xfrm>
                            <a:off x="3561" y="12419"/>
                            <a:ext cx="1178" cy="360"/>
                          </a:xfrm>
                          <a:prstGeom prst="rightArrow">
                            <a:avLst>
                              <a:gd name="adj1" fmla="val 50000"/>
                              <a:gd name="adj2" fmla="val 818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Line 165"/>
                        <wps:cNvCnPr/>
                        <wps:spPr bwMode="auto">
                          <a:xfrm flipV="1">
                            <a:off x="6018" y="13222"/>
                            <a:ext cx="720" cy="36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Arc 166"/>
                        <wps:cNvSpPr>
                          <a:spLocks/>
                        </wps:cNvSpPr>
                        <wps:spPr bwMode="auto">
                          <a:xfrm>
                            <a:off x="4938" y="13732"/>
                            <a:ext cx="292" cy="314"/>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 name="T9" fmla="*/ 3181 w 21600"/>
                              <a:gd name="T10" fmla="*/ 3164 h 21600"/>
                              <a:gd name="T11" fmla="*/ 18419 w 21600"/>
                              <a:gd name="T12" fmla="*/ 18436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6350">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167"/>
                        <wps:cNvSpPr txBox="1">
                          <a:spLocks noChangeArrowheads="1"/>
                        </wps:cNvSpPr>
                        <wps:spPr bwMode="auto">
                          <a:xfrm>
                            <a:off x="3877" y="12153"/>
                            <a:ext cx="279"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E41613" w:rsidRDefault="00226569" w:rsidP="00137338">
                              <w:pPr>
                                <w:ind w:firstLine="0"/>
                                <w:rPr>
                                  <w:b/>
                                  <w:lang w:val="en-US"/>
                                </w:rPr>
                              </w:pPr>
                              <w:r w:rsidRPr="00E41613">
                                <w:rPr>
                                  <w:b/>
                                </w:rPr>
                                <w:t>U</w:t>
                              </w:r>
                            </w:p>
                          </w:txbxContent>
                        </wps:txbx>
                        <wps:bodyPr rot="0" vert="horz" wrap="square" lIns="0" tIns="0" rIns="0" bIns="0" anchor="t" anchorCtr="0" upright="1">
                          <a:noAutofit/>
                        </wps:bodyPr>
                      </wps:wsp>
                      <wps:wsp>
                        <wps:cNvPr id="24" name="Text Box 168"/>
                        <wps:cNvSpPr txBox="1">
                          <a:spLocks noChangeArrowheads="1"/>
                        </wps:cNvSpPr>
                        <wps:spPr bwMode="auto">
                          <a:xfrm>
                            <a:off x="5134" y="13164"/>
                            <a:ext cx="258" cy="3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2558D7" w:rsidRDefault="00226569" w:rsidP="00137338">
                              <w:pPr>
                                <w:ind w:firstLine="0"/>
                                <w:rPr>
                                  <w:b/>
                                  <w:lang w:val="en-US"/>
                                </w:rPr>
                              </w:pPr>
                              <w:r>
                                <w:rPr>
                                  <w:b/>
                                </w:rPr>
                                <w:t>R</w:t>
                              </w:r>
                            </w:p>
                          </w:txbxContent>
                        </wps:txbx>
                        <wps:bodyPr rot="0" vert="horz" wrap="square" lIns="0" tIns="0" rIns="0" bIns="0" anchor="t" anchorCtr="0" upright="1">
                          <a:noAutofit/>
                        </wps:bodyPr>
                      </wps:wsp>
                      <wps:wsp>
                        <wps:cNvPr id="25" name="Text Box 169"/>
                        <wps:cNvSpPr txBox="1">
                          <a:spLocks noChangeArrowheads="1"/>
                        </wps:cNvSpPr>
                        <wps:spPr bwMode="auto">
                          <a:xfrm>
                            <a:off x="5302" y="13687"/>
                            <a:ext cx="301" cy="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E41613" w:rsidRDefault="00226569" w:rsidP="00137338">
                              <w:pPr>
                                <w:ind w:firstLine="0"/>
                                <w:rPr>
                                  <w:b/>
                                  <w:lang w:val="en-US"/>
                                </w:rPr>
                              </w:pPr>
                              <w:r>
                                <w:rPr>
                                  <w:b/>
                                </w:rPr>
                                <w:t>α</w:t>
                              </w:r>
                            </w:p>
                          </w:txbxContent>
                        </wps:txbx>
                        <wps:bodyPr rot="0" vert="horz" wrap="square" lIns="0" tIns="0" rIns="0" bIns="0" anchor="t" anchorCtr="0" upright="1">
                          <a:noAutofit/>
                        </wps:bodyPr>
                      </wps:wsp>
                      <wps:wsp>
                        <wps:cNvPr id="26" name="Text Box 170"/>
                        <wps:cNvSpPr txBox="1">
                          <a:spLocks noChangeArrowheads="1"/>
                        </wps:cNvSpPr>
                        <wps:spPr bwMode="auto">
                          <a:xfrm>
                            <a:off x="6394" y="13450"/>
                            <a:ext cx="298" cy="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6569" w:rsidRPr="00E41613" w:rsidRDefault="00226569" w:rsidP="00137338">
                              <w:pPr>
                                <w:ind w:firstLine="0"/>
                                <w:rPr>
                                  <w:b/>
                                  <w:lang w:val="en-US"/>
                                </w:rPr>
                              </w:pPr>
                              <w:r>
                                <w:rPr>
                                  <w:b/>
                                </w:rPr>
                                <w:t>D</w:t>
                              </w:r>
                            </w:p>
                          </w:txbxContent>
                        </wps:txbx>
                        <wps:bodyPr rot="0" vert="horz" wrap="square" lIns="0" tIns="0" rIns="0" bIns="0" anchor="t" anchorCtr="0" upright="1">
                          <a:noAutofit/>
                        </wps:bodyPr>
                      </wps:wsp>
                    </wpg:wgp>
                  </a:graphicData>
                </a:graphic>
              </wp:inline>
            </w:drawing>
          </mc:Choice>
          <mc:Fallback>
            <w:pict>
              <v:group id="Group 155" o:spid="_x0000_s1042" style="width:167.85pt;height:94.65pt;mso-position-horizontal-relative:char;mso-position-vertical-relative:line" coordorigin="3561,12153" coordsize="3357,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">
                <v:shape id="Arc 156" o:spid="_x0000_s1043" style="position:absolute;left:4938;top:12228;width:1980;height:180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zNS8MA&#10;AADbAAAADwAAAGRycy9kb3ducmV2LnhtbERPTWvCQBC9F/oflil4KWajh1KiayimBSE91KilxyE7&#10;JqnZ2ZBdY/z3bqHgbR7vc5bpaFoxUO8aywpmUQyCuLS64UrBfvcxfQXhPLLG1jIpuJKDdPX4sMRE&#10;2wtvaSh8JUIIuwQV1N53iZSurMmgi2xHHLij7Q36APtK6h4vIdy0ch7HL9Jgw6Ghxo7WNZWn4mwU&#10;5Eed2fyZ3/Xv9/kz237NforuoNTkaXxbgPA0+rv4373RYf4c/n4J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zNS8MAAADbAAAADwAAAAAAAAAAAAAAAACYAgAAZHJzL2Rv&#10;d25yZXYueG1sUEsFBgAAAAAEAAQA9QAAAIgDAAAAAA==&#10;" path="m-1,nfc11929,,21600,9670,21600,21600em-1,nsc11929,,21600,9670,21600,21600l,21600,-1,xe" filled="f" strokeweight="2pt">
                  <v:path arrowok="t" o:extrusionok="f" o:connecttype="custom" o:connectlocs="0,0;0,0;0,0" o:connectangles="0,0,0" textboxrect="3164,3168,18436,18432"/>
                </v:shape>
                <v:shape id="Arc 157" o:spid="_x0000_s1044" style="position:absolute;left:4938;top:12588;width:1620;height:144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UaTcEA&#10;AADbAAAADwAAAGRycy9kb3ducmV2LnhtbERPS2vCQBC+F/wPywheitmorWiaVWyh0FPR1IPHITt5&#10;0Oxs2N2a+O/dQqG3+fiek+9H04krOd9aVrBIUhDEpdUt1wrOX+/zDQgfkDV2lknBjTzsd5OHHDNt&#10;Bz7RtQi1iCHsM1TQhNBnUvqyIYM+sT1x5CrrDIYIXS21wyGGm04u03QtDbYcGxrs6a2h8rv4MQqK&#10;Ty5Hfjymlm6vT5eh0s/stkrNpuPhBUSgMfyL/9wfOs5fwe8v8QC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Gk3BAAAA2wAAAA8AAAAAAAAAAAAAAAAAmAIAAGRycy9kb3du&#10;cmV2LnhtbFBLBQYAAAAABAAEAPUAAACGAwAAAAA=&#10;" path="m-1,nfc11929,,21600,9670,21600,21600em-1,nsc11929,,21600,9670,21600,21600l,21600,-1,xe" filled="f" strokeweight=".5pt">
                  <v:stroke dashstyle="dash"/>
                  <v:path arrowok="t" o:extrusionok="f" o:connecttype="custom" o:connectlocs="0,0;0,0;0,0" o:connectangles="0,0,0" textboxrect="3160,3165,18440,18435"/>
                </v:shape>
                <v:shape id="Arc 158" o:spid="_x0000_s1045" style="position:absolute;left:4938;top:12948;width:1260;height:10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wpMQA&#10;AADbAAAADwAAAGRycy9kb3ducmV2LnhtbERPS2vCQBC+F/oflin0UurGIiKpqxQfIMSDiVV6HLJj&#10;kpqdDdk1if++Wyj0Nh/fc+bLwdSio9ZVlhWMRxEI4tzqigsFn8ft6wyE88gaa8uk4E4OlovHhznG&#10;2vacUpf5QoQQdjEqKL1vYildXpJBN7INceAutjXoA2wLqVvsQ7ip5VsUTaXBikNDiQ2tSsqv2c0o&#10;SC56bZMX3ujv822/Tg/jr6w5KfX8NHy8g/A0+H/xn3unw/wJ/P4SDp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58KTEAAAA2wAAAA8AAAAAAAAAAAAAAAAAmAIAAGRycy9k&#10;b3ducmV2LnhtbFBLBQYAAAAABAAEAPUAAACJAwAAAAA=&#10;" path="m-1,nfc11929,,21600,9670,21600,21600em-1,nsc11929,,21600,9670,21600,21600l,21600,-1,xe" filled="f" strokeweight="2pt">
                  <v:path arrowok="t" o:extrusionok="f" o:connecttype="custom" o:connectlocs="0,0;0,0;0,0" o:connectangles="0,0,0" textboxrect="3171,3160,18429,18440"/>
                </v:shape>
                <v:line id="Line 159" o:spid="_x0000_s1046" style="position:absolute;visibility:visible;mso-wrap-style:square" from="4938,12228" to="4938,12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60" o:spid="_x0000_s1047" style="position:absolute;visibility:visible;mso-wrap-style:square" from="6198,14028" to="691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61" o:spid="_x0000_s1048" style="position:absolute;visibility:visible;mso-wrap-style:square" from="4938,12948" to="493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VOFcAAAADbAAAADwAAAGRycy9kb3ducmV2LnhtbERPTYvCMBC9C/sfwix4EU1d0Eo1yrqw&#10;oAdFq3gemrEt20xKk6313xtB8DaP9zmLVWcq0VLjSssKxqMIBHFmdcm5gvPpdzgD4TyyxsoyKbiT&#10;g9Xyo7fARNsbH6lNfS5CCLsEFRTe14mULivIoBvZmjhwV9sY9AE2udQN3kK4qeRXFE2lwZJDQ4E1&#10;/RSU/aX/RgHT4JLvKq5N1MXb9eEi48m+Var/2X3PQXjq/Fv8cm90mB/D85dwgF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FThXAAAAA2wAAAA8AAAAAAAAAAAAAAAAA&#10;oQIAAGRycy9kb3ducmV2LnhtbFBLBQYAAAAABAAEAPkAAACOAwAAAAA=&#10;" strokeweight=".5pt">
                  <v:stroke dashstyle="dash"/>
                </v:line>
                <v:line id="Line 162" o:spid="_x0000_s1049" style="position:absolute;flip:x;visibility:visible;mso-wrap-style:square" from="4938,14028" to="619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tdhsIAAADbAAAADwAAAGRycy9kb3ducmV2LnhtbESPQYvCQAyF74L/YYjgRXSqB5HqWJal&#10;LuJJXX9AtpNty3YypTNb6783B8Fbwnt578suG1yjeupC7dnAcpGAIi68rbk0cPs+zDegQkS22Hgm&#10;Aw8KkO3Hox2m1t/5Qv01lkpCOKRooIqxTbUORUUOw8K3xKL9+s5hlLUrte3wLuGu0askWWuHNUtD&#10;hS19VlT8Xf+dgdXJ8XALP1+bNXk9O+d5nTxyY6aT4WMLKtIQ3+bX9dEKvsDKLzKA3j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tdhsIAAADbAAAADwAAAAAAAAAAAAAA&#10;AAChAgAAZHJzL2Rvd25yZXYueG1sUEsFBgAAAAAEAAQA+QAAAJADAAAAAA==&#10;" strokeweight=".5pt">
                  <v:stroke dashstyle="dash"/>
                </v:line>
                <v:line id="Line 163" o:spid="_x0000_s1050" style="position:absolute;flip:y;visibility:visible;mso-wrap-style:square" from="4938,12948" to="6018,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uwisAAAADbAAAADwAAAGRycy9kb3ducmV2LnhtbERPS4vCMBC+C/sfwix409RFxK1GWRcU&#10;T/Wx3fvQjG3ZZlKSqNVfbwRhb/PxPWe+7EwjLuR8bVnBaJiAIC6srrlUkP+sB1MQPiBrbCyTght5&#10;WC7eenNMtb3ygS7HUIoYwj5FBVUIbSqlLyoy6Ie2JY7cyTqDIUJXSu3wGsNNIz+SZCIN1hwbKmzp&#10;u6Li73g2Cg67bPw73qz2+cpl95HUSc5ZrlT/vfuagQjUhX/xy73Vcf4nPH+JB8j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LsIrAAAAA2wAAAA8AAAAAAAAAAAAAAAAA&#10;oQIAAGRycy9kb3ducmV2LnhtbFBLBQYAAAAABAAEAPkAAACOAwAAAAA=&#10;" strokeweight=".5pt">
                  <v:stroke endarrow="block"/>
                </v:line>
                <v:shape id="AutoShape 164" o:spid="_x0000_s1051" type="#_x0000_t13" style="position:absolute;left:3561;top:12419;width:117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B74A&#10;AADbAAAADwAAAGRycy9kb3ducmV2LnhtbERPS4vCMBC+L/gfwgh7W6d6kKUaRRTBm8+Dx7EZ22Iz&#10;qU20XX+9OSx4/Pje03lnK/XkxpdONAwHCSiWzJlScg2n4/rnF5QPJIYqJ6zhjz3MZ72vKaXGtbLn&#10;5yHkKoaIT0lDEUKdIvqsYEt+4GqWyF1dYylE2ORoGmpjuK1wlCRjtFRKbCio5mXB2e3wsBou1Wp8&#10;3tX3DRpsd/xK8Njtt1p/97vFBFTgLnzE/+6N0TCK6+OX+ANw9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H4Pwe+AAAA2wAAAA8AAAAAAAAAAAAAAAAAmAIAAGRycy9kb3ducmV2&#10;LnhtbFBLBQYAAAAABAAEAPUAAACDAwAAAAA=&#10;"/>
                <v:line id="Line 165" o:spid="_x0000_s1052" style="position:absolute;flip:y;visibility:visible;mso-wrap-style:square" from="6018,13222" to="6738,13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T2ScIAAADbAAAADwAAAGRycy9kb3ducmV2LnhtbESPQWvCQBSE7wX/w/KE3uomHqSNrqIB&#10;wYuFpv6AZ/aZXcy+Ddk1if++Wyj0OMzMN8xmN7lWDNQH61lBvshAENdeW24UXL6Pb+8gQkTW2Hom&#10;BU8KsNvOXjZYaD/yFw1VbESCcChQgYmxK6QMtSGHYeE74uTdfO8wJtk3Uvc4Jrhr5TLLVtKh5bRg&#10;sKPSUH2vHk7B+XAx9fjxHExO9lZ+lvZ6HSulXufTfg0i0hT/w3/tk1awzOH3S/oB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T2ScIAAADbAAAADwAAAAAAAAAAAAAA&#10;AAChAgAAZHJzL2Rvd25yZXYueG1sUEsFBgAAAAAEAAQA+QAAAJADAAAAAA==&#10;" strokeweight=".5pt">
                  <v:stroke startarrow="block" endarrow="block"/>
                </v:line>
                <v:shape id="Arc 166" o:spid="_x0000_s1053" style="position:absolute;left:4938;top:13732;width:292;height:3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Z7sMA&#10;AADbAAAADwAAAGRycy9kb3ducmV2LnhtbESPS4vCQBCE7wv7H4Ze2Ntmkgg+oqMEQZA9+Trorc20&#10;STDTEzKjZv/9jiB4LKrqK2q26E0j7tS52rKCJIpBEBdW11wqOOxXP2MQziNrbCyTgj9ysJh/fsww&#10;0/bBW7rvfCkChF2GCirv20xKV1Rk0EW2JQ7exXYGfZBdKXWHjwA3jUzjeCgN1hwWKmxpWVFx3d2M&#10;gsGVj9tEGxpMNmXye8rP+cielfr+6vMpCE+9f4df7bVWkKb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5Z7sMAAADbAAAADwAAAAAAAAAAAAAAAACYAgAAZHJzL2Rv&#10;d25yZXYueG1sUEsFBgAAAAAEAAQA9QAAAIgDAAAAAA==&#10;" path="m-1,nfc11929,,21600,9670,21600,21600em-1,nsc11929,,21600,9670,21600,21600l,21600,-1,xe" filled="f" strokeweight=".5pt">
                  <v:stroke startarrow="block" endarrow="block"/>
                  <v:path arrowok="t" o:extrusionok="f" o:connecttype="custom" o:connectlocs="0,0;0,0;0,0" o:connectangles="0,0,0" textboxrect="3181,3164,18419,18436"/>
                </v:shape>
                <v:shape id="Text Box 167" o:spid="_x0000_s1054" type="#_x0000_t202" style="position:absolute;left:3877;top:12153;width:279;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226569" w:rsidRPr="00E41613" w:rsidRDefault="00226569" w:rsidP="00137338">
                        <w:pPr>
                          <w:ind w:firstLine="0"/>
                          <w:rPr>
                            <w:b/>
                            <w:lang w:val="en-US"/>
                          </w:rPr>
                        </w:pPr>
                        <w:r w:rsidRPr="00E41613">
                          <w:rPr>
                            <w:b/>
                          </w:rPr>
                          <w:t>U</w:t>
                        </w:r>
                      </w:p>
                    </w:txbxContent>
                  </v:textbox>
                </v:shape>
                <v:shape id="Text Box 168" o:spid="_x0000_s1055" type="#_x0000_t202" style="position:absolute;left:5134;top:13164;width:258;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226569" w:rsidRPr="002558D7" w:rsidRDefault="00226569" w:rsidP="00137338">
                        <w:pPr>
                          <w:ind w:firstLine="0"/>
                          <w:rPr>
                            <w:b/>
                            <w:lang w:val="en-US"/>
                          </w:rPr>
                        </w:pPr>
                        <w:r>
                          <w:rPr>
                            <w:b/>
                          </w:rPr>
                          <w:t>R</w:t>
                        </w:r>
                      </w:p>
                    </w:txbxContent>
                  </v:textbox>
                </v:shape>
                <v:shape id="Text Box 169" o:spid="_x0000_s1056" type="#_x0000_t202" style="position:absolute;left:5302;top:13687;width:301;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226569" w:rsidRPr="00E41613" w:rsidRDefault="00226569" w:rsidP="00137338">
                        <w:pPr>
                          <w:ind w:firstLine="0"/>
                          <w:rPr>
                            <w:b/>
                            <w:lang w:val="en-US"/>
                          </w:rPr>
                        </w:pPr>
                        <w:r>
                          <w:rPr>
                            <w:b/>
                          </w:rPr>
                          <w:t>α</w:t>
                        </w:r>
                      </w:p>
                    </w:txbxContent>
                  </v:textbox>
                </v:shape>
                <v:shape id="Text Box 170" o:spid="_x0000_s1057" type="#_x0000_t202" style="position:absolute;left:6394;top:13450;width:298;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226569" w:rsidRPr="00E41613" w:rsidRDefault="00226569" w:rsidP="00137338">
                        <w:pPr>
                          <w:ind w:firstLine="0"/>
                          <w:rPr>
                            <w:b/>
                            <w:lang w:val="en-US"/>
                          </w:rPr>
                        </w:pPr>
                        <w:r>
                          <w:rPr>
                            <w:b/>
                          </w:rPr>
                          <w:t>D</w:t>
                        </w:r>
                      </w:p>
                    </w:txbxContent>
                  </v:textbox>
                </v:shape>
                <w10:anchorlock/>
              </v:group>
            </w:pict>
          </mc:Fallback>
        </mc:AlternateContent>
      </w:r>
    </w:p>
    <w:p w:rsidR="0090448D" w:rsidRDefault="0090448D" w:rsidP="0090448D">
      <w:pPr>
        <w:pStyle w:val="42"/>
        <w:rPr>
          <w:ins w:id="967" w:author="Tsaun" w:date="2017-01-20T14:54:00Z"/>
        </w:rPr>
      </w:pPr>
      <w:r>
        <w:t xml:space="preserve">Рисунок </w:t>
      </w:r>
      <w:r w:rsidR="00FC3070">
        <w:fldChar w:fldCharType="begin"/>
      </w:r>
      <w:r w:rsidR="00FC3070">
        <w:instrText xml:space="preserve"> STYLEREF 1 \s </w:instrText>
      </w:r>
      <w:r w:rsidR="00FC3070">
        <w:fldChar w:fldCharType="separate"/>
      </w:r>
      <w:r w:rsidR="00226569">
        <w:rPr>
          <w:noProof/>
        </w:rPr>
        <w:t>1</w:t>
      </w:r>
      <w:r w:rsidR="00FC3070">
        <w:rPr>
          <w:noProof/>
        </w:rPr>
        <w:fldChar w:fldCharType="end"/>
      </w:r>
      <w:r>
        <w:t>.</w:t>
      </w:r>
      <w:r w:rsidR="00FC3070">
        <w:fldChar w:fldCharType="begin"/>
      </w:r>
      <w:r w:rsidR="00FC3070">
        <w:instrText xml:space="preserve"> SEQ Рисунок \* ARABIC \s 1 </w:instrText>
      </w:r>
      <w:r w:rsidR="00FC3070">
        <w:fldChar w:fldCharType="separate"/>
      </w:r>
      <w:r w:rsidR="00226569">
        <w:rPr>
          <w:noProof/>
        </w:rPr>
        <w:t>1</w:t>
      </w:r>
      <w:r w:rsidR="00FC3070">
        <w:rPr>
          <w:noProof/>
        </w:rPr>
        <w:fldChar w:fldCharType="end"/>
      </w:r>
      <w:bookmarkEnd w:id="965"/>
      <w:r>
        <w:t xml:space="preserve"> </w:t>
      </w:r>
      <w:r w:rsidRPr="00137338">
        <w:t xml:space="preserve">– </w:t>
      </w:r>
      <w:r>
        <w:t>Схема гиба трубки</w:t>
      </w:r>
    </w:p>
    <w:p w:rsidR="00137338" w:rsidRPr="00137338" w:rsidRDefault="00137338" w:rsidP="0090448D">
      <w:pPr>
        <w:pStyle w:val="42"/>
      </w:pPr>
    </w:p>
    <w:p w:rsidR="00A427BC" w:rsidRDefault="004511A7" w:rsidP="00015DD9">
      <w:pPr>
        <w:rPr>
          <w:ins w:id="968" w:author="Tsaun" w:date="2017-01-20T15:37:00Z"/>
        </w:rPr>
      </w:pPr>
      <w:r>
        <w:t>Соотношение</w:t>
      </w:r>
      <w:r w:rsidR="00CD63E2">
        <w:t xml:space="preserve"> </w:t>
      </w:r>
      <w:r w:rsidR="00FF21EC">
        <w:fldChar w:fldCharType="begin"/>
      </w:r>
      <w:r w:rsidR="00E5197B">
        <w:instrText xml:space="preserve"> REF _Ref470517799 \h </w:instrText>
      </w:r>
      <w:r w:rsidR="00FF21EC">
        <w:fldChar w:fldCharType="separate"/>
      </w:r>
      <w:ins w:id="969" w:author="Tsaun" w:date="2017-02-22T15:30:00Z">
        <w:r w:rsidR="00226569" w:rsidRPr="004C54D2">
          <w:t>(</w:t>
        </w:r>
        <w:r w:rsidR="00226569">
          <w:rPr>
            <w:noProof/>
          </w:rPr>
          <w:t>1</w:t>
        </w:r>
        <w:r w:rsidR="00226569" w:rsidRPr="004C54D2">
          <w:t>.</w:t>
        </w:r>
        <w:r w:rsidR="00226569">
          <w:rPr>
            <w:noProof/>
          </w:rPr>
          <w:t>23</w:t>
        </w:r>
        <w:r w:rsidR="00226569" w:rsidRPr="004C54D2">
          <w:t>)</w:t>
        </w:r>
      </w:ins>
      <w:ins w:id="970" w:author="Томащик" w:date="2017-01-19T16:46:00Z">
        <w:del w:id="971"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23</w:delText>
          </w:r>
          <w:r w:rsidR="002F5999" w:rsidRPr="004C54D2" w:rsidDel="00226569">
            <w:delText>)</w:delText>
          </w:r>
        </w:del>
      </w:ins>
      <w:del w:id="972"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22</w:delText>
        </w:r>
        <w:r w:rsidR="00B04480" w:rsidRPr="002E146E" w:rsidDel="00226569">
          <w:delText>)</w:delText>
        </w:r>
      </w:del>
      <w:r w:rsidR="00FF21EC">
        <w:fldChar w:fldCharType="end"/>
      </w:r>
      <w:r>
        <w:t xml:space="preserve"> </w:t>
      </w:r>
      <w:r w:rsidR="0068615E">
        <w:t xml:space="preserve">предложено в </w:t>
      </w:r>
      <w:r w:rsidR="0068615E" w:rsidRPr="00C833DF">
        <w:t>[</w:t>
      </w:r>
      <w:r w:rsidR="00FC3070">
        <w:fldChar w:fldCharType="begin"/>
      </w:r>
      <w:r w:rsidR="00FC3070">
        <w:instrText xml:space="preserve"> REF _Ref295468092 \r \h  \* MERGEFORMAT </w:instrText>
      </w:r>
      <w:r w:rsidR="00FC3070">
        <w:fldChar w:fldCharType="separate"/>
      </w:r>
      <w:ins w:id="973" w:author="Tsaun" w:date="2017-02-22T15:30:00Z">
        <w:r w:rsidR="00226569">
          <w:t>86</w:t>
        </w:r>
      </w:ins>
      <w:ins w:id="974" w:author="Томащик" w:date="2017-01-19T16:46:00Z">
        <w:del w:id="975" w:author="Tsaun" w:date="2017-02-22T15:29:00Z">
          <w:r w:rsidR="002F5999" w:rsidDel="00226569">
            <w:delText>86</w:delText>
          </w:r>
        </w:del>
      </w:ins>
      <w:del w:id="976" w:author="Tsaun" w:date="2017-02-22T15:29:00Z">
        <w:r w:rsidR="00ED7A3A" w:rsidDel="00226569">
          <w:delText>87</w:delText>
        </w:r>
      </w:del>
      <w:r w:rsidR="00FC3070">
        <w:fldChar w:fldCharType="end"/>
      </w:r>
      <w:r w:rsidR="0068615E" w:rsidRPr="00C833DF">
        <w:t>]</w:t>
      </w:r>
      <w:r w:rsidR="0068615E">
        <w:t xml:space="preserve"> </w:t>
      </w:r>
      <w:r w:rsidR="007E558E">
        <w:t>для углов гиба</w:t>
      </w:r>
      <w:r w:rsidR="00CD63E2">
        <w:t xml:space="preserve"> 90 градусов</w:t>
      </w:r>
      <w:r w:rsidR="007E558E" w:rsidRPr="006B3406">
        <w:t>.</w:t>
      </w:r>
    </w:p>
    <w:p w:rsidR="009F7EE0" w:rsidRDefault="00AE5639" w:rsidP="00015DD9">
      <w:pPr>
        <w:rPr>
          <w:ins w:id="977" w:author="Tsaun" w:date="2017-01-20T15:51:00Z"/>
        </w:rPr>
      </w:pPr>
      <w:ins w:id="978" w:author="Tsaun" w:date="2017-01-20T15:37:00Z">
        <w:r>
          <w:t xml:space="preserve">Следует отметить, что данная модель расчета скорости осаждения применима только для каналов, геометрия которых подобна представленной на рисунке 1.1. </w:t>
        </w:r>
      </w:ins>
      <w:ins w:id="979" w:author="Tsaun" w:date="2017-01-20T15:38:00Z">
        <w:r>
          <w:t>Т.е. при разработке одномерной теплогидравлической схемы контура участки с гибами должны выделяться в отдельные гидравлические каналы.</w:t>
        </w:r>
      </w:ins>
    </w:p>
    <w:p w:rsidR="009F7EE0" w:rsidRDefault="009F7EE0" w:rsidP="00015DD9">
      <w:pPr>
        <w:rPr>
          <w:ins w:id="980" w:author="Tsaun" w:date="2017-01-20T14:55:00Z"/>
        </w:rPr>
      </w:pPr>
      <w:ins w:id="981" w:author="Tsaun" w:date="2017-01-20T15:51:00Z">
        <w:r>
          <w:t>В работе</w:t>
        </w:r>
      </w:ins>
      <w:ins w:id="982" w:author="Tsaun" w:date="2017-01-20T15:52:00Z">
        <w:r>
          <w:t xml:space="preserve"> </w:t>
        </w:r>
        <w:r w:rsidRPr="00C833DF">
          <w:t>[</w:t>
        </w:r>
        <w:r w:rsidR="00FF21EC">
          <w:fldChar w:fldCharType="begin"/>
        </w:r>
        <w:r>
          <w:instrText xml:space="preserve"> REF _Ref295468092 \r \h  \* MERGEFORMAT </w:instrText>
        </w:r>
      </w:ins>
      <w:ins w:id="983" w:author="Tsaun" w:date="2017-01-20T15:52:00Z">
        <w:r w:rsidR="00FF21EC">
          <w:fldChar w:fldCharType="separate"/>
        </w:r>
      </w:ins>
      <w:ins w:id="984" w:author="Tsaun" w:date="2017-02-22T15:30:00Z">
        <w:r w:rsidR="00226569">
          <w:t>86</w:t>
        </w:r>
      </w:ins>
      <w:ins w:id="985" w:author="Tsaun" w:date="2017-01-20T15:52:00Z">
        <w:r w:rsidR="00FF21EC">
          <w:fldChar w:fldCharType="end"/>
        </w:r>
        <w:r w:rsidRPr="00C833DF">
          <w:t>]</w:t>
        </w:r>
      </w:ins>
      <w:ins w:id="986" w:author="Tsaun" w:date="2017-01-20T15:51:00Z">
        <w:r>
          <w:t xml:space="preserve"> </w:t>
        </w:r>
      </w:ins>
      <w:ins w:id="987" w:author="Tsaun" w:date="2017-01-20T15:46:00Z">
        <w:r>
          <w:t xml:space="preserve">в качестве площади осаждения в гибе </w:t>
        </w:r>
      </w:ins>
      <w:ins w:id="988" w:author="Tsaun" w:date="2017-01-20T15:47:00Z">
        <w:r>
          <w:t xml:space="preserve">рассматривалась величина, равная </w:t>
        </w:r>
      </w:ins>
      <w:ins w:id="989" w:author="Tsaun" w:date="2017-01-20T15:48:00Z">
        <w:r w:rsidRPr="009F7EE0">
          <w:rPr>
            <w:position w:val="-10"/>
          </w:rPr>
          <w:object w:dxaOrig="1120" w:dyaOrig="300">
            <v:shape id="_x0000_i1079" type="#_x0000_t75" style="width:56.2pt;height:15.25pt" o:ole="">
              <v:imagedata r:id="rId171" o:title=""/>
            </v:shape>
            <o:OLEObject Type="Embed" ProgID="Equation.3" ShapeID="_x0000_i1079" DrawAspect="Content" ObjectID="_1549710404" r:id="rId172"/>
          </w:object>
        </w:r>
      </w:ins>
      <w:ins w:id="990" w:author="Tsaun" w:date="2017-01-20T15:50:00Z">
        <w:r>
          <w:t xml:space="preserve">. </w:t>
        </w:r>
      </w:ins>
      <w:ins w:id="991" w:author="Tsaun" w:date="2017-01-20T15:52:00Z">
        <w:r>
          <w:t xml:space="preserve">Для удобства вычисления суммарной скорости осаждения </w:t>
        </w:r>
      </w:ins>
      <w:ins w:id="992" w:author="Tsaun" w:date="2017-01-20T15:53:00Z">
        <w:r>
          <w:t xml:space="preserve">в модуле ПРОФИТ коэффициент </w:t>
        </w:r>
      </w:ins>
      <w:ins w:id="993" w:author="Tsaun" w:date="2017-01-20T15:54:00Z">
        <w:r w:rsidR="00DA3E62" w:rsidRPr="009F7EE0">
          <w:rPr>
            <w:position w:val="-10"/>
          </w:rPr>
          <w:object w:dxaOrig="180" w:dyaOrig="240">
            <v:shape id="_x0000_i1080" type="#_x0000_t75" style="width:9.8pt;height:12pt" o:ole="">
              <v:imagedata r:id="rId173" o:title=""/>
            </v:shape>
            <o:OLEObject Type="Embed" ProgID="Equation.3" ShapeID="_x0000_i1080" DrawAspect="Content" ObjectID="_1549710405" r:id="rId174"/>
          </w:object>
        </w:r>
      </w:ins>
      <w:ins w:id="994" w:author="Tsaun" w:date="2017-01-20T15:53:00Z">
        <w:r>
          <w:t xml:space="preserve"> принимается равным данной попровке (</w:t>
        </w:r>
      </w:ins>
      <w:ins w:id="995" w:author="Tsaun" w:date="2017-01-20T15:54:00Z">
        <w:r w:rsidR="00DA3E62" w:rsidRPr="009F7EE0">
          <w:rPr>
            <w:position w:val="-10"/>
          </w:rPr>
          <w:object w:dxaOrig="840" w:dyaOrig="279">
            <v:shape id="_x0000_i1081" type="#_x0000_t75" style="width:42pt;height:12.55pt" o:ole="">
              <v:imagedata r:id="rId175" o:title=""/>
            </v:shape>
            <o:OLEObject Type="Embed" ProgID="Equation.3" ShapeID="_x0000_i1081" DrawAspect="Content" ObjectID="_1549710406" r:id="rId176"/>
          </w:object>
        </w:r>
      </w:ins>
      <w:ins w:id="996" w:author="Tsaun" w:date="2017-01-20T15:53:00Z">
        <w:r>
          <w:t>).</w:t>
        </w:r>
      </w:ins>
    </w:p>
    <w:p w:rsidR="00137338" w:rsidRPr="006B3406" w:rsidRDefault="00137338" w:rsidP="00015DD9"/>
    <w:p w:rsidR="00B72A74" w:rsidRDefault="00B72A74" w:rsidP="00CF0079">
      <w:pPr>
        <w:pStyle w:val="30"/>
      </w:pPr>
      <w:bookmarkStart w:id="997" w:name="_Toc247379756"/>
      <w:bookmarkStart w:id="998" w:name="_Toc247525443"/>
      <w:bookmarkStart w:id="999" w:name="_Toc435020737"/>
      <w:bookmarkStart w:id="1000" w:name="_Toc436731466"/>
      <w:bookmarkStart w:id="1001" w:name="_Toc438331032"/>
      <w:bookmarkStart w:id="1002" w:name="_Toc470520359"/>
      <w:r>
        <w:t>Коагуляция аэрозолей ПД</w:t>
      </w:r>
      <w:bookmarkEnd w:id="997"/>
      <w:bookmarkEnd w:id="998"/>
      <w:bookmarkEnd w:id="999"/>
      <w:bookmarkEnd w:id="1000"/>
      <w:bookmarkEnd w:id="1001"/>
      <w:bookmarkEnd w:id="1002"/>
    </w:p>
    <w:p w:rsidR="00B72A74" w:rsidRDefault="00B72A74" w:rsidP="00B72A74">
      <w:pPr>
        <w:pStyle w:val="af3"/>
      </w:pPr>
      <w:r>
        <w:t xml:space="preserve">Агломерация (коагуляция) — процесс, при котором частицы, имеющие разные осредненные или пульсационные скорости, сцепляются вместе и становятся новой единичной частицей, масса которой равна сумме масс отдельных частиц. Мы будем рассматривать только парные столкновения. Изменение спектра аэрозолей в результате коагуляции описывается </w:t>
      </w:r>
      <w:r w:rsidR="00C43A0E">
        <w:t>кинетически</w:t>
      </w:r>
      <w:r w:rsidR="008E489C">
        <w:t>м</w:t>
      </w:r>
      <w:r w:rsidR="00C43A0E">
        <w:t xml:space="preserve"> </w:t>
      </w:r>
      <w:r>
        <w:t xml:space="preserve">уравнением </w:t>
      </w:r>
      <w:r w:rsidR="00FF21EC">
        <w:fldChar w:fldCharType="begin"/>
      </w:r>
      <w:r w:rsidR="00B5588E">
        <w:instrText xml:space="preserve"> REF _Ref470517825 \h </w:instrText>
      </w:r>
      <w:r w:rsidR="00FF21EC">
        <w:fldChar w:fldCharType="separate"/>
      </w:r>
      <w:ins w:id="1003" w:author="Tsaun" w:date="2017-02-22T15:30:00Z">
        <w:r w:rsidR="00226569" w:rsidRPr="004C54D2">
          <w:t>(</w:t>
        </w:r>
        <w:r w:rsidR="00226569">
          <w:rPr>
            <w:noProof/>
          </w:rPr>
          <w:t>1</w:t>
        </w:r>
        <w:r w:rsidR="00226569" w:rsidRPr="004C54D2">
          <w:t>.</w:t>
        </w:r>
        <w:r w:rsidR="00226569">
          <w:rPr>
            <w:noProof/>
          </w:rPr>
          <w:t>24</w:t>
        </w:r>
        <w:r w:rsidR="00226569" w:rsidRPr="004C54D2">
          <w:t>)</w:t>
        </w:r>
      </w:ins>
      <w:ins w:id="1004" w:author="Томащик" w:date="2017-01-19T16:46:00Z">
        <w:del w:id="1005"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24</w:delText>
          </w:r>
          <w:r w:rsidR="002F5999" w:rsidRPr="004C54D2" w:rsidDel="00226569">
            <w:delText>)</w:delText>
          </w:r>
        </w:del>
      </w:ins>
      <w:del w:id="1006"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23</w:delText>
        </w:r>
        <w:r w:rsidR="00B04480" w:rsidRPr="002E146E" w:rsidDel="00226569">
          <w:delText>)</w:delText>
        </w:r>
      </w:del>
      <w:r w:rsidR="00FF21EC">
        <w:fldChar w:fldCharType="end"/>
      </w:r>
      <w:r w:rsidR="00C43A0E">
        <w:t xml:space="preserve"> </w:t>
      </w:r>
      <w:r w:rsidRPr="00754581">
        <w:t>[</w:t>
      </w:r>
      <w:r w:rsidR="00FF21EC">
        <w:fldChar w:fldCharType="begin"/>
      </w:r>
      <w:r w:rsidR="00B5588E">
        <w:instrText xml:space="preserve"> REF _Ref368577759 \n \h </w:instrText>
      </w:r>
      <w:r w:rsidR="00FF21EC">
        <w:fldChar w:fldCharType="separate"/>
      </w:r>
      <w:r w:rsidR="00226569">
        <w:t>57</w:t>
      </w:r>
      <w:r w:rsidR="00FF21EC">
        <w:fldChar w:fldCharType="end"/>
      </w:r>
      <w:r w:rsidRPr="00754581">
        <w:t>]</w:t>
      </w:r>
      <w:r w:rsidR="002F2450">
        <w:t xml:space="preserve">, что является частным случаем уравнения </w:t>
      </w:r>
      <w:r w:rsidR="00FF21EC">
        <w:fldChar w:fldCharType="begin"/>
      </w:r>
      <w:r w:rsidR="00B5588E">
        <w:instrText xml:space="preserve"> REF _Ref470519474 \h </w:instrText>
      </w:r>
      <w:r w:rsidR="00FF21EC">
        <w:fldChar w:fldCharType="separate"/>
      </w:r>
      <w:ins w:id="1007" w:author="Tsaun" w:date="2017-02-22T15:30:00Z">
        <w:r w:rsidR="00226569" w:rsidRPr="004C54D2">
          <w:t>(</w:t>
        </w:r>
        <w:r w:rsidR="00226569">
          <w:rPr>
            <w:noProof/>
          </w:rPr>
          <w:t>1</w:t>
        </w:r>
        <w:r w:rsidR="00226569" w:rsidRPr="004C54D2">
          <w:t>.</w:t>
        </w:r>
        <w:r w:rsidR="00226569">
          <w:rPr>
            <w:noProof/>
          </w:rPr>
          <w:t>22</w:t>
        </w:r>
        <w:r w:rsidR="00226569" w:rsidRPr="004C54D2">
          <w:t>)</w:t>
        </w:r>
      </w:ins>
      <w:ins w:id="1008" w:author="Томащик" w:date="2017-01-19T16:46:00Z">
        <w:del w:id="1009"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22</w:delText>
          </w:r>
          <w:r w:rsidR="002F5999" w:rsidRPr="004C54D2" w:rsidDel="00226569">
            <w:delText>)</w:delText>
          </w:r>
        </w:del>
      </w:ins>
      <w:del w:id="1010"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21</w:delText>
        </w:r>
        <w:r w:rsidR="00B04480" w:rsidRPr="002E146E" w:rsidDel="00226569">
          <w:delText>)</w:delText>
        </w:r>
      </w:del>
      <w:r w:rsidR="00FF21EC">
        <w:fldChar w:fldCharType="end"/>
      </w:r>
      <w:r w:rsidR="002F2450">
        <w:t xml:space="preserve">, когда другие </w:t>
      </w:r>
      <w:r w:rsidR="007C304C">
        <w:t xml:space="preserve">процессы, </w:t>
      </w:r>
      <w:r w:rsidR="00D32693">
        <w:t>приводящие к изменению</w:t>
      </w:r>
      <w:r w:rsidR="002F2450">
        <w:t xml:space="preserve"> </w:t>
      </w:r>
      <w:r w:rsidR="007C304C">
        <w:t>чис</w:t>
      </w:r>
      <w:r w:rsidR="00D32693">
        <w:t>ловой</w:t>
      </w:r>
      <w:r w:rsidR="007C304C">
        <w:t xml:space="preserve"> </w:t>
      </w:r>
      <w:r w:rsidR="002F2450">
        <w:t xml:space="preserve">концентрации </w:t>
      </w:r>
      <w:r w:rsidR="007C304C">
        <w:t>частиц</w:t>
      </w:r>
      <w:r w:rsidR="002F2450">
        <w:t>, включая источники/стоки, отс</w:t>
      </w:r>
      <w:r w:rsidR="008E489C">
        <w:t>у</w:t>
      </w:r>
      <w:r w:rsidR="002F2450">
        <w:t>тствую</w:t>
      </w:r>
      <w:r w:rsidR="007C304C">
        <w:t>т</w:t>
      </w:r>
      <w:r>
        <w:t>:</w:t>
      </w:r>
    </w:p>
    <w:tbl>
      <w:tblPr>
        <w:tblW w:w="9206" w:type="dxa"/>
        <w:tblInd w:w="648" w:type="dxa"/>
        <w:tblLook w:val="01E0" w:firstRow="1" w:lastRow="1" w:firstColumn="1" w:lastColumn="1" w:noHBand="0" w:noVBand="0"/>
      </w:tblPr>
      <w:tblGrid>
        <w:gridCol w:w="7930"/>
        <w:gridCol w:w="1276"/>
      </w:tblGrid>
      <w:tr w:rsidR="000B74A9" w:rsidRPr="00295FE1" w:rsidTr="00C360EF">
        <w:tc>
          <w:tcPr>
            <w:tcW w:w="7959" w:type="dxa"/>
            <w:vAlign w:val="center"/>
          </w:tcPr>
          <w:p w:rsidR="000B74A9" w:rsidRPr="003B21BA" w:rsidRDefault="000837ED" w:rsidP="00C360EF">
            <w:pPr>
              <w:pStyle w:val="1-6"/>
              <w:ind w:firstLine="203"/>
              <w:rPr>
                <w:lang w:val="en-US"/>
              </w:rPr>
            </w:pPr>
            <w:r>
              <w:rPr>
                <w:noProof/>
              </w:rPr>
              <w:drawing>
                <wp:inline distT="0" distB="0" distL="0" distR="0">
                  <wp:extent cx="4594225" cy="482600"/>
                  <wp:effectExtent l="19050" t="0" r="0" b="0"/>
                  <wp:docPr id="11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77"/>
                          <a:srcRect/>
                          <a:stretch>
                            <a:fillRect/>
                          </a:stretch>
                        </pic:blipFill>
                        <pic:spPr bwMode="auto">
                          <a:xfrm>
                            <a:off x="0" y="0"/>
                            <a:ext cx="4594225" cy="482600"/>
                          </a:xfrm>
                          <a:prstGeom prst="rect">
                            <a:avLst/>
                          </a:prstGeom>
                          <a:noFill/>
                          <a:ln w="9525">
                            <a:noFill/>
                            <a:miter lim="800000"/>
                            <a:headEnd/>
                            <a:tailEnd/>
                          </a:ln>
                        </pic:spPr>
                      </pic:pic>
                    </a:graphicData>
                  </a:graphic>
                </wp:inline>
              </w:drawing>
            </w:r>
          </w:p>
        </w:tc>
        <w:tc>
          <w:tcPr>
            <w:tcW w:w="1247" w:type="dxa"/>
            <w:vAlign w:val="center"/>
          </w:tcPr>
          <w:p w:rsidR="000B74A9" w:rsidRPr="004C54D2" w:rsidRDefault="000B74A9" w:rsidP="00C360EF">
            <w:pPr>
              <w:pStyle w:val="affffffffff"/>
            </w:pPr>
            <w:bookmarkStart w:id="1011" w:name="_Ref470517825"/>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1012" w:author="Tsaun" w:date="2017-02-22T15:30:00Z">
              <w:r w:rsidR="00226569">
                <w:rPr>
                  <w:noProof/>
                </w:rPr>
                <w:t>24</w:t>
              </w:r>
            </w:ins>
            <w:ins w:id="1013" w:author="Томащик" w:date="2017-01-19T16:46:00Z">
              <w:del w:id="1014" w:author="Tsaun" w:date="2017-02-22T15:29:00Z">
                <w:r w:rsidR="002F5999" w:rsidDel="00226569">
                  <w:rPr>
                    <w:noProof/>
                  </w:rPr>
                  <w:delText>24</w:delText>
                </w:r>
              </w:del>
            </w:ins>
            <w:del w:id="1015" w:author="Tsaun" w:date="2017-02-22T15:29:00Z">
              <w:r w:rsidR="00B04480" w:rsidRPr="004C54D2" w:rsidDel="00226569">
                <w:rPr>
                  <w:noProof/>
                </w:rPr>
                <w:delText>23</w:delText>
              </w:r>
            </w:del>
            <w:r w:rsidR="00FF21EC" w:rsidRPr="004C54D2">
              <w:fldChar w:fldCharType="end"/>
            </w:r>
            <w:r w:rsidRPr="004C54D2">
              <w:t>)</w:t>
            </w:r>
            <w:bookmarkEnd w:id="1011"/>
          </w:p>
        </w:tc>
      </w:tr>
    </w:tbl>
    <w:p w:rsidR="00B72A74" w:rsidRDefault="000B74A9" w:rsidP="00B72A74">
      <w:pPr>
        <w:pStyle w:val="af3"/>
        <w:ind w:firstLine="0"/>
      </w:pPr>
      <w:r w:rsidRPr="00796B73">
        <w:tab/>
      </w:r>
      <w:r w:rsidR="00B72A74">
        <w:t>Обозначения те</w:t>
      </w:r>
      <w:r w:rsidR="007C304C">
        <w:t xml:space="preserve"> </w:t>
      </w:r>
      <w:r w:rsidR="00B72A74">
        <w:t>же, что и в разделе (</w:t>
      </w:r>
      <w:r w:rsidR="00FF21EC">
        <w:fldChar w:fldCharType="begin"/>
      </w:r>
      <w:r w:rsidR="00B5588E">
        <w:instrText xml:space="preserve"> REF _Ref438721891 \n \h </w:instrText>
      </w:r>
      <w:r w:rsidR="00FF21EC">
        <w:fldChar w:fldCharType="separate"/>
      </w:r>
      <w:r w:rsidR="00226569">
        <w:t>1.3.2</w:t>
      </w:r>
      <w:r w:rsidR="00FF21EC">
        <w:fldChar w:fldCharType="end"/>
      </w:r>
      <w:r w:rsidR="00B72A74">
        <w:t>):</w:t>
      </w:r>
    </w:p>
    <w:tbl>
      <w:tblPr>
        <w:tblW w:w="0" w:type="auto"/>
        <w:tblCellMar>
          <w:left w:w="70" w:type="dxa"/>
          <w:right w:w="70" w:type="dxa"/>
        </w:tblCellMar>
        <w:tblLook w:val="0000" w:firstRow="0" w:lastRow="0" w:firstColumn="0" w:lastColumn="0" w:noHBand="0" w:noVBand="0"/>
      </w:tblPr>
      <w:tblGrid>
        <w:gridCol w:w="1014"/>
        <w:gridCol w:w="8128"/>
        <w:gridCol w:w="567"/>
      </w:tblGrid>
      <w:tr w:rsidR="00B72A74" w:rsidRPr="001B6514" w:rsidTr="000B74A9">
        <w:tc>
          <w:tcPr>
            <w:tcW w:w="0" w:type="auto"/>
          </w:tcPr>
          <w:p w:rsidR="00B72A74" w:rsidRPr="001B6514" w:rsidRDefault="00C43A0E" w:rsidP="00B21007">
            <w:pPr>
              <w:pStyle w:val="1-6"/>
              <w:ind w:hanging="10"/>
              <w:rPr>
                <w:rFonts w:ascii="Times New Roman" w:hAnsi="Times New Roman"/>
                <w:szCs w:val="24"/>
                <w:lang w:val="en-US"/>
              </w:rPr>
            </w:pPr>
            <w:r>
              <w:rPr>
                <w:rFonts w:ascii="Times New Roman" w:hAnsi="Times New Roman"/>
                <w:szCs w:val="24"/>
              </w:rPr>
              <w:t>n(</w:t>
            </w:r>
            <w:r>
              <w:rPr>
                <w:rFonts w:ascii="Times New Roman" w:hAnsi="Times New Roman"/>
                <w:szCs w:val="24"/>
                <w:lang w:val="en-US"/>
              </w:rPr>
              <w:t>χ</w:t>
            </w:r>
            <w:r w:rsidR="00B72A74" w:rsidRPr="001B6514">
              <w:rPr>
                <w:rFonts w:ascii="Times New Roman" w:hAnsi="Times New Roman"/>
                <w:szCs w:val="24"/>
              </w:rPr>
              <w:t>,t)</w:t>
            </w:r>
            <w:r w:rsidR="00B72A74" w:rsidRPr="001B6514">
              <w:rPr>
                <w:rFonts w:ascii="Times New Roman" w:hAnsi="Times New Roman"/>
                <w:szCs w:val="24"/>
                <w:lang w:val="en-US"/>
              </w:rPr>
              <w:t xml:space="preserve"> - </w:t>
            </w:r>
          </w:p>
        </w:tc>
        <w:tc>
          <w:tcPr>
            <w:tcW w:w="8128" w:type="dxa"/>
          </w:tcPr>
          <w:p w:rsidR="00B72A74" w:rsidRPr="001B6514" w:rsidRDefault="00B72A74" w:rsidP="008B7EC0">
            <w:pPr>
              <w:pStyle w:val="49"/>
              <w:rPr>
                <w:sz w:val="24"/>
                <w:szCs w:val="24"/>
              </w:rPr>
            </w:pPr>
            <w:r w:rsidRPr="001B6514">
              <w:rPr>
                <w:sz w:val="24"/>
                <w:szCs w:val="24"/>
              </w:rPr>
              <w:t xml:space="preserve">функция распределения числа </w:t>
            </w:r>
            <w:r w:rsidR="00524796">
              <w:rPr>
                <w:sz w:val="24"/>
                <w:szCs w:val="24"/>
              </w:rPr>
              <w:t xml:space="preserve">частиц </w:t>
            </w:r>
            <w:r w:rsidRPr="001B6514">
              <w:rPr>
                <w:sz w:val="24"/>
                <w:szCs w:val="24"/>
              </w:rPr>
              <w:t>аэрозолей на единицу объема (концентрация)</w:t>
            </w:r>
          </w:p>
        </w:tc>
        <w:tc>
          <w:tcPr>
            <w:tcW w:w="567" w:type="dxa"/>
          </w:tcPr>
          <w:p w:rsidR="00B72A74" w:rsidRPr="001B6514" w:rsidRDefault="00B72A74" w:rsidP="008B7EC0">
            <w:pPr>
              <w:ind w:firstLine="0"/>
              <w:rPr>
                <w:szCs w:val="24"/>
              </w:rPr>
            </w:pPr>
            <w:r w:rsidRPr="001B6514">
              <w:rPr>
                <w:szCs w:val="24"/>
              </w:rPr>
              <w:t>м</w:t>
            </w:r>
            <w:r w:rsidRPr="001B6514">
              <w:rPr>
                <w:szCs w:val="24"/>
                <w:vertAlign w:val="superscript"/>
                <w:lang w:val="en-US"/>
              </w:rPr>
              <w:t>–</w:t>
            </w:r>
            <w:r w:rsidR="00625DEF">
              <w:rPr>
                <w:szCs w:val="24"/>
                <w:vertAlign w:val="superscript"/>
              </w:rPr>
              <w:t>3</w:t>
            </w:r>
          </w:p>
        </w:tc>
      </w:tr>
      <w:tr w:rsidR="00B72A74" w:rsidRPr="001B6514" w:rsidTr="000B74A9">
        <w:tc>
          <w:tcPr>
            <w:tcW w:w="0" w:type="auto"/>
          </w:tcPr>
          <w:p w:rsidR="00B72A74" w:rsidRPr="001B6514" w:rsidRDefault="00C43A0E" w:rsidP="00B21007">
            <w:pPr>
              <w:pStyle w:val="1-6"/>
              <w:ind w:hanging="10"/>
              <w:rPr>
                <w:rFonts w:ascii="Times New Roman" w:hAnsi="Times New Roman"/>
                <w:szCs w:val="24"/>
                <w:lang w:val="en-US"/>
              </w:rPr>
            </w:pPr>
            <w:r>
              <w:rPr>
                <w:rFonts w:ascii="Times New Roman" w:hAnsi="Times New Roman"/>
                <w:szCs w:val="24"/>
              </w:rPr>
              <w:t>χ, ξ</w:t>
            </w:r>
            <w:r w:rsidR="00B72A74" w:rsidRPr="001B6514">
              <w:rPr>
                <w:rFonts w:ascii="Times New Roman" w:hAnsi="Times New Roman"/>
                <w:szCs w:val="24"/>
                <w:lang w:val="en-US"/>
              </w:rPr>
              <w:t xml:space="preserve"> - </w:t>
            </w:r>
          </w:p>
        </w:tc>
        <w:tc>
          <w:tcPr>
            <w:tcW w:w="8128" w:type="dxa"/>
          </w:tcPr>
          <w:p w:rsidR="00B72A74" w:rsidRPr="001B6514" w:rsidRDefault="00B72A74" w:rsidP="008B7EC0">
            <w:pPr>
              <w:pStyle w:val="49"/>
              <w:rPr>
                <w:sz w:val="24"/>
                <w:szCs w:val="24"/>
              </w:rPr>
            </w:pPr>
            <w:r w:rsidRPr="001B6514">
              <w:rPr>
                <w:sz w:val="24"/>
                <w:szCs w:val="24"/>
              </w:rPr>
              <w:t xml:space="preserve">размер </w:t>
            </w:r>
            <w:r w:rsidR="00524796">
              <w:rPr>
                <w:sz w:val="24"/>
                <w:szCs w:val="24"/>
              </w:rPr>
              <w:t xml:space="preserve">(объем) частиц </w:t>
            </w:r>
            <w:r w:rsidRPr="001B6514">
              <w:rPr>
                <w:sz w:val="24"/>
                <w:szCs w:val="24"/>
              </w:rPr>
              <w:t>аэрозолей</w:t>
            </w:r>
          </w:p>
        </w:tc>
        <w:tc>
          <w:tcPr>
            <w:tcW w:w="567" w:type="dxa"/>
          </w:tcPr>
          <w:p w:rsidR="00B72A74" w:rsidRPr="001B6514" w:rsidRDefault="00B72A74" w:rsidP="008B7EC0">
            <w:pPr>
              <w:ind w:firstLine="0"/>
              <w:rPr>
                <w:szCs w:val="24"/>
              </w:rPr>
            </w:pPr>
            <w:r w:rsidRPr="001B6514">
              <w:rPr>
                <w:szCs w:val="24"/>
              </w:rPr>
              <w:t>м</w:t>
            </w:r>
            <w:r w:rsidRPr="001B6514">
              <w:rPr>
                <w:szCs w:val="24"/>
                <w:vertAlign w:val="superscript"/>
              </w:rPr>
              <w:t>3</w:t>
            </w:r>
          </w:p>
        </w:tc>
      </w:tr>
      <w:tr w:rsidR="00B72A74" w:rsidRPr="001B6514" w:rsidTr="000B74A9">
        <w:tc>
          <w:tcPr>
            <w:tcW w:w="0" w:type="auto"/>
          </w:tcPr>
          <w:p w:rsidR="00B72A74" w:rsidRPr="001B6514" w:rsidRDefault="00B72A74" w:rsidP="00B21007">
            <w:pPr>
              <w:pStyle w:val="1-6"/>
              <w:ind w:hanging="10"/>
              <w:rPr>
                <w:rFonts w:ascii="Times New Roman" w:hAnsi="Times New Roman"/>
                <w:szCs w:val="24"/>
                <w:lang w:val="en-US"/>
              </w:rPr>
            </w:pPr>
            <w:r w:rsidRPr="001B6514">
              <w:rPr>
                <w:rFonts w:ascii="Times New Roman" w:hAnsi="Times New Roman"/>
                <w:szCs w:val="24"/>
              </w:rPr>
              <w:t>t</w:t>
            </w:r>
            <w:r w:rsidRPr="001B6514">
              <w:rPr>
                <w:rFonts w:ascii="Times New Roman" w:hAnsi="Times New Roman"/>
                <w:szCs w:val="24"/>
                <w:lang w:val="en-US"/>
              </w:rPr>
              <w:t xml:space="preserve"> - </w:t>
            </w:r>
          </w:p>
        </w:tc>
        <w:tc>
          <w:tcPr>
            <w:tcW w:w="8128" w:type="dxa"/>
          </w:tcPr>
          <w:p w:rsidR="00B72A74" w:rsidRPr="001B6514" w:rsidRDefault="00B72A74" w:rsidP="008B7EC0">
            <w:pPr>
              <w:pStyle w:val="49"/>
              <w:rPr>
                <w:sz w:val="24"/>
                <w:szCs w:val="24"/>
              </w:rPr>
            </w:pPr>
            <w:r w:rsidRPr="001B6514">
              <w:rPr>
                <w:sz w:val="24"/>
                <w:szCs w:val="24"/>
              </w:rPr>
              <w:t>время</w:t>
            </w:r>
          </w:p>
        </w:tc>
        <w:tc>
          <w:tcPr>
            <w:tcW w:w="567" w:type="dxa"/>
          </w:tcPr>
          <w:p w:rsidR="00B72A74" w:rsidRPr="001B6514" w:rsidRDefault="00B72A74" w:rsidP="008B7EC0">
            <w:pPr>
              <w:ind w:firstLine="0"/>
              <w:rPr>
                <w:szCs w:val="24"/>
              </w:rPr>
            </w:pPr>
            <w:r w:rsidRPr="001B6514">
              <w:rPr>
                <w:szCs w:val="24"/>
              </w:rPr>
              <w:t>с</w:t>
            </w:r>
          </w:p>
        </w:tc>
      </w:tr>
      <w:tr w:rsidR="00B72A74" w:rsidRPr="001B6514" w:rsidTr="000B74A9">
        <w:tc>
          <w:tcPr>
            <w:tcW w:w="0" w:type="auto"/>
          </w:tcPr>
          <w:p w:rsidR="00B72A74" w:rsidRPr="001B6514" w:rsidRDefault="00B72A74" w:rsidP="00B21007">
            <w:pPr>
              <w:pStyle w:val="1-6"/>
              <w:ind w:hanging="10"/>
              <w:rPr>
                <w:rFonts w:ascii="Times New Roman" w:hAnsi="Times New Roman"/>
                <w:i/>
                <w:szCs w:val="24"/>
                <w:lang w:val="en-US"/>
              </w:rPr>
            </w:pPr>
            <w:r w:rsidRPr="001B6514">
              <w:rPr>
                <w:rFonts w:ascii="Times New Roman" w:hAnsi="Times New Roman"/>
                <w:szCs w:val="24"/>
              </w:rPr>
              <w:sym w:font="Symbol" w:char="F046"/>
            </w:r>
            <w:r w:rsidRPr="001B6514">
              <w:rPr>
                <w:rFonts w:ascii="Times New Roman" w:hAnsi="Times New Roman"/>
                <w:szCs w:val="24"/>
              </w:rPr>
              <w:t>(</w:t>
            </w:r>
            <w:r w:rsidR="00C43A0E">
              <w:rPr>
                <w:rFonts w:ascii="Times New Roman" w:hAnsi="Times New Roman"/>
                <w:szCs w:val="24"/>
                <w:lang w:val="en-US"/>
              </w:rPr>
              <w:t>χ,ξ</w:t>
            </w:r>
            <w:r w:rsidRPr="001B6514">
              <w:rPr>
                <w:rFonts w:ascii="Times New Roman" w:hAnsi="Times New Roman"/>
                <w:szCs w:val="24"/>
                <w:lang w:val="en-US"/>
              </w:rPr>
              <w:t xml:space="preserve">,t) - </w:t>
            </w:r>
          </w:p>
        </w:tc>
        <w:tc>
          <w:tcPr>
            <w:tcW w:w="8128" w:type="dxa"/>
          </w:tcPr>
          <w:p w:rsidR="00B72A74" w:rsidRPr="001B6514" w:rsidRDefault="00B72A74" w:rsidP="008B7EC0">
            <w:pPr>
              <w:pStyle w:val="49"/>
              <w:rPr>
                <w:sz w:val="24"/>
                <w:szCs w:val="24"/>
              </w:rPr>
            </w:pPr>
            <w:r w:rsidRPr="001B6514">
              <w:rPr>
                <w:sz w:val="24"/>
                <w:szCs w:val="24"/>
              </w:rPr>
              <w:t xml:space="preserve">ядро коагуляции - частота столкновений частиц с размерами </w:t>
            </w:r>
            <w:r w:rsidR="00C43A0E">
              <w:rPr>
                <w:szCs w:val="24"/>
                <w:lang w:val="en-US"/>
              </w:rPr>
              <w:t>χ</w:t>
            </w:r>
            <w:r w:rsidRPr="001B6514">
              <w:rPr>
                <w:sz w:val="24"/>
                <w:szCs w:val="24"/>
              </w:rPr>
              <w:t xml:space="preserve"> и </w:t>
            </w:r>
            <w:r w:rsidR="00C43A0E">
              <w:rPr>
                <w:szCs w:val="24"/>
                <w:lang w:val="en-US"/>
              </w:rPr>
              <w:t>ξ</w:t>
            </w:r>
            <w:r w:rsidRPr="001B6514">
              <w:rPr>
                <w:sz w:val="24"/>
                <w:szCs w:val="24"/>
              </w:rPr>
              <w:t xml:space="preserve"> в единице объема</w:t>
            </w:r>
          </w:p>
        </w:tc>
        <w:tc>
          <w:tcPr>
            <w:tcW w:w="567" w:type="dxa"/>
          </w:tcPr>
          <w:p w:rsidR="00B72A74" w:rsidRPr="001B6514" w:rsidRDefault="00B72A74" w:rsidP="008B7EC0">
            <w:pPr>
              <w:ind w:firstLine="0"/>
              <w:rPr>
                <w:szCs w:val="24"/>
              </w:rPr>
            </w:pPr>
            <w:r w:rsidRPr="001B6514">
              <w:rPr>
                <w:szCs w:val="24"/>
              </w:rPr>
              <w:t>м</w:t>
            </w:r>
            <w:r w:rsidRPr="001B6514">
              <w:rPr>
                <w:szCs w:val="24"/>
                <w:vertAlign w:val="superscript"/>
              </w:rPr>
              <w:t>3</w:t>
            </w:r>
            <w:r w:rsidRPr="001B6514">
              <w:rPr>
                <w:szCs w:val="24"/>
              </w:rPr>
              <w:t>/с</w:t>
            </w:r>
          </w:p>
        </w:tc>
      </w:tr>
    </w:tbl>
    <w:p w:rsidR="00B72A74" w:rsidRDefault="00B72A74" w:rsidP="00B21007">
      <w:pPr>
        <w:pStyle w:val="af3"/>
      </w:pPr>
      <w:r>
        <w:t xml:space="preserve">Первый интеграл описывает образование </w:t>
      </w:r>
      <w:r w:rsidR="00524796">
        <w:t xml:space="preserve">частиц </w:t>
      </w:r>
      <w:r>
        <w:t xml:space="preserve">аэрозолей размера </w:t>
      </w:r>
      <w:r w:rsidR="00C43A0E">
        <w:rPr>
          <w:szCs w:val="24"/>
        </w:rPr>
        <w:t>χ</w:t>
      </w:r>
      <w:r>
        <w:t xml:space="preserve"> за счет коагуляции </w:t>
      </w:r>
      <w:r w:rsidR="00524796">
        <w:t>частиц меньшего</w:t>
      </w:r>
      <w:r>
        <w:t xml:space="preserve"> размера </w:t>
      </w:r>
      <w:r w:rsidR="00C43A0E">
        <w:rPr>
          <w:szCs w:val="24"/>
          <w:lang w:val="en-US"/>
        </w:rPr>
        <w:t>ξ</w:t>
      </w:r>
      <w:r>
        <w:t xml:space="preserve"> и </w:t>
      </w:r>
      <w:r w:rsidR="00C43A0E">
        <w:rPr>
          <w:szCs w:val="24"/>
        </w:rPr>
        <w:t>χ</w:t>
      </w:r>
      <w:r w:rsidR="00C43A0E" w:rsidRPr="00E50F18">
        <w:t xml:space="preserve"> </w:t>
      </w:r>
      <w:r w:rsidRPr="00E50F18">
        <w:t>–</w:t>
      </w:r>
      <w:r w:rsidR="00C43A0E" w:rsidRPr="00C43A0E">
        <w:rPr>
          <w:szCs w:val="24"/>
        </w:rPr>
        <w:t xml:space="preserve"> </w:t>
      </w:r>
      <w:r w:rsidR="00C43A0E">
        <w:rPr>
          <w:szCs w:val="24"/>
          <w:lang w:val="en-US"/>
        </w:rPr>
        <w:t>ξ</w:t>
      </w:r>
      <w:r>
        <w:t xml:space="preserve">, второй интеграл – исчезновение аэрозолей размера </w:t>
      </w:r>
      <w:r w:rsidR="00C43A0E">
        <w:rPr>
          <w:szCs w:val="24"/>
        </w:rPr>
        <w:t>χ</w:t>
      </w:r>
      <w:r>
        <w:t xml:space="preserve"> за счет коагуляции с другими аэрозолями.</w:t>
      </w:r>
    </w:p>
    <w:p w:rsidR="00B72A74" w:rsidRPr="00786C4B" w:rsidRDefault="00B72A74" w:rsidP="00B72A74">
      <w:pPr>
        <w:pStyle w:val="af3"/>
      </w:pPr>
      <w:r>
        <w:t xml:space="preserve">Все механизмы, приводящие к столкновениям и коагуляции частиц, с некоторой степенью условности могут быть подразделены на два типа. К первому типу относятся механизмы, вызывающие столкновения вследствие флуктуаций скоростей частиц, т.е. в результате броуновского или турбулентного движения. Ко второму типу следует отнести механизмы, приводящие к появлению осредненной относительной скорости между двумя частицами, например, в результате градиента скорости несущего потока или гравитационной седиментации частиц разного </w:t>
      </w:r>
      <w:r w:rsidR="00253090" w:rsidRPr="00874526">
        <w:t>сорта</w:t>
      </w:r>
      <w:r>
        <w:t xml:space="preserve">, т.е. с разными временами релаксации </w:t>
      </w:r>
      <w:r>
        <w:sym w:font="Symbol" w:char="F074"/>
      </w:r>
      <w:r w:rsidRPr="00C471D2">
        <w:rPr>
          <w:vertAlign w:val="subscript"/>
          <w:lang w:val="en-US"/>
        </w:rPr>
        <w:t>p</w:t>
      </w:r>
      <w:r>
        <w:t xml:space="preserve">. Наибольший вклад в коагуляцию частиц дают гравитационный, броуновский и турбулентный механизмы. </w:t>
      </w:r>
      <w:r w:rsidR="00295C3D">
        <w:t>При вычислении ядер коагуляции частицы предполагаются сферическими.</w:t>
      </w:r>
    </w:p>
    <w:p w:rsidR="00B72A74" w:rsidRDefault="00B72A74" w:rsidP="001B676A">
      <w:pPr>
        <w:pStyle w:val="4"/>
      </w:pPr>
      <w:bookmarkStart w:id="1016" w:name="_Toc247379757"/>
      <w:bookmarkStart w:id="1017" w:name="_Toc247525444"/>
      <w:bookmarkStart w:id="1018" w:name="_Toc435020738"/>
      <w:r>
        <w:lastRenderedPageBreak/>
        <w:t>Коагуляция за счет броуновской диффузии</w:t>
      </w:r>
      <w:bookmarkEnd w:id="1016"/>
      <w:bookmarkEnd w:id="1017"/>
      <w:bookmarkEnd w:id="1018"/>
      <w:r>
        <w:t xml:space="preserve"> </w:t>
      </w:r>
    </w:p>
    <w:p w:rsidR="00B72A74" w:rsidRPr="00B72A74" w:rsidRDefault="00B72A74" w:rsidP="00B72A74">
      <w:pPr>
        <w:pStyle w:val="af3"/>
        <w:rPr>
          <w:szCs w:val="24"/>
        </w:rPr>
      </w:pPr>
      <w:r w:rsidRPr="00B72A74">
        <w:rPr>
          <w:szCs w:val="24"/>
        </w:rPr>
        <w:t xml:space="preserve">Процесс переноса частиц в броуновском движении определяется тепловым движением молекул окружающей среды, для описания которого применима гипотеза молекулярного хаоса (статистической независимости). </w:t>
      </w:r>
    </w:p>
    <w:p w:rsidR="00B72A74" w:rsidRPr="00B72A74" w:rsidRDefault="00B72A74" w:rsidP="00B72A74">
      <w:pPr>
        <w:pStyle w:val="af3"/>
        <w:rPr>
          <w:szCs w:val="24"/>
        </w:rPr>
      </w:pPr>
      <w:r w:rsidRPr="00B72A74">
        <w:rPr>
          <w:szCs w:val="24"/>
        </w:rPr>
        <w:t>Броуновское ядро столкновений аэрозолей совпадает с ядром столкновений молекул [</w:t>
      </w:r>
      <w:r w:rsidR="00FC3070">
        <w:fldChar w:fldCharType="begin"/>
      </w:r>
      <w:r w:rsidR="00FC3070">
        <w:instrText xml:space="preserve"> REF _Ref368577759 \r \h  \* MERGEFORMAT </w:instrText>
      </w:r>
      <w:r w:rsidR="00FC3070">
        <w:fldChar w:fldCharType="separate"/>
      </w:r>
      <w:r w:rsidR="00226569" w:rsidRPr="00226569">
        <w:rPr>
          <w:szCs w:val="24"/>
        </w:rPr>
        <w:t>57</w:t>
      </w:r>
      <w:r w:rsidR="00FC3070">
        <w:fldChar w:fldCharType="end"/>
      </w:r>
      <w:r w:rsidRPr="00B72A74">
        <w:rPr>
          <w:szCs w:val="24"/>
        </w:rPr>
        <w:t>]:</w:t>
      </w:r>
    </w:p>
    <w:tbl>
      <w:tblPr>
        <w:tblW w:w="9206" w:type="dxa"/>
        <w:tblInd w:w="648" w:type="dxa"/>
        <w:tblLook w:val="01E0" w:firstRow="1" w:lastRow="1" w:firstColumn="1" w:lastColumn="1" w:noHBand="0" w:noVBand="0"/>
      </w:tblPr>
      <w:tblGrid>
        <w:gridCol w:w="7930"/>
        <w:gridCol w:w="1276"/>
      </w:tblGrid>
      <w:tr w:rsidR="009D6252" w:rsidRPr="00B72A74" w:rsidTr="009D6252">
        <w:tc>
          <w:tcPr>
            <w:tcW w:w="7953" w:type="dxa"/>
            <w:vAlign w:val="center"/>
          </w:tcPr>
          <w:p w:rsidR="009D6252" w:rsidRPr="00B72A74" w:rsidRDefault="000837ED" w:rsidP="001B6514">
            <w:pPr>
              <w:pStyle w:val="1-6"/>
              <w:ind w:firstLine="203"/>
            </w:pPr>
            <w:r>
              <w:rPr>
                <w:noProof/>
                <w:position w:val="-14"/>
              </w:rPr>
              <w:drawing>
                <wp:inline distT="0" distB="0" distL="0" distR="0">
                  <wp:extent cx="1828800" cy="285115"/>
                  <wp:effectExtent l="19050" t="0" r="0" b="0"/>
                  <wp:docPr id="115"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78"/>
                          <a:srcRect/>
                          <a:stretch>
                            <a:fillRect/>
                          </a:stretch>
                        </pic:blipFill>
                        <pic:spPr bwMode="auto">
                          <a:xfrm>
                            <a:off x="0" y="0"/>
                            <a:ext cx="1828800" cy="285115"/>
                          </a:xfrm>
                          <a:prstGeom prst="rect">
                            <a:avLst/>
                          </a:prstGeom>
                          <a:noFill/>
                          <a:ln w="9525">
                            <a:noFill/>
                            <a:miter lim="800000"/>
                            <a:headEnd/>
                            <a:tailEnd/>
                          </a:ln>
                        </pic:spPr>
                      </pic:pic>
                    </a:graphicData>
                  </a:graphic>
                </wp:inline>
              </w:drawing>
            </w:r>
            <w:r w:rsidR="009D6252" w:rsidRPr="00B72A74">
              <w:t>,</w:t>
            </w:r>
          </w:p>
        </w:tc>
        <w:tc>
          <w:tcPr>
            <w:tcW w:w="1253" w:type="dxa"/>
            <w:vAlign w:val="center"/>
          </w:tcPr>
          <w:p w:rsidR="009D6252" w:rsidRPr="004C54D2" w:rsidRDefault="009D6252" w:rsidP="00C360EF">
            <w:pPr>
              <w:pStyle w:val="affffffffff"/>
            </w:pPr>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1019" w:author="Tsaun" w:date="2017-02-22T15:30:00Z">
              <w:r w:rsidR="00226569">
                <w:rPr>
                  <w:noProof/>
                </w:rPr>
                <w:t>25</w:t>
              </w:r>
            </w:ins>
            <w:ins w:id="1020" w:author="Томащик" w:date="2017-01-19T16:46:00Z">
              <w:del w:id="1021" w:author="Tsaun" w:date="2017-02-22T15:29:00Z">
                <w:r w:rsidR="002F5999" w:rsidDel="00226569">
                  <w:rPr>
                    <w:noProof/>
                  </w:rPr>
                  <w:delText>25</w:delText>
                </w:r>
              </w:del>
            </w:ins>
            <w:del w:id="1022" w:author="Tsaun" w:date="2017-02-22T15:29:00Z">
              <w:r w:rsidR="00B04480" w:rsidRPr="004C54D2" w:rsidDel="00226569">
                <w:rPr>
                  <w:noProof/>
                </w:rPr>
                <w:delText>24</w:delText>
              </w:r>
            </w:del>
            <w:r w:rsidR="00FF21EC" w:rsidRPr="004C54D2">
              <w:fldChar w:fldCharType="end"/>
            </w:r>
            <w:r w:rsidRPr="004C54D2">
              <w:t>)</w:t>
            </w:r>
          </w:p>
        </w:tc>
      </w:tr>
    </w:tbl>
    <w:p w:rsidR="00B72A74" w:rsidRPr="00B72A74" w:rsidRDefault="00B72A74" w:rsidP="00B72A74">
      <w:pPr>
        <w:tabs>
          <w:tab w:val="num" w:pos="720"/>
        </w:tabs>
        <w:ind w:firstLine="0"/>
        <w:rPr>
          <w:szCs w:val="24"/>
        </w:rPr>
      </w:pPr>
      <w:r w:rsidRPr="00B72A74">
        <w:rPr>
          <w:szCs w:val="24"/>
        </w:rPr>
        <w:t xml:space="preserve">где </w:t>
      </w:r>
      <w:r w:rsidRPr="00B72A74">
        <w:rPr>
          <w:szCs w:val="24"/>
          <w:lang w:val="en-US"/>
        </w:rPr>
        <w:t>D</w:t>
      </w:r>
      <w:r w:rsidRPr="00B72A74">
        <w:rPr>
          <w:szCs w:val="24"/>
          <w:vertAlign w:val="subscript"/>
          <w:lang w:val="en-US"/>
        </w:rPr>
        <w:t>B</w:t>
      </w:r>
      <w:r w:rsidRPr="00B72A74">
        <w:rPr>
          <w:szCs w:val="24"/>
          <w:vertAlign w:val="subscript"/>
        </w:rPr>
        <w:t>1</w:t>
      </w:r>
      <w:r w:rsidRPr="00B72A74">
        <w:rPr>
          <w:szCs w:val="24"/>
        </w:rPr>
        <w:t xml:space="preserve"> и </w:t>
      </w:r>
      <w:r w:rsidRPr="00B72A74">
        <w:rPr>
          <w:szCs w:val="24"/>
          <w:lang w:val="en-US"/>
        </w:rPr>
        <w:t>D</w:t>
      </w:r>
      <w:r w:rsidRPr="00B72A74">
        <w:rPr>
          <w:szCs w:val="24"/>
          <w:vertAlign w:val="subscript"/>
          <w:lang w:val="en-US"/>
        </w:rPr>
        <w:t>B</w:t>
      </w:r>
      <w:r w:rsidRPr="00B72A74">
        <w:rPr>
          <w:szCs w:val="24"/>
          <w:vertAlign w:val="subscript"/>
        </w:rPr>
        <w:t>2</w:t>
      </w:r>
      <w:r w:rsidRPr="00B72A74">
        <w:rPr>
          <w:szCs w:val="24"/>
        </w:rPr>
        <w:t xml:space="preserve"> — коэффициенты броуновской диффузии сталкивающихся частиц, </w:t>
      </w:r>
      <w:r w:rsidR="001956AD" w:rsidRPr="00B72A74">
        <w:rPr>
          <w:szCs w:val="24"/>
        </w:rPr>
        <w:sym w:font="Symbol" w:char="F067"/>
      </w:r>
      <w:r w:rsidRPr="00B72A74">
        <w:rPr>
          <w:szCs w:val="24"/>
        </w:rPr>
        <w:t xml:space="preserve"> — эффективность коагуляции (по умолчанию </w:t>
      </w:r>
      <w:r w:rsidRPr="00B72A74">
        <w:rPr>
          <w:szCs w:val="24"/>
        </w:rPr>
        <w:sym w:font="Symbol" w:char="F067"/>
      </w:r>
      <w:r w:rsidRPr="00CD3ACB">
        <w:rPr>
          <w:szCs w:val="24"/>
        </w:rPr>
        <w:t>=1</w:t>
      </w:r>
      <w:r w:rsidRPr="00B72A74">
        <w:rPr>
          <w:szCs w:val="24"/>
        </w:rPr>
        <w:t xml:space="preserve">), </w:t>
      </w:r>
      <w:r w:rsidR="000837ED">
        <w:rPr>
          <w:noProof/>
          <w:position w:val="-12"/>
          <w:lang w:eastAsia="ru-RU"/>
        </w:rPr>
        <w:drawing>
          <wp:inline distT="0" distB="0" distL="0" distR="0">
            <wp:extent cx="124460" cy="241300"/>
            <wp:effectExtent l="19050" t="0" r="0" b="0"/>
            <wp:docPr id="11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79"/>
                    <a:srcRect/>
                    <a:stretch>
                      <a:fillRect/>
                    </a:stretch>
                  </pic:blipFill>
                  <pic:spPr bwMode="auto">
                    <a:xfrm>
                      <a:off x="0" y="0"/>
                      <a:ext cx="124460" cy="241300"/>
                    </a:xfrm>
                    <a:prstGeom prst="rect">
                      <a:avLst/>
                    </a:prstGeom>
                    <a:noFill/>
                    <a:ln w="9525">
                      <a:noFill/>
                      <a:miter lim="800000"/>
                      <a:headEnd/>
                      <a:tailEnd/>
                    </a:ln>
                  </pic:spPr>
                </pic:pic>
              </a:graphicData>
            </a:graphic>
          </wp:inline>
        </w:drawing>
      </w:r>
      <w:r w:rsidRPr="00B72A74">
        <w:rPr>
          <w:szCs w:val="24"/>
        </w:rPr>
        <w:t xml:space="preserve"> и </w:t>
      </w:r>
      <w:r w:rsidR="000837ED">
        <w:rPr>
          <w:noProof/>
          <w:position w:val="-12"/>
          <w:lang w:eastAsia="ru-RU"/>
        </w:rPr>
        <w:drawing>
          <wp:inline distT="0" distB="0" distL="0" distR="0">
            <wp:extent cx="139065" cy="241300"/>
            <wp:effectExtent l="19050" t="0" r="0" b="0"/>
            <wp:docPr id="11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80"/>
                    <a:srcRect/>
                    <a:stretch>
                      <a:fillRect/>
                    </a:stretch>
                  </pic:blipFill>
                  <pic:spPr bwMode="auto">
                    <a:xfrm>
                      <a:off x="0" y="0"/>
                      <a:ext cx="139065" cy="241300"/>
                    </a:xfrm>
                    <a:prstGeom prst="rect">
                      <a:avLst/>
                    </a:prstGeom>
                    <a:noFill/>
                    <a:ln w="9525">
                      <a:noFill/>
                      <a:miter lim="800000"/>
                      <a:headEnd/>
                      <a:tailEnd/>
                    </a:ln>
                  </pic:spPr>
                </pic:pic>
              </a:graphicData>
            </a:graphic>
          </wp:inline>
        </w:drawing>
      </w:r>
      <w:r w:rsidRPr="00B72A74">
        <w:rPr>
          <w:szCs w:val="24"/>
        </w:rPr>
        <w:t xml:space="preserve"> — радиусы сталкивающихся частиц.</w:t>
      </w:r>
    </w:p>
    <w:p w:rsidR="00B72A74" w:rsidRDefault="00B72A74" w:rsidP="001B676A">
      <w:pPr>
        <w:pStyle w:val="4"/>
      </w:pPr>
      <w:bookmarkStart w:id="1023" w:name="_Toc247379758"/>
      <w:bookmarkStart w:id="1024" w:name="_Toc247525445"/>
      <w:bookmarkStart w:id="1025" w:name="_Toc158617106"/>
      <w:bookmarkStart w:id="1026" w:name="_Toc435020739"/>
      <w:r>
        <w:t>Гравитационная коагуляция</w:t>
      </w:r>
      <w:bookmarkEnd w:id="1023"/>
      <w:bookmarkEnd w:id="1024"/>
      <w:bookmarkEnd w:id="1025"/>
      <w:bookmarkEnd w:id="1026"/>
    </w:p>
    <w:p w:rsidR="00B72A74" w:rsidRPr="00632C97" w:rsidRDefault="00B72A74" w:rsidP="00B72A74">
      <w:pPr>
        <w:pStyle w:val="af3"/>
        <w:rPr>
          <w:szCs w:val="24"/>
          <w:lang w:val="en-US"/>
        </w:rPr>
      </w:pPr>
      <w:r w:rsidRPr="00B72A74">
        <w:rPr>
          <w:szCs w:val="24"/>
        </w:rPr>
        <w:t xml:space="preserve">Наибольшее практическое значение из различных механизмов столкновений, связанных с наличием осредненной относительной скорости между частицами, имеет гравитационный механизм, обусловленный различными скоростями оседания (седиментации) частиц. Осредненная относительная скорость, обусловленная силой тяжести, может возникать для частиц разного сорта, т.е. с разными временами релаксации. </w:t>
      </w:r>
      <w:r w:rsidRPr="00AC3D08">
        <w:rPr>
          <w:szCs w:val="24"/>
        </w:rPr>
        <w:t>Гравитационное ядро столкновений равно</w:t>
      </w:r>
      <w:r w:rsidR="001E79F6" w:rsidRPr="00AC3D08">
        <w:rPr>
          <w:szCs w:val="24"/>
        </w:rPr>
        <w:t xml:space="preserve"> </w:t>
      </w:r>
      <w:r w:rsidR="001E79F6" w:rsidRPr="00AC3D08">
        <w:rPr>
          <w:szCs w:val="24"/>
          <w:lang w:val="en-US"/>
        </w:rPr>
        <w:t>[</w:t>
      </w:r>
      <w:r w:rsidR="00FC3070">
        <w:fldChar w:fldCharType="begin"/>
      </w:r>
      <w:r w:rsidR="00FC3070">
        <w:instrText xml:space="preserve"> REF _Ref368586696 \r \h  \* MERGEFORMAT </w:instrText>
      </w:r>
      <w:r w:rsidR="00FC3070">
        <w:fldChar w:fldCharType="separate"/>
      </w:r>
      <w:ins w:id="1027" w:author="Tsaun" w:date="2017-02-22T15:30:00Z">
        <w:r w:rsidR="00226569" w:rsidRPr="00226569">
          <w:rPr>
            <w:szCs w:val="24"/>
            <w:lang w:val="en-US"/>
          </w:rPr>
          <w:t>69</w:t>
        </w:r>
      </w:ins>
      <w:ins w:id="1028" w:author="Томащик" w:date="2017-01-19T16:46:00Z">
        <w:del w:id="1029" w:author="Tsaun" w:date="2017-02-22T15:29:00Z">
          <w:r w:rsidR="002F5999" w:rsidRPr="002F5999" w:rsidDel="00226569">
            <w:rPr>
              <w:szCs w:val="24"/>
              <w:lang w:val="en-US"/>
            </w:rPr>
            <w:delText>69</w:delText>
          </w:r>
        </w:del>
      </w:ins>
      <w:del w:id="1030" w:author="Tsaun" w:date="2017-02-22T15:29:00Z">
        <w:r w:rsidR="00ED7A3A" w:rsidRPr="00ED7A3A" w:rsidDel="00226569">
          <w:rPr>
            <w:szCs w:val="24"/>
            <w:lang w:val="en-US"/>
          </w:rPr>
          <w:delText>70</w:delText>
        </w:r>
      </w:del>
      <w:r w:rsidR="00FC3070">
        <w:fldChar w:fldCharType="end"/>
      </w:r>
      <w:r w:rsidR="001E79F6" w:rsidRPr="00AC3D08">
        <w:rPr>
          <w:szCs w:val="24"/>
          <w:lang w:val="en-US"/>
        </w:rPr>
        <w:t>]</w:t>
      </w:r>
    </w:p>
    <w:tbl>
      <w:tblPr>
        <w:tblW w:w="9206" w:type="dxa"/>
        <w:tblInd w:w="648" w:type="dxa"/>
        <w:tblLook w:val="01E0" w:firstRow="1" w:lastRow="1" w:firstColumn="1" w:lastColumn="1" w:noHBand="0" w:noVBand="0"/>
      </w:tblPr>
      <w:tblGrid>
        <w:gridCol w:w="7930"/>
        <w:gridCol w:w="1276"/>
      </w:tblGrid>
      <w:tr w:rsidR="009D6252" w:rsidRPr="00B72A74" w:rsidTr="009D6252">
        <w:tc>
          <w:tcPr>
            <w:tcW w:w="7951" w:type="dxa"/>
            <w:vAlign w:val="center"/>
          </w:tcPr>
          <w:p w:rsidR="009D6252" w:rsidRPr="00B72A74" w:rsidRDefault="000837ED" w:rsidP="002F4240">
            <w:pPr>
              <w:pStyle w:val="1-6"/>
              <w:ind w:firstLine="203"/>
              <w:rPr>
                <w:lang w:val="en-US"/>
              </w:rPr>
            </w:pPr>
            <w:del w:id="1031" w:author="Tsaun" w:date="2017-02-22T15:21:00Z">
              <w:r w:rsidDel="002F4240">
                <w:rPr>
                  <w:noProof/>
                  <w:position w:val="-14"/>
                </w:rPr>
                <w:drawing>
                  <wp:inline distT="0" distB="0" distL="0" distR="0">
                    <wp:extent cx="1653540" cy="278130"/>
                    <wp:effectExtent l="19050" t="0" r="3810" b="0"/>
                    <wp:docPr id="118" name="Рисунок 2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18"/>
                            <pic:cNvPicPr>
                              <a:picLocks noChangeAspect="1" noChangeArrowheads="1"/>
                            </pic:cNvPicPr>
                          </pic:nvPicPr>
                          <pic:blipFill>
                            <a:blip r:embed="rId181"/>
                            <a:srcRect/>
                            <a:stretch>
                              <a:fillRect/>
                            </a:stretch>
                          </pic:blipFill>
                          <pic:spPr bwMode="auto">
                            <a:xfrm>
                              <a:off x="0" y="0"/>
                              <a:ext cx="1653540" cy="278130"/>
                            </a:xfrm>
                            <a:prstGeom prst="rect">
                              <a:avLst/>
                            </a:prstGeom>
                            <a:noFill/>
                            <a:ln w="9525">
                              <a:noFill/>
                              <a:miter lim="800000"/>
                              <a:headEnd/>
                              <a:tailEnd/>
                            </a:ln>
                          </pic:spPr>
                        </pic:pic>
                      </a:graphicData>
                    </a:graphic>
                  </wp:inline>
                </w:drawing>
              </w:r>
            </w:del>
            <w:ins w:id="1032" w:author="Tsaun" w:date="2017-02-22T15:19:00Z">
              <w:r w:rsidR="00226569" w:rsidRPr="002F4240">
                <w:rPr>
                  <w:position w:val="-12"/>
                </w:rPr>
                <w:object w:dxaOrig="2740" w:dyaOrig="380">
                  <v:shape id="_x0000_i1082" type="#_x0000_t75" style="width:137.45pt;height:18.55pt" o:ole="">
                    <v:imagedata r:id="rId182" o:title=""/>
                  </v:shape>
                  <o:OLEObject Type="Embed" ProgID="Equation.3" ShapeID="_x0000_i1082" DrawAspect="Content" ObjectID="_1549710407" r:id="rId183"/>
                </w:object>
              </w:r>
            </w:ins>
            <w:r w:rsidR="009D6252" w:rsidRPr="00B72A74">
              <w:t>,</w:t>
            </w:r>
          </w:p>
        </w:tc>
        <w:tc>
          <w:tcPr>
            <w:tcW w:w="1255" w:type="dxa"/>
            <w:vAlign w:val="center"/>
          </w:tcPr>
          <w:p w:rsidR="009D6252" w:rsidRPr="004C54D2" w:rsidRDefault="009D6252" w:rsidP="00C360EF">
            <w:pPr>
              <w:pStyle w:val="affffffffff"/>
            </w:pPr>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1033" w:author="Tsaun" w:date="2017-02-22T15:30:00Z">
              <w:r w:rsidR="00226569">
                <w:rPr>
                  <w:noProof/>
                </w:rPr>
                <w:t>26</w:t>
              </w:r>
            </w:ins>
            <w:ins w:id="1034" w:author="Томащик" w:date="2017-01-19T16:46:00Z">
              <w:del w:id="1035" w:author="Tsaun" w:date="2017-02-22T15:29:00Z">
                <w:r w:rsidR="002F5999" w:rsidDel="00226569">
                  <w:rPr>
                    <w:noProof/>
                  </w:rPr>
                  <w:delText>26</w:delText>
                </w:r>
              </w:del>
            </w:ins>
            <w:del w:id="1036" w:author="Tsaun" w:date="2017-02-22T15:29:00Z">
              <w:r w:rsidR="00B04480" w:rsidRPr="004C54D2" w:rsidDel="00226569">
                <w:rPr>
                  <w:noProof/>
                </w:rPr>
                <w:delText>25</w:delText>
              </w:r>
            </w:del>
            <w:r w:rsidR="00FF21EC" w:rsidRPr="004C54D2">
              <w:fldChar w:fldCharType="end"/>
            </w:r>
            <w:r w:rsidRPr="004C54D2">
              <w:t>)</w:t>
            </w:r>
          </w:p>
        </w:tc>
      </w:tr>
    </w:tbl>
    <w:p w:rsidR="00226569" w:rsidRDefault="00B72A74" w:rsidP="00B72A74">
      <w:pPr>
        <w:ind w:firstLine="0"/>
        <w:rPr>
          <w:ins w:id="1037" w:author="Tsaun" w:date="2017-02-22T15:27:00Z"/>
        </w:rPr>
      </w:pPr>
      <w:r w:rsidRPr="00B72A74">
        <w:rPr>
          <w:szCs w:val="24"/>
        </w:rPr>
        <w:t xml:space="preserve">где </w:t>
      </w:r>
      <w:r w:rsidRPr="00B72A74">
        <w:rPr>
          <w:szCs w:val="24"/>
          <w:lang w:val="en-US"/>
        </w:rPr>
        <w:t>V</w:t>
      </w:r>
      <w:r w:rsidRPr="00B72A74">
        <w:rPr>
          <w:szCs w:val="24"/>
          <w:vertAlign w:val="subscript"/>
          <w:lang w:val="en-US"/>
        </w:rPr>
        <w:t>G</w:t>
      </w:r>
      <w:r w:rsidRPr="00B72A74">
        <w:rPr>
          <w:szCs w:val="24"/>
          <w:vertAlign w:val="subscript"/>
        </w:rPr>
        <w:t>1</w:t>
      </w:r>
      <w:r w:rsidRPr="00B72A74">
        <w:rPr>
          <w:szCs w:val="24"/>
        </w:rPr>
        <w:t xml:space="preserve"> и </w:t>
      </w:r>
      <w:r w:rsidRPr="00B72A74">
        <w:rPr>
          <w:szCs w:val="24"/>
          <w:lang w:val="en-US"/>
        </w:rPr>
        <w:t>V</w:t>
      </w:r>
      <w:r w:rsidRPr="00B72A74">
        <w:rPr>
          <w:szCs w:val="24"/>
          <w:vertAlign w:val="subscript"/>
          <w:lang w:val="en-US"/>
        </w:rPr>
        <w:t>G</w:t>
      </w:r>
      <w:r w:rsidRPr="00B72A74">
        <w:rPr>
          <w:szCs w:val="24"/>
          <w:vertAlign w:val="subscript"/>
        </w:rPr>
        <w:t>2</w:t>
      </w:r>
      <w:r w:rsidRPr="00B72A74">
        <w:rPr>
          <w:szCs w:val="24"/>
        </w:rPr>
        <w:t xml:space="preserve"> — скорости гравитационного осаждения сталкивающихся</w:t>
      </w:r>
      <w:r>
        <w:t xml:space="preserve"> частиц</w:t>
      </w:r>
      <w:ins w:id="1038" w:author="Tsaun" w:date="2017-02-22T15:26:00Z">
        <w:r w:rsidR="00226569">
          <w:t xml:space="preserve">, </w:t>
        </w:r>
      </w:ins>
      <w:ins w:id="1039" w:author="Tsaun" w:date="2017-02-22T15:26:00Z">
        <w:r w:rsidR="00226569" w:rsidRPr="00D34C84">
          <w:rPr>
            <w:position w:val="-10"/>
          </w:rPr>
          <w:object w:dxaOrig="300" w:dyaOrig="300">
            <v:shape id="_x0000_i1083" type="#_x0000_t75" style="width:15.25pt;height:15.25pt" o:ole="">
              <v:imagedata r:id="rId184" o:title=""/>
            </v:shape>
            <o:OLEObject Type="Embed" ProgID="Equation.3" ShapeID="_x0000_i1083" DrawAspect="Content" ObjectID="_1549710408" r:id="rId185"/>
          </w:object>
        </w:r>
      </w:ins>
      <w:ins w:id="1040" w:author="Tsaun" w:date="2017-02-22T15:26:00Z">
        <w:r w:rsidR="00226569">
          <w:t xml:space="preserve"> - поправка, учитывающая влияние возмущения несущего газа движением частиц</w:t>
        </w:r>
      </w:ins>
      <w:ins w:id="1041" w:author="Tsaun" w:date="2017-02-22T15:27:00Z">
        <w:r w:rsidR="00226569">
          <w:t xml:space="preserve">. В работе </w:t>
        </w:r>
        <w:r w:rsidR="00226569" w:rsidRPr="00226569">
          <w:rPr>
            <w:szCs w:val="24"/>
          </w:rPr>
          <w:t>[</w:t>
        </w:r>
        <w:r w:rsidR="00226569">
          <w:fldChar w:fldCharType="begin"/>
        </w:r>
        <w:r w:rsidR="00226569">
          <w:instrText xml:space="preserve"> REF _Ref368586696 \r \h  \* MERGEFORMAT </w:instrText>
        </w:r>
      </w:ins>
      <w:ins w:id="1042" w:author="Tsaun" w:date="2017-02-22T15:27:00Z">
        <w:r w:rsidR="00226569">
          <w:fldChar w:fldCharType="separate"/>
        </w:r>
      </w:ins>
      <w:ins w:id="1043" w:author="Tsaun" w:date="2017-02-22T15:30:00Z">
        <w:r w:rsidR="00226569" w:rsidRPr="00226569">
          <w:rPr>
            <w:szCs w:val="24"/>
          </w:rPr>
          <w:t>69</w:t>
        </w:r>
      </w:ins>
      <w:ins w:id="1044" w:author="Tsaun" w:date="2017-02-22T15:27:00Z">
        <w:r w:rsidR="00226569">
          <w:fldChar w:fldCharType="end"/>
        </w:r>
        <w:r w:rsidR="00226569" w:rsidRPr="00226569">
          <w:rPr>
            <w:szCs w:val="24"/>
          </w:rPr>
          <w:t>]</w:t>
        </w:r>
        <w:r w:rsidR="00226569">
          <w:t xml:space="preserve"> для ее расчета предлагается использовать соотношение вида</w:t>
        </w:r>
      </w:ins>
    </w:p>
    <w:tbl>
      <w:tblPr>
        <w:tblW w:w="9206" w:type="dxa"/>
        <w:tblInd w:w="648" w:type="dxa"/>
        <w:tblLook w:val="01E0" w:firstRow="1" w:lastRow="1" w:firstColumn="1" w:lastColumn="1" w:noHBand="0" w:noVBand="0"/>
      </w:tblPr>
      <w:tblGrid>
        <w:gridCol w:w="7951"/>
        <w:gridCol w:w="1255"/>
      </w:tblGrid>
      <w:tr w:rsidR="00226569" w:rsidRPr="00B72A74" w:rsidTr="00226569">
        <w:trPr>
          <w:ins w:id="1045" w:author="Tsaun" w:date="2017-02-22T15:28:00Z"/>
        </w:trPr>
        <w:tc>
          <w:tcPr>
            <w:tcW w:w="7951" w:type="dxa"/>
            <w:vAlign w:val="center"/>
          </w:tcPr>
          <w:p w:rsidR="00226569" w:rsidRPr="00B72A74" w:rsidRDefault="00226569" w:rsidP="00226569">
            <w:pPr>
              <w:pStyle w:val="1-6"/>
              <w:ind w:firstLine="203"/>
              <w:rPr>
                <w:ins w:id="1046" w:author="Tsaun" w:date="2017-02-22T15:28:00Z"/>
                <w:lang w:val="en-US"/>
              </w:rPr>
            </w:pPr>
            <w:ins w:id="1047" w:author="Tsaun" w:date="2017-02-22T15:28:00Z">
              <w:r w:rsidRPr="00226569">
                <w:rPr>
                  <w:position w:val="-24"/>
                </w:rPr>
                <w:object w:dxaOrig="1500" w:dyaOrig="639">
                  <v:shape id="_x0000_i1084" type="#_x0000_t75" style="width:75.25pt;height:32.2pt" o:ole="">
                    <v:imagedata r:id="rId186" o:title=""/>
                  </v:shape>
                  <o:OLEObject Type="Embed" ProgID="Equation.3" ShapeID="_x0000_i1084" DrawAspect="Content" ObjectID="_1549710409" r:id="rId187"/>
                </w:object>
              </w:r>
            </w:ins>
            <w:ins w:id="1048" w:author="Tsaun" w:date="2017-02-22T15:28:00Z">
              <w:r w:rsidRPr="00B72A74">
                <w:t>,</w:t>
              </w:r>
            </w:ins>
          </w:p>
        </w:tc>
        <w:tc>
          <w:tcPr>
            <w:tcW w:w="1255" w:type="dxa"/>
            <w:vAlign w:val="center"/>
          </w:tcPr>
          <w:p w:rsidR="00226569" w:rsidRPr="004C54D2" w:rsidRDefault="00226569" w:rsidP="00226569">
            <w:pPr>
              <w:pStyle w:val="affffffffff"/>
              <w:rPr>
                <w:ins w:id="1049" w:author="Tsaun" w:date="2017-02-22T15:28:00Z"/>
              </w:rPr>
            </w:pPr>
          </w:p>
        </w:tc>
      </w:tr>
    </w:tbl>
    <w:p w:rsidR="00B72A74" w:rsidRDefault="00226569" w:rsidP="00B72A74">
      <w:pPr>
        <w:ind w:firstLine="0"/>
      </w:pPr>
      <w:ins w:id="1050" w:author="Tsaun" w:date="2017-02-22T15:28:00Z">
        <w:r>
          <w:t xml:space="preserve">где </w:t>
        </w:r>
      </w:ins>
      <w:ins w:id="1051" w:author="Tsaun" w:date="2017-02-22T15:29:00Z">
        <w:r w:rsidRPr="00226569">
          <w:rPr>
            <w:position w:val="-26"/>
          </w:rPr>
          <w:object w:dxaOrig="600" w:dyaOrig="600">
            <v:shape id="_x0000_i1085" type="#_x0000_t75" style="width:30pt;height:30pt" o:ole="">
              <v:imagedata r:id="rId188" o:title=""/>
            </v:shape>
            <o:OLEObject Type="Embed" ProgID="Equation.3" ShapeID="_x0000_i1085" DrawAspect="Content" ObjectID="_1549710410" r:id="rId189"/>
          </w:object>
        </w:r>
      </w:ins>
      <w:ins w:id="1052" w:author="Tsaun" w:date="2017-02-22T15:29:00Z">
        <w:r>
          <w:t xml:space="preserve"> - отношение радиуса меньшей частицы к радиусу большей.</w:t>
        </w:r>
      </w:ins>
      <w:del w:id="1053" w:author="Tsaun" w:date="2017-02-22T15:27:00Z">
        <w:r w:rsidR="00B72A74" w:rsidDel="00226569">
          <w:delText>.</w:delText>
        </w:r>
      </w:del>
    </w:p>
    <w:p w:rsidR="00B72A74" w:rsidRDefault="00B72A74" w:rsidP="001B676A">
      <w:pPr>
        <w:pStyle w:val="4"/>
      </w:pPr>
      <w:bookmarkStart w:id="1054" w:name="_Toc247379759"/>
      <w:bookmarkStart w:id="1055" w:name="_Toc247525446"/>
      <w:bookmarkStart w:id="1056" w:name="_Toc435020740"/>
      <w:r>
        <w:t>Турбулентная коагуляция</w:t>
      </w:r>
      <w:bookmarkEnd w:id="1054"/>
      <w:bookmarkEnd w:id="1055"/>
      <w:bookmarkEnd w:id="1056"/>
      <w:r>
        <w:t xml:space="preserve"> </w:t>
      </w:r>
    </w:p>
    <w:p w:rsidR="00B72A74" w:rsidRDefault="00B72A74" w:rsidP="00B72A74">
      <w:pPr>
        <w:pStyle w:val="af3"/>
        <w:rPr>
          <w:szCs w:val="24"/>
        </w:rPr>
      </w:pPr>
      <w:r w:rsidRPr="00B72A74">
        <w:rPr>
          <w:szCs w:val="24"/>
        </w:rPr>
        <w:t>Турбулентная коагуляция обусловлена столкновениями частиц в результате их вовлечения в турбулентное движение несущего парогазового потока. Ядро турбулентной коагуляции состоит из двух частей [</w:t>
      </w:r>
      <w:r w:rsidR="00FC3070">
        <w:fldChar w:fldCharType="begin"/>
      </w:r>
      <w:r w:rsidR="00FC3070">
        <w:instrText xml:space="preserve"> REF _Ref368578132 \r \h  \* MERGEFORMAT </w:instrText>
      </w:r>
      <w:r w:rsidR="00FC3070">
        <w:fldChar w:fldCharType="separate"/>
      </w:r>
      <w:ins w:id="1057" w:author="Tsaun" w:date="2017-02-22T15:30:00Z">
        <w:r w:rsidR="00226569" w:rsidRPr="00226569">
          <w:rPr>
            <w:szCs w:val="24"/>
          </w:rPr>
          <w:t>61</w:t>
        </w:r>
      </w:ins>
      <w:ins w:id="1058" w:author="Томащик" w:date="2017-01-19T16:46:00Z">
        <w:del w:id="1059" w:author="Tsaun" w:date="2017-02-22T15:29:00Z">
          <w:r w:rsidR="002F5999" w:rsidRPr="002F5999" w:rsidDel="00226569">
            <w:rPr>
              <w:szCs w:val="24"/>
            </w:rPr>
            <w:delText>61</w:delText>
          </w:r>
        </w:del>
      </w:ins>
      <w:del w:id="1060" w:author="Tsaun" w:date="2017-02-22T15:29:00Z">
        <w:r w:rsidR="00ED7A3A" w:rsidRPr="00ED7A3A" w:rsidDel="00226569">
          <w:rPr>
            <w:szCs w:val="24"/>
          </w:rPr>
          <w:delText>62</w:delText>
        </w:r>
      </w:del>
      <w:r w:rsidR="00FC3070">
        <w:fldChar w:fldCharType="end"/>
      </w:r>
      <w:r w:rsidRPr="00B72A74">
        <w:rPr>
          <w:szCs w:val="24"/>
        </w:rPr>
        <w:t>]</w:t>
      </w:r>
      <w:r w:rsidR="004D52C6" w:rsidRPr="004D52C6">
        <w:rPr>
          <w:szCs w:val="24"/>
        </w:rPr>
        <w:t>,</w:t>
      </w:r>
      <w:r w:rsidRPr="00B72A74">
        <w:rPr>
          <w:szCs w:val="24"/>
        </w:rPr>
        <w:t xml:space="preserve"> </w:t>
      </w:r>
      <w:r w:rsidR="00295C3D" w:rsidRPr="00632C97">
        <w:rPr>
          <w:szCs w:val="24"/>
        </w:rPr>
        <w:t>[</w:t>
      </w:r>
      <w:r w:rsidR="00FF21EC">
        <w:rPr>
          <w:szCs w:val="24"/>
          <w:highlight w:val="yellow"/>
        </w:rPr>
        <w:fldChar w:fldCharType="begin"/>
      </w:r>
      <w:r w:rsidR="004D52C6">
        <w:rPr>
          <w:szCs w:val="24"/>
        </w:rPr>
        <w:instrText xml:space="preserve"> REF _Ref368586696 \r \h </w:instrText>
      </w:r>
      <w:r w:rsidR="00FF21EC">
        <w:rPr>
          <w:szCs w:val="24"/>
          <w:highlight w:val="yellow"/>
        </w:rPr>
      </w:r>
      <w:r w:rsidR="00FF21EC">
        <w:rPr>
          <w:szCs w:val="24"/>
          <w:highlight w:val="yellow"/>
        </w:rPr>
        <w:fldChar w:fldCharType="separate"/>
      </w:r>
      <w:ins w:id="1061" w:author="Tsaun" w:date="2017-02-22T15:30:00Z">
        <w:r w:rsidR="00226569">
          <w:rPr>
            <w:szCs w:val="24"/>
          </w:rPr>
          <w:t>69</w:t>
        </w:r>
      </w:ins>
      <w:ins w:id="1062" w:author="Томащик" w:date="2017-01-19T16:46:00Z">
        <w:del w:id="1063" w:author="Tsaun" w:date="2017-02-22T15:29:00Z">
          <w:r w:rsidR="002F5999" w:rsidDel="00226569">
            <w:rPr>
              <w:szCs w:val="24"/>
            </w:rPr>
            <w:delText>69</w:delText>
          </w:r>
        </w:del>
      </w:ins>
      <w:del w:id="1064" w:author="Tsaun" w:date="2017-02-22T15:29:00Z">
        <w:r w:rsidR="00ED7A3A" w:rsidDel="00226569">
          <w:rPr>
            <w:szCs w:val="24"/>
          </w:rPr>
          <w:delText>70</w:delText>
        </w:r>
      </w:del>
      <w:r w:rsidR="00FF21EC">
        <w:rPr>
          <w:szCs w:val="24"/>
          <w:highlight w:val="yellow"/>
        </w:rPr>
        <w:fldChar w:fldCharType="end"/>
      </w:r>
      <w:r w:rsidR="00295C3D" w:rsidRPr="00632C97">
        <w:rPr>
          <w:szCs w:val="24"/>
        </w:rPr>
        <w:t>]</w:t>
      </w:r>
      <w:r w:rsidR="004D52C6" w:rsidRPr="004D52C6">
        <w:rPr>
          <w:szCs w:val="24"/>
        </w:rPr>
        <w:t xml:space="preserve"> </w:t>
      </w:r>
      <w:r w:rsidRPr="00B72A74">
        <w:rPr>
          <w:szCs w:val="24"/>
        </w:rPr>
        <w:t>— сдвиговой и инерционной. Первая определяется следующим образом</w:t>
      </w:r>
    </w:p>
    <w:tbl>
      <w:tblPr>
        <w:tblW w:w="9206" w:type="dxa"/>
        <w:tblInd w:w="648" w:type="dxa"/>
        <w:tblLook w:val="01E0" w:firstRow="1" w:lastRow="1" w:firstColumn="1" w:lastColumn="1" w:noHBand="0" w:noVBand="0"/>
      </w:tblPr>
      <w:tblGrid>
        <w:gridCol w:w="7930"/>
        <w:gridCol w:w="1276"/>
      </w:tblGrid>
      <w:tr w:rsidR="009D6252" w:rsidRPr="00B72A74" w:rsidTr="009D6252">
        <w:tc>
          <w:tcPr>
            <w:tcW w:w="7947" w:type="dxa"/>
            <w:vAlign w:val="center"/>
          </w:tcPr>
          <w:p w:rsidR="009D6252" w:rsidRPr="004818B9" w:rsidRDefault="000837ED" w:rsidP="005A11D0">
            <w:pPr>
              <w:pStyle w:val="1-6"/>
              <w:ind w:firstLine="203"/>
            </w:pPr>
            <w:bookmarkStart w:id="1065" w:name="_Ref436668260"/>
            <w:r>
              <w:rPr>
                <w:noProof/>
                <w:position w:val="-34"/>
              </w:rPr>
              <w:drawing>
                <wp:inline distT="0" distB="0" distL="0" distR="0">
                  <wp:extent cx="1375410" cy="475615"/>
                  <wp:effectExtent l="19050" t="0" r="0" b="0"/>
                  <wp:docPr id="11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90"/>
                          <a:srcRect/>
                          <a:stretch>
                            <a:fillRect/>
                          </a:stretch>
                        </pic:blipFill>
                        <pic:spPr bwMode="auto">
                          <a:xfrm>
                            <a:off x="0" y="0"/>
                            <a:ext cx="1375410" cy="475615"/>
                          </a:xfrm>
                          <a:prstGeom prst="rect">
                            <a:avLst/>
                          </a:prstGeom>
                          <a:noFill/>
                          <a:ln w="9525">
                            <a:noFill/>
                            <a:miter lim="800000"/>
                            <a:headEnd/>
                            <a:tailEnd/>
                          </a:ln>
                        </pic:spPr>
                      </pic:pic>
                    </a:graphicData>
                  </a:graphic>
                </wp:inline>
              </w:drawing>
            </w:r>
            <w:r w:rsidR="009D6252" w:rsidRPr="00B72A74">
              <w:t>,</w:t>
            </w:r>
          </w:p>
        </w:tc>
        <w:tc>
          <w:tcPr>
            <w:tcW w:w="1259" w:type="dxa"/>
            <w:vAlign w:val="center"/>
          </w:tcPr>
          <w:p w:rsidR="009D6252" w:rsidRPr="004C54D2" w:rsidRDefault="009D6252" w:rsidP="00C360EF">
            <w:pPr>
              <w:pStyle w:val="affffffffff"/>
            </w:pPr>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d="1066" w:author="Tsaun" w:date="2017-02-22T15:30:00Z">
              <w:r w:rsidR="00226569">
                <w:rPr>
                  <w:noProof/>
                </w:rPr>
                <w:t>27</w:t>
              </w:r>
            </w:ins>
            <w:ins w:id="1067" w:author="Томащик" w:date="2017-01-19T16:46:00Z">
              <w:del w:id="1068" w:author="Tsaun" w:date="2017-02-22T15:29:00Z">
                <w:r w:rsidR="002F5999" w:rsidDel="00226569">
                  <w:rPr>
                    <w:noProof/>
                  </w:rPr>
                  <w:delText>27</w:delText>
                </w:r>
              </w:del>
            </w:ins>
            <w:del w:id="1069" w:author="Tsaun" w:date="2017-02-22T15:29:00Z">
              <w:r w:rsidR="00B04480" w:rsidRPr="004C54D2" w:rsidDel="00226569">
                <w:rPr>
                  <w:noProof/>
                </w:rPr>
                <w:delText>26</w:delText>
              </w:r>
            </w:del>
            <w:r w:rsidR="00FF21EC" w:rsidRPr="004C54D2">
              <w:fldChar w:fldCharType="end"/>
            </w:r>
            <w:r w:rsidRPr="004C54D2">
              <w:t>)</w:t>
            </w:r>
          </w:p>
        </w:tc>
      </w:tr>
    </w:tbl>
    <w:bookmarkEnd w:id="1065"/>
    <w:p w:rsidR="00B72A74" w:rsidRPr="00B72A74" w:rsidRDefault="00B72A74" w:rsidP="00B72A74">
      <w:pPr>
        <w:ind w:firstLine="0"/>
        <w:rPr>
          <w:szCs w:val="24"/>
        </w:rPr>
      </w:pPr>
      <w:r w:rsidRPr="00B72A74">
        <w:rPr>
          <w:szCs w:val="24"/>
        </w:rPr>
        <w:t xml:space="preserve">где </w:t>
      </w:r>
      <w:r w:rsidR="00973C6B">
        <w:rPr>
          <w:szCs w:val="24"/>
        </w:rPr>
        <w:t>ε</w:t>
      </w:r>
      <w:r w:rsidRPr="00B72A74">
        <w:rPr>
          <w:szCs w:val="24"/>
        </w:rPr>
        <w:t xml:space="preserve"> — скорость диссипации турбулентной энергии, </w:t>
      </w:r>
      <w:r w:rsidR="000837ED">
        <w:rPr>
          <w:noProof/>
          <w:position w:val="-16"/>
          <w:szCs w:val="24"/>
          <w:lang w:eastAsia="ru-RU"/>
        </w:rPr>
        <w:drawing>
          <wp:inline distT="0" distB="0" distL="0" distR="0">
            <wp:extent cx="102235" cy="255905"/>
            <wp:effectExtent l="19050" t="0" r="0" b="0"/>
            <wp:docPr id="120" name="Рисунок 2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23"/>
                    <pic:cNvPicPr>
                      <a:picLocks noChangeAspect="1" noChangeArrowheads="1"/>
                    </pic:cNvPicPr>
                  </pic:nvPicPr>
                  <pic:blipFill>
                    <a:blip r:embed="rId191"/>
                    <a:srcRect/>
                    <a:stretch>
                      <a:fillRect/>
                    </a:stretch>
                  </pic:blipFill>
                  <pic:spPr bwMode="auto">
                    <a:xfrm>
                      <a:off x="0" y="0"/>
                      <a:ext cx="102235" cy="255905"/>
                    </a:xfrm>
                    <a:prstGeom prst="rect">
                      <a:avLst/>
                    </a:prstGeom>
                    <a:noFill/>
                    <a:ln w="9525">
                      <a:noFill/>
                      <a:miter lim="800000"/>
                      <a:headEnd/>
                      <a:tailEnd/>
                    </a:ln>
                  </pic:spPr>
                </pic:pic>
              </a:graphicData>
            </a:graphic>
          </wp:inline>
        </w:drawing>
      </w:r>
      <w:r w:rsidRPr="00B72A74">
        <w:rPr>
          <w:szCs w:val="24"/>
        </w:rPr>
        <w:t xml:space="preserve"> — кинематическая вязкость.</w:t>
      </w:r>
    </w:p>
    <w:p w:rsidR="00B72A74" w:rsidRPr="00B72A74" w:rsidRDefault="00B72A74" w:rsidP="00B72A74">
      <w:pPr>
        <w:rPr>
          <w:szCs w:val="24"/>
        </w:rPr>
      </w:pPr>
      <w:r w:rsidRPr="00B72A74">
        <w:rPr>
          <w:szCs w:val="24"/>
        </w:rPr>
        <w:t>Инерционная часть за</w:t>
      </w:r>
      <w:r w:rsidRPr="007B511C">
        <w:rPr>
          <w:szCs w:val="24"/>
          <w:highlight w:val="red"/>
        </w:rPr>
        <w:t>даетс</w:t>
      </w:r>
      <w:r w:rsidRPr="00B72A74">
        <w:rPr>
          <w:szCs w:val="24"/>
        </w:rPr>
        <w:t>я формулой:</w:t>
      </w:r>
    </w:p>
    <w:tbl>
      <w:tblPr>
        <w:tblW w:w="9206" w:type="dxa"/>
        <w:tblInd w:w="648" w:type="dxa"/>
        <w:tblLook w:val="01E0" w:firstRow="1" w:lastRow="1" w:firstColumn="1" w:lastColumn="1" w:noHBand="0" w:noVBand="0"/>
      </w:tblPr>
      <w:tblGrid>
        <w:gridCol w:w="7361"/>
        <w:gridCol w:w="1845"/>
      </w:tblGrid>
      <w:tr w:rsidR="00E5197B" w:rsidRPr="00B72A74" w:rsidTr="00E5197B">
        <w:tc>
          <w:tcPr>
            <w:tcW w:w="7966" w:type="dxa"/>
            <w:vAlign w:val="center"/>
          </w:tcPr>
          <w:p w:rsidR="00E5197B" w:rsidRPr="00B72A74" w:rsidRDefault="000837ED" w:rsidP="001B6514">
            <w:pPr>
              <w:pStyle w:val="1-6"/>
              <w:ind w:firstLine="203"/>
              <w:rPr>
                <w:lang w:val="en-US"/>
              </w:rPr>
            </w:pPr>
            <w:r>
              <w:rPr>
                <w:noProof/>
                <w:position w:val="-4"/>
              </w:rPr>
              <w:drawing>
                <wp:inline distT="0" distB="0" distL="0" distR="0">
                  <wp:extent cx="116840" cy="168275"/>
                  <wp:effectExtent l="0" t="0" r="0" b="0"/>
                  <wp:docPr id="12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92"/>
                          <a:srcRect/>
                          <a:stretch>
                            <a:fillRect/>
                          </a:stretch>
                        </pic:blipFill>
                        <pic:spPr bwMode="auto">
                          <a:xfrm>
                            <a:off x="0" y="0"/>
                            <a:ext cx="116840" cy="168275"/>
                          </a:xfrm>
                          <a:prstGeom prst="rect">
                            <a:avLst/>
                          </a:prstGeom>
                          <a:noFill/>
                          <a:ln w="9525">
                            <a:noFill/>
                            <a:miter lim="800000"/>
                            <a:headEnd/>
                            <a:tailEnd/>
                          </a:ln>
                        </pic:spPr>
                      </pic:pic>
                    </a:graphicData>
                  </a:graphic>
                </wp:inline>
              </w:drawing>
            </w:r>
            <w:r>
              <w:rPr>
                <w:noProof/>
                <w:position w:val="-34"/>
              </w:rPr>
              <w:drawing>
                <wp:inline distT="0" distB="0" distL="0" distR="0">
                  <wp:extent cx="2523490" cy="534035"/>
                  <wp:effectExtent l="19050" t="0" r="0" b="0"/>
                  <wp:docPr id="12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3"/>
                          <a:srcRect/>
                          <a:stretch>
                            <a:fillRect/>
                          </a:stretch>
                        </pic:blipFill>
                        <pic:spPr bwMode="auto">
                          <a:xfrm>
                            <a:off x="0" y="0"/>
                            <a:ext cx="2523490" cy="534035"/>
                          </a:xfrm>
                          <a:prstGeom prst="rect">
                            <a:avLst/>
                          </a:prstGeom>
                          <a:noFill/>
                          <a:ln w="9525">
                            <a:noFill/>
                            <a:miter lim="800000"/>
                            <a:headEnd/>
                            <a:tailEnd/>
                          </a:ln>
                        </pic:spPr>
                      </pic:pic>
                    </a:graphicData>
                  </a:graphic>
                </wp:inline>
              </w:drawing>
            </w:r>
            <w:r w:rsidR="00E5197B">
              <w:t>.</w:t>
            </w:r>
          </w:p>
        </w:tc>
        <w:tc>
          <w:tcPr>
            <w:tcW w:w="1240" w:type="dxa"/>
            <w:vAlign w:val="center"/>
          </w:tcPr>
          <w:p w:rsidR="00E5197B" w:rsidRPr="004C54D2" w:rsidRDefault="00E5197B" w:rsidP="00E5197B">
            <w:pPr>
              <w:pStyle w:val="affffffffff"/>
            </w:pPr>
            <w:r w:rsidRPr="004C54D2">
              <w:t>(</w:t>
            </w:r>
            <w:commentRangeStart w:id="1070"/>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1071" w:author="Tsaun" w:date="2017-02-22T15:30:00Z">
              <w:r w:rsidR="00226569">
                <w:rPr>
                  <w:noProof/>
                </w:rPr>
                <w:t>28</w:t>
              </w:r>
            </w:ins>
            <w:ins w:id="1072" w:author="Томащик" w:date="2017-01-19T16:46:00Z">
              <w:del w:id="1073" w:author="Tsaun" w:date="2017-02-22T15:29:00Z">
                <w:r w:rsidR="002F5999" w:rsidDel="00226569">
                  <w:rPr>
                    <w:noProof/>
                  </w:rPr>
                  <w:delText>28</w:delText>
                </w:r>
              </w:del>
            </w:ins>
            <w:del w:id="1074" w:author="Tsaun" w:date="2017-02-22T15:29:00Z">
              <w:r w:rsidR="00B04480" w:rsidRPr="004C54D2" w:rsidDel="00226569">
                <w:rPr>
                  <w:noProof/>
                </w:rPr>
                <w:delText>27</w:delText>
              </w:r>
            </w:del>
            <w:r w:rsidR="00FF21EC" w:rsidRPr="004C54D2">
              <w:fldChar w:fldCharType="end"/>
            </w:r>
            <w:commentRangeEnd w:id="1070"/>
            <w:r>
              <w:rPr>
                <w:rStyle w:val="afffffd"/>
                <w:lang w:val="en-US"/>
              </w:rPr>
              <w:commentReference w:id="1070"/>
            </w:r>
            <w:r w:rsidRPr="004C54D2">
              <w:t>)</w:t>
            </w:r>
          </w:p>
        </w:tc>
      </w:tr>
    </w:tbl>
    <w:p w:rsidR="00B72A74" w:rsidRPr="00B72A74" w:rsidRDefault="00B72A74" w:rsidP="00B72A74">
      <w:pPr>
        <w:ind w:firstLine="720"/>
        <w:rPr>
          <w:szCs w:val="24"/>
        </w:rPr>
      </w:pPr>
      <w:r w:rsidRPr="00B72A74">
        <w:rPr>
          <w:szCs w:val="24"/>
        </w:rPr>
        <w:t>Суммарное ядро турбулентной коагуляции определяется как</w:t>
      </w:r>
    </w:p>
    <w:tbl>
      <w:tblPr>
        <w:tblW w:w="9206" w:type="dxa"/>
        <w:tblInd w:w="648" w:type="dxa"/>
        <w:tblLook w:val="01E0" w:firstRow="1" w:lastRow="1" w:firstColumn="1" w:lastColumn="1" w:noHBand="0" w:noVBand="0"/>
      </w:tblPr>
      <w:tblGrid>
        <w:gridCol w:w="7930"/>
        <w:gridCol w:w="1276"/>
      </w:tblGrid>
      <w:tr w:rsidR="009D6252" w:rsidRPr="00B72A74" w:rsidTr="009D6252">
        <w:tc>
          <w:tcPr>
            <w:tcW w:w="7938" w:type="dxa"/>
            <w:vAlign w:val="center"/>
          </w:tcPr>
          <w:p w:rsidR="009D6252" w:rsidRPr="00B72A74" w:rsidRDefault="000837ED" w:rsidP="001B6514">
            <w:pPr>
              <w:ind w:firstLine="203"/>
            </w:pPr>
            <w:r>
              <w:rPr>
                <w:noProof/>
                <w:lang w:eastAsia="ru-RU"/>
              </w:rPr>
              <w:drawing>
                <wp:inline distT="0" distB="0" distL="0" distR="0">
                  <wp:extent cx="1426210" cy="351155"/>
                  <wp:effectExtent l="0" t="0" r="2540" b="0"/>
                  <wp:docPr id="1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94"/>
                          <a:srcRect/>
                          <a:stretch>
                            <a:fillRect/>
                          </a:stretch>
                        </pic:blipFill>
                        <pic:spPr bwMode="auto">
                          <a:xfrm>
                            <a:off x="0" y="0"/>
                            <a:ext cx="1426210" cy="351155"/>
                          </a:xfrm>
                          <a:prstGeom prst="rect">
                            <a:avLst/>
                          </a:prstGeom>
                          <a:noFill/>
                          <a:ln w="9525">
                            <a:noFill/>
                            <a:miter lim="800000"/>
                            <a:headEnd/>
                            <a:tailEnd/>
                          </a:ln>
                        </pic:spPr>
                      </pic:pic>
                    </a:graphicData>
                  </a:graphic>
                </wp:inline>
              </w:drawing>
            </w:r>
            <w:r w:rsidR="009D6252" w:rsidRPr="00B72A74">
              <w:t>.</w:t>
            </w:r>
          </w:p>
        </w:tc>
        <w:tc>
          <w:tcPr>
            <w:tcW w:w="1268" w:type="dxa"/>
            <w:vAlign w:val="center"/>
          </w:tcPr>
          <w:p w:rsidR="009D6252" w:rsidRPr="004C54D2" w:rsidRDefault="009D6252" w:rsidP="00C360EF">
            <w:pPr>
              <w:pStyle w:val="affffffffff"/>
            </w:pPr>
            <w:r w:rsidRPr="004C54D2">
              <w:t>(</w:t>
            </w:r>
            <w:r w:rsidR="00FF21EC" w:rsidRPr="004C54D2">
              <w:fldChar w:fldCharType="begin"/>
            </w:r>
            <w:r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Pr="004C54D2">
              <w:instrText xml:space="preserve"> SEQ ( \* ARABIC \</w:instrText>
            </w:r>
            <w:bookmarkStart w:id="1075" w:name="_GoBack"/>
            <w:bookmarkEnd w:id="1075"/>
            <w:r w:rsidRPr="004C54D2">
              <w:instrText xml:space="preserve">s 1 </w:instrText>
            </w:r>
            <w:r w:rsidR="00FF21EC" w:rsidRPr="004C54D2">
              <w:fldChar w:fldCharType="separate"/>
            </w:r>
            <w:ins w:id="1076" w:author="Tsaun" w:date="2017-02-22T15:30:00Z">
              <w:r w:rsidR="00226569">
                <w:rPr>
                  <w:noProof/>
                </w:rPr>
                <w:t>29</w:t>
              </w:r>
            </w:ins>
            <w:ins w:id="1077" w:author="Томащик" w:date="2017-01-19T16:46:00Z">
              <w:del w:id="1078" w:author="Tsaun" w:date="2017-02-22T15:29:00Z">
                <w:r w:rsidR="002F5999" w:rsidDel="00226569">
                  <w:rPr>
                    <w:noProof/>
                  </w:rPr>
                  <w:delText>29</w:delText>
                </w:r>
              </w:del>
            </w:ins>
            <w:del w:id="1079" w:author="Tsaun" w:date="2017-02-22T15:29:00Z">
              <w:r w:rsidR="00B04480" w:rsidRPr="004C54D2" w:rsidDel="00226569">
                <w:rPr>
                  <w:noProof/>
                </w:rPr>
                <w:delText>28</w:delText>
              </w:r>
            </w:del>
            <w:r w:rsidR="00FF21EC" w:rsidRPr="004C54D2">
              <w:fldChar w:fldCharType="end"/>
            </w:r>
            <w:r w:rsidRPr="004C54D2">
              <w:t>)</w:t>
            </w:r>
          </w:p>
        </w:tc>
      </w:tr>
    </w:tbl>
    <w:p w:rsidR="005A11D0" w:rsidRDefault="00C17B02" w:rsidP="001B676A">
      <w:pPr>
        <w:pStyle w:val="4"/>
      </w:pPr>
      <w:bookmarkStart w:id="1080" w:name="_Toc470520360"/>
      <w:bookmarkStart w:id="1081" w:name="_Toc247379760"/>
      <w:bookmarkStart w:id="1082" w:name="_Toc247525447"/>
      <w:bookmarkStart w:id="1083" w:name="_Toc435020741"/>
      <w:bookmarkStart w:id="1084" w:name="_Toc436731467"/>
      <w:bookmarkStart w:id="1085" w:name="_Toc438331033"/>
      <w:r>
        <w:t>Суммарное ядро коагуляции</w:t>
      </w:r>
      <w:bookmarkEnd w:id="1080"/>
    </w:p>
    <w:p w:rsidR="00FD0319" w:rsidRDefault="004A1F85" w:rsidP="00377D48">
      <w:pPr>
        <w:ind w:firstLine="0"/>
      </w:pPr>
      <w:r>
        <w:t>- Броуновская и гравитационная агломерация</w:t>
      </w:r>
    </w:p>
    <w:p w:rsidR="00FD0319" w:rsidRDefault="000837ED" w:rsidP="00377D48">
      <w:pPr>
        <w:ind w:firstLine="0"/>
      </w:pPr>
      <w:r>
        <w:rPr>
          <w:noProof/>
          <w:position w:val="-12"/>
          <w:lang w:eastAsia="ru-RU"/>
        </w:rPr>
        <w:drawing>
          <wp:inline distT="0" distB="0" distL="0" distR="0">
            <wp:extent cx="812165" cy="219710"/>
            <wp:effectExtent l="19050" t="0" r="6985" b="0"/>
            <wp:docPr id="12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95"/>
                    <a:srcRect/>
                    <a:stretch>
                      <a:fillRect/>
                    </a:stretch>
                  </pic:blipFill>
                  <pic:spPr bwMode="auto">
                    <a:xfrm>
                      <a:off x="0" y="0"/>
                      <a:ext cx="812165" cy="219710"/>
                    </a:xfrm>
                    <a:prstGeom prst="rect">
                      <a:avLst/>
                    </a:prstGeom>
                    <a:noFill/>
                    <a:ln w="9525">
                      <a:noFill/>
                      <a:miter lim="800000"/>
                      <a:headEnd/>
                      <a:tailEnd/>
                    </a:ln>
                  </pic:spPr>
                </pic:pic>
              </a:graphicData>
            </a:graphic>
          </wp:inline>
        </w:drawing>
      </w:r>
    </w:p>
    <w:p w:rsidR="004A1F85" w:rsidRDefault="004A1F85" w:rsidP="004818B9">
      <w:pPr>
        <w:ind w:firstLine="0"/>
      </w:pPr>
      <w:r>
        <w:t>- Броуновская и турбулентная агломерация</w:t>
      </w:r>
    </w:p>
    <w:p w:rsidR="00FD0319" w:rsidRDefault="000837ED" w:rsidP="00377D48">
      <w:pPr>
        <w:ind w:firstLine="0"/>
      </w:pPr>
      <w:r>
        <w:rPr>
          <w:noProof/>
          <w:position w:val="-10"/>
          <w:lang w:eastAsia="ru-RU"/>
        </w:rPr>
        <w:drawing>
          <wp:inline distT="0" distB="0" distL="0" distR="0">
            <wp:extent cx="797560" cy="212090"/>
            <wp:effectExtent l="19050" t="0" r="2540" b="0"/>
            <wp:docPr id="12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6"/>
                    <a:srcRect/>
                    <a:stretch>
                      <a:fillRect/>
                    </a:stretch>
                  </pic:blipFill>
                  <pic:spPr bwMode="auto">
                    <a:xfrm>
                      <a:off x="0" y="0"/>
                      <a:ext cx="797560" cy="212090"/>
                    </a:xfrm>
                    <a:prstGeom prst="rect">
                      <a:avLst/>
                    </a:prstGeom>
                    <a:noFill/>
                    <a:ln w="9525">
                      <a:noFill/>
                      <a:miter lim="800000"/>
                      <a:headEnd/>
                      <a:tailEnd/>
                    </a:ln>
                  </pic:spPr>
                </pic:pic>
              </a:graphicData>
            </a:graphic>
          </wp:inline>
        </w:drawing>
      </w:r>
    </w:p>
    <w:p w:rsidR="00C17B02" w:rsidRDefault="004818B9" w:rsidP="00377D48">
      <w:pPr>
        <w:ind w:firstLine="0"/>
      </w:pPr>
      <w:r>
        <w:t xml:space="preserve">- </w:t>
      </w:r>
      <w:r w:rsidR="005A11D0">
        <w:t xml:space="preserve">Гравитационная и турбулентная агломерация </w:t>
      </w:r>
      <w:r w:rsidR="005A11D0" w:rsidRPr="00377D48">
        <w:t>[</w:t>
      </w:r>
      <w:r w:rsidR="00FF21EC">
        <w:rPr>
          <w:szCs w:val="24"/>
          <w:highlight w:val="yellow"/>
        </w:rPr>
        <w:fldChar w:fldCharType="begin"/>
      </w:r>
      <w:r w:rsidR="004D52C6">
        <w:rPr>
          <w:szCs w:val="24"/>
        </w:rPr>
        <w:instrText xml:space="preserve"> REF _Ref368586696 \r \h </w:instrText>
      </w:r>
      <w:r w:rsidR="00FF21EC">
        <w:rPr>
          <w:szCs w:val="24"/>
          <w:highlight w:val="yellow"/>
        </w:rPr>
      </w:r>
      <w:r w:rsidR="00FF21EC">
        <w:rPr>
          <w:szCs w:val="24"/>
          <w:highlight w:val="yellow"/>
        </w:rPr>
        <w:fldChar w:fldCharType="separate"/>
      </w:r>
      <w:ins w:id="1086" w:author="Tsaun" w:date="2017-02-22T15:30:00Z">
        <w:r w:rsidR="00226569">
          <w:rPr>
            <w:szCs w:val="24"/>
          </w:rPr>
          <w:t>69</w:t>
        </w:r>
      </w:ins>
      <w:ins w:id="1087" w:author="Томащик" w:date="2017-01-19T16:46:00Z">
        <w:del w:id="1088" w:author="Tsaun" w:date="2017-02-22T15:29:00Z">
          <w:r w:rsidR="002F5999" w:rsidDel="00226569">
            <w:rPr>
              <w:szCs w:val="24"/>
            </w:rPr>
            <w:delText>69</w:delText>
          </w:r>
        </w:del>
      </w:ins>
      <w:del w:id="1089" w:author="Tsaun" w:date="2017-02-22T15:29:00Z">
        <w:r w:rsidR="00ED7A3A" w:rsidDel="00226569">
          <w:rPr>
            <w:szCs w:val="24"/>
          </w:rPr>
          <w:delText>70</w:delText>
        </w:r>
      </w:del>
      <w:r w:rsidR="00FF21EC">
        <w:rPr>
          <w:szCs w:val="24"/>
          <w:highlight w:val="yellow"/>
        </w:rPr>
        <w:fldChar w:fldCharType="end"/>
      </w:r>
      <w:r w:rsidR="005A11D0" w:rsidRPr="00377D48">
        <w:t>]</w:t>
      </w:r>
      <w:r w:rsidR="005A11D0">
        <w:t>:</w:t>
      </w:r>
      <w:r w:rsidR="00C17B02">
        <w:t xml:space="preserve"> </w:t>
      </w:r>
    </w:p>
    <w:p w:rsidR="00FD0319" w:rsidRDefault="000837ED" w:rsidP="00377D48">
      <w:pPr>
        <w:ind w:firstLine="0"/>
      </w:pPr>
      <w:r>
        <w:rPr>
          <w:noProof/>
          <w:position w:val="-26"/>
          <w:lang w:eastAsia="ru-RU"/>
        </w:rPr>
        <w:drawing>
          <wp:inline distT="0" distB="0" distL="0" distR="0">
            <wp:extent cx="2070100" cy="431800"/>
            <wp:effectExtent l="0" t="0" r="0" b="0"/>
            <wp:docPr id="12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97"/>
                    <a:srcRect/>
                    <a:stretch>
                      <a:fillRect/>
                    </a:stretch>
                  </pic:blipFill>
                  <pic:spPr bwMode="auto">
                    <a:xfrm>
                      <a:off x="0" y="0"/>
                      <a:ext cx="2070100" cy="431800"/>
                    </a:xfrm>
                    <a:prstGeom prst="rect">
                      <a:avLst/>
                    </a:prstGeom>
                    <a:noFill/>
                    <a:ln w="9525">
                      <a:noFill/>
                      <a:miter lim="800000"/>
                      <a:headEnd/>
                      <a:tailEnd/>
                    </a:ln>
                  </pic:spPr>
                </pic:pic>
              </a:graphicData>
            </a:graphic>
          </wp:inline>
        </w:drawing>
      </w:r>
    </w:p>
    <w:p w:rsidR="00FD0319" w:rsidRDefault="004818B9" w:rsidP="00377D48">
      <w:pPr>
        <w:ind w:firstLine="0"/>
      </w:pPr>
      <w:r>
        <w:t xml:space="preserve">- </w:t>
      </w:r>
      <w:r w:rsidR="005A11D0">
        <w:t xml:space="preserve">Броуновская, гравитационная и турбулентная агломерация: </w:t>
      </w:r>
    </w:p>
    <w:p w:rsidR="00FD0319" w:rsidRDefault="00FD0319" w:rsidP="00377D48"/>
    <w:p w:rsidR="00FD0319" w:rsidRDefault="000837ED" w:rsidP="00377D48">
      <w:r>
        <w:rPr>
          <w:noProof/>
          <w:position w:val="-26"/>
          <w:lang w:eastAsia="ru-RU"/>
        </w:rPr>
        <w:drawing>
          <wp:inline distT="0" distB="0" distL="0" distR="0">
            <wp:extent cx="2385060" cy="431800"/>
            <wp:effectExtent l="0" t="0" r="0" b="0"/>
            <wp:docPr id="127"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98"/>
                    <a:srcRect/>
                    <a:stretch>
                      <a:fillRect/>
                    </a:stretch>
                  </pic:blipFill>
                  <pic:spPr bwMode="auto">
                    <a:xfrm>
                      <a:off x="0" y="0"/>
                      <a:ext cx="2385060" cy="431800"/>
                    </a:xfrm>
                    <a:prstGeom prst="rect">
                      <a:avLst/>
                    </a:prstGeom>
                    <a:noFill/>
                    <a:ln w="9525">
                      <a:noFill/>
                      <a:miter lim="800000"/>
                      <a:headEnd/>
                      <a:tailEnd/>
                    </a:ln>
                  </pic:spPr>
                </pic:pic>
              </a:graphicData>
            </a:graphic>
          </wp:inline>
        </w:drawing>
      </w:r>
    </w:p>
    <w:p w:rsidR="00FD0319" w:rsidRDefault="00FD0319" w:rsidP="00377D48"/>
    <w:p w:rsidR="00FD0319" w:rsidDel="009857D5" w:rsidRDefault="00B72A74" w:rsidP="00CF0079">
      <w:pPr>
        <w:pStyle w:val="30"/>
        <w:rPr>
          <w:del w:id="1090" w:author="Tsaun" w:date="2017-01-27T16:51:00Z"/>
        </w:rPr>
      </w:pPr>
      <w:bookmarkStart w:id="1091" w:name="_Toc470520361"/>
      <w:del w:id="1092" w:author="Tsaun" w:date="2017-01-27T16:51:00Z">
        <w:r w:rsidDel="009857D5">
          <w:delText>Конденсация и испарение ПД</w:delText>
        </w:r>
        <w:bookmarkEnd w:id="1081"/>
        <w:bookmarkEnd w:id="1082"/>
        <w:bookmarkEnd w:id="1083"/>
        <w:bookmarkEnd w:id="1084"/>
        <w:bookmarkEnd w:id="1085"/>
        <w:bookmarkEnd w:id="1091"/>
        <w:r w:rsidDel="009857D5">
          <w:delText xml:space="preserve"> </w:delText>
        </w:r>
      </w:del>
      <w:ins w:id="1093" w:author="Шайтан-машина" w:date="2017-01-04T12:59:00Z">
        <w:del w:id="1094" w:author="Tsaun" w:date="2017-01-27T16:51:00Z">
          <w:r w:rsidR="00DD75B3" w:rsidDel="009857D5">
            <w:delText>Поведение паров ПД</w:delText>
          </w:r>
        </w:del>
      </w:ins>
    </w:p>
    <w:p w:rsidR="00DD75B3" w:rsidDel="009857D5" w:rsidRDefault="00DD75B3" w:rsidP="00DD75B3">
      <w:pPr>
        <w:rPr>
          <w:ins w:id="1095" w:author="Шайтан-машина" w:date="2017-01-04T13:00:00Z"/>
          <w:del w:id="1096" w:author="Tsaun" w:date="2017-01-27T16:50:00Z"/>
        </w:rPr>
      </w:pPr>
      <w:ins w:id="1097" w:author="Шайтан-машина" w:date="2017-01-04T13:00:00Z">
        <w:del w:id="1098" w:author="Tsaun" w:date="2017-01-27T16:50:00Z">
          <w:r w:rsidDel="009857D5">
            <w:delText>Модуль ПРОФИТ ориентирован на решение комплексной задачи переноса ПД - на совместное рассмотрение процессов переноса и поведения как аэрозольных форм ПД, так и их паров. В рамках моделирования переноса и поведения паров ПД рассматриваются следующие процессы:</w:delText>
          </w:r>
        </w:del>
      </w:ins>
    </w:p>
    <w:p w:rsidR="00DD75B3" w:rsidDel="009857D5" w:rsidRDefault="00DD75B3" w:rsidP="00794673">
      <w:pPr>
        <w:pStyle w:val="affffffffffb"/>
        <w:numPr>
          <w:ilvl w:val="0"/>
          <w:numId w:val="58"/>
        </w:numPr>
        <w:rPr>
          <w:ins w:id="1099" w:author="Шайтан-машина" w:date="2017-01-04T13:00:00Z"/>
          <w:del w:id="1100" w:author="Tsaun" w:date="2017-01-27T16:50:00Z"/>
        </w:rPr>
      </w:pPr>
      <w:ins w:id="1101" w:author="Шайтан-машина" w:date="2017-01-04T13:00:00Z">
        <w:del w:id="1102" w:author="Tsaun" w:date="2017-01-27T16:50:00Z">
          <w:r w:rsidDel="009857D5">
            <w:delText>перенос паров ПД по контуру РУ;</w:delText>
          </w:r>
        </w:del>
      </w:ins>
    </w:p>
    <w:p w:rsidR="00DD75B3" w:rsidDel="009857D5" w:rsidRDefault="00DD75B3" w:rsidP="00794673">
      <w:pPr>
        <w:pStyle w:val="affffffffffb"/>
        <w:numPr>
          <w:ilvl w:val="0"/>
          <w:numId w:val="58"/>
        </w:numPr>
        <w:rPr>
          <w:ins w:id="1103" w:author="Шайтан-машина" w:date="2017-01-04T13:00:00Z"/>
          <w:del w:id="1104" w:author="Tsaun" w:date="2017-01-27T16:50:00Z"/>
        </w:rPr>
      </w:pPr>
      <w:ins w:id="1105" w:author="Шайтан-машина" w:date="2017-01-04T13:00:00Z">
        <w:del w:id="1106" w:author="Tsaun" w:date="2017-01-27T16:50:00Z">
          <w:r w:rsidDel="009857D5">
            <w:delText>нуклеация;</w:delText>
          </w:r>
        </w:del>
      </w:ins>
    </w:p>
    <w:p w:rsidR="00DD75B3" w:rsidDel="009857D5" w:rsidRDefault="00DD75B3" w:rsidP="00794673">
      <w:pPr>
        <w:pStyle w:val="affffffffffb"/>
        <w:numPr>
          <w:ilvl w:val="0"/>
          <w:numId w:val="58"/>
        </w:numPr>
        <w:rPr>
          <w:ins w:id="1107" w:author="Шайтан-машина" w:date="2017-01-04T13:00:00Z"/>
          <w:del w:id="1108" w:author="Tsaun" w:date="2017-01-27T16:50:00Z"/>
        </w:rPr>
      </w:pPr>
      <w:ins w:id="1109" w:author="Шайтан-машина" w:date="2017-01-04T13:00:00Z">
        <w:del w:id="1110" w:author="Tsaun" w:date="2017-01-27T16:50:00Z">
          <w:r w:rsidDel="009857D5">
            <w:delText>конденсация или испарение паров ПД на поверхности конструкционных элементов и на аэрозолях;</w:delText>
          </w:r>
        </w:del>
      </w:ins>
    </w:p>
    <w:p w:rsidR="00DD75B3" w:rsidDel="009857D5" w:rsidRDefault="00DD75B3" w:rsidP="00794673">
      <w:pPr>
        <w:pStyle w:val="affffffffffb"/>
        <w:numPr>
          <w:ilvl w:val="0"/>
          <w:numId w:val="58"/>
        </w:numPr>
        <w:rPr>
          <w:ins w:id="1111" w:author="Шайтан-машина" w:date="2017-01-04T13:00:00Z"/>
          <w:del w:id="1112" w:author="Tsaun" w:date="2017-01-27T16:50:00Z"/>
        </w:rPr>
      </w:pPr>
      <w:ins w:id="1113" w:author="Шайтан-машина" w:date="2017-01-04T13:00:00Z">
        <w:del w:id="1114" w:author="Tsaun" w:date="2017-01-27T16:50:00Z">
          <w:r w:rsidDel="009857D5">
            <w:delText>адсорбция паров ПД на поверхности конструкционных элементов.</w:delText>
          </w:r>
        </w:del>
      </w:ins>
    </w:p>
    <w:p w:rsidR="00DD75B3" w:rsidDel="009857D5" w:rsidRDefault="00DD75B3" w:rsidP="00DD75B3">
      <w:pPr>
        <w:rPr>
          <w:ins w:id="1115" w:author="Шайтан-машина" w:date="2017-01-04T13:00:00Z"/>
          <w:del w:id="1116" w:author="Tsaun" w:date="2017-01-27T16:50:00Z"/>
        </w:rPr>
      </w:pPr>
      <w:ins w:id="1117" w:author="Шайтан-машина" w:date="2017-01-04T13:00:00Z">
        <w:del w:id="1118" w:author="Tsaun" w:date="2017-01-27T16:50:00Z">
          <w:r w:rsidDel="009857D5">
            <w:delText>В основе модели переноса и поведения паров ПД лежит система уравнений, включающая в себя уравнение переноса паров, уравнения сохранения массы адсорбированных и сконденсированных на стенках паров ПД. В канальном приближении данная система уравнений имеет вид:</w:delText>
          </w:r>
        </w:del>
      </w:ins>
    </w:p>
    <w:tbl>
      <w:tblPr>
        <w:tblW w:w="0" w:type="auto"/>
        <w:tblInd w:w="648" w:type="dxa"/>
        <w:tblLook w:val="01E0" w:firstRow="1" w:lastRow="1" w:firstColumn="1" w:lastColumn="1" w:noHBand="0" w:noVBand="0"/>
      </w:tblPr>
      <w:tblGrid>
        <w:gridCol w:w="7936"/>
        <w:gridCol w:w="1270"/>
      </w:tblGrid>
      <w:tr w:rsidR="00DD75B3" w:rsidRPr="002E146E" w:rsidDel="009857D5" w:rsidTr="00DD75B3">
        <w:trPr>
          <w:ins w:id="1119" w:author="Шайтан-машина" w:date="2017-01-04T13:00:00Z"/>
          <w:del w:id="1120" w:author="Tsaun" w:date="2017-01-27T16:50:00Z"/>
        </w:trPr>
        <w:tc>
          <w:tcPr>
            <w:tcW w:w="7936" w:type="dxa"/>
            <w:vAlign w:val="center"/>
          </w:tcPr>
          <w:p w:rsidR="00DD75B3" w:rsidRPr="00B72A74" w:rsidDel="009857D5" w:rsidRDefault="00C7157B" w:rsidP="00DD75B3">
            <w:pPr>
              <w:pStyle w:val="1-6"/>
              <w:ind w:firstLine="203"/>
              <w:rPr>
                <w:ins w:id="1121" w:author="Шайтан-машина" w:date="2017-01-04T13:00:00Z"/>
                <w:del w:id="1122" w:author="Tsaun" w:date="2017-01-27T16:50:00Z"/>
                <w:lang w:val="en-US"/>
              </w:rPr>
            </w:pPr>
            <w:ins w:id="1123" w:author="Шайтан-машина" w:date="2017-01-04T13:00:00Z">
              <w:del w:id="1124" w:author="Tsaun" w:date="2017-01-27T16:50:00Z">
                <w:r w:rsidRPr="00A31A07" w:rsidDel="009857D5">
                  <w:rPr>
                    <w:position w:val="-144"/>
                  </w:rPr>
                  <w:object w:dxaOrig="8980" w:dyaOrig="3000">
                    <v:shape id="_x0000_i1086" type="#_x0000_t75" style="width:359.45pt;height:138.55pt" o:ole="">
                      <v:imagedata r:id="rId199" o:title=""/>
                    </v:shape>
                    <o:OLEObject Type="Embed" ProgID="Equation.3" ShapeID="_x0000_i1086" DrawAspect="Content" ObjectID="_1549710411" r:id="rId200"/>
                  </w:object>
                </w:r>
              </w:del>
            </w:ins>
            <w:ins w:id="1125" w:author="Шайтан-машина" w:date="2017-01-04T13:00:00Z">
              <w:del w:id="1126" w:author="Tsaun" w:date="2017-01-27T16:50:00Z">
                <w:r w:rsidR="00DD75B3" w:rsidRPr="00B72A74" w:rsidDel="009857D5">
                  <w:delText>,</w:delText>
                </w:r>
              </w:del>
            </w:ins>
          </w:p>
        </w:tc>
        <w:tc>
          <w:tcPr>
            <w:tcW w:w="1270" w:type="dxa"/>
            <w:vAlign w:val="center"/>
          </w:tcPr>
          <w:p w:rsidR="00DD75B3" w:rsidRPr="004C54D2" w:rsidDel="009857D5" w:rsidRDefault="00DD75B3" w:rsidP="00DD75B3">
            <w:pPr>
              <w:pStyle w:val="affffffffff"/>
              <w:rPr>
                <w:ins w:id="1127" w:author="Шайтан-машина" w:date="2017-01-04T13:00:00Z"/>
                <w:del w:id="1128" w:author="Tsaun" w:date="2017-01-27T16:50:00Z"/>
              </w:rPr>
            </w:pPr>
            <w:ins w:id="1129" w:author="Шайтан-машина" w:date="2017-01-04T13:00:00Z">
              <w:del w:id="1130" w:author="Tsaun" w:date="2017-01-27T16:50:00Z">
                <w:r w:rsidRPr="004C54D2" w:rsidDel="009857D5">
                  <w:delText>(</w:delText>
                </w:r>
                <w:r w:rsidR="00FF21EC" w:rsidRPr="004C54D2" w:rsidDel="009857D5">
                  <w:fldChar w:fldCharType="begin"/>
                </w:r>
                <w:r w:rsidRPr="004C54D2" w:rsidDel="009857D5">
                  <w:delInstrText xml:space="preserve"> STYLEREF 1 \s </w:delInstrText>
                </w:r>
                <w:r w:rsidR="00FF21EC" w:rsidRPr="004C54D2" w:rsidDel="009857D5">
                  <w:fldChar w:fldCharType="separate"/>
                </w:r>
              </w:del>
            </w:ins>
            <w:del w:id="1131" w:author="Tsaun" w:date="2017-01-27T16:50:00Z">
              <w:r w:rsidR="002F5999" w:rsidDel="009857D5">
                <w:rPr>
                  <w:noProof/>
                </w:rPr>
                <w:delText>1</w:delText>
              </w:r>
            </w:del>
            <w:ins w:id="1132" w:author="Шайтан-машина" w:date="2017-01-04T13:00:00Z">
              <w:del w:id="1133" w:author="Tsaun" w:date="2017-01-27T16:50:00Z">
                <w:r w:rsidR="00FF21EC" w:rsidRPr="004C54D2" w:rsidDel="009857D5">
                  <w:fldChar w:fldCharType="end"/>
                </w:r>
                <w:r w:rsidRPr="004C54D2" w:rsidDel="009857D5">
                  <w:delText>.</w:delText>
                </w:r>
                <w:r w:rsidR="00FF21EC" w:rsidRPr="004C54D2" w:rsidDel="009857D5">
                  <w:fldChar w:fldCharType="begin"/>
                </w:r>
                <w:r w:rsidRPr="004C54D2" w:rsidDel="009857D5">
                  <w:delInstrText xml:space="preserve"> SEQ ( \* ARABIC \s 1 </w:delInstrText>
                </w:r>
                <w:r w:rsidR="00FF21EC" w:rsidRPr="004C54D2" w:rsidDel="009857D5">
                  <w:fldChar w:fldCharType="separate"/>
                </w:r>
              </w:del>
            </w:ins>
            <w:ins w:id="1134" w:author="Томащик" w:date="2017-01-19T16:46:00Z">
              <w:del w:id="1135" w:author="Tsaun" w:date="2017-01-27T16:50:00Z">
                <w:r w:rsidR="002F5999" w:rsidDel="009857D5">
                  <w:rPr>
                    <w:noProof/>
                  </w:rPr>
                  <w:delText>30</w:delText>
                </w:r>
              </w:del>
            </w:ins>
            <w:ins w:id="1136" w:author="Шайтан-машина" w:date="2017-01-04T13:02:00Z">
              <w:del w:id="1137" w:author="Томащик" w:date="2017-01-19T16:46:00Z">
                <w:r w:rsidRPr="004C54D2" w:rsidDel="002F5999">
                  <w:rPr>
                    <w:noProof/>
                  </w:rPr>
                  <w:delText>29</w:delText>
                </w:r>
              </w:del>
            </w:ins>
            <w:ins w:id="1138" w:author="Шайтан-машина" w:date="2017-01-04T13:00:00Z">
              <w:del w:id="1139" w:author="Tsaun" w:date="2017-01-27T16:50:00Z">
                <w:r w:rsidR="00FF21EC" w:rsidRPr="004C54D2" w:rsidDel="009857D5">
                  <w:fldChar w:fldCharType="end"/>
                </w:r>
                <w:r w:rsidRPr="004C54D2" w:rsidDel="009857D5">
                  <w:delText>)</w:delText>
                </w:r>
              </w:del>
            </w:ins>
          </w:p>
        </w:tc>
      </w:tr>
    </w:tbl>
    <w:p w:rsidR="00DD75B3" w:rsidDel="009857D5" w:rsidRDefault="00DD75B3" w:rsidP="00DD75B3">
      <w:pPr>
        <w:ind w:firstLine="0"/>
        <w:rPr>
          <w:ins w:id="1140" w:author="Шайтан-машина" w:date="2017-01-05T15:48:00Z"/>
          <w:del w:id="1141" w:author="Tsaun" w:date="2017-01-27T16:50:00Z"/>
        </w:rPr>
      </w:pPr>
      <w:ins w:id="1142" w:author="Шайтан-машина" w:date="2017-01-04T13:00:00Z">
        <w:del w:id="1143" w:author="Tsaun" w:date="2017-01-27T16:50:00Z">
          <w:r w:rsidDel="009857D5">
            <w:delText xml:space="preserve">где </w:delText>
          </w:r>
        </w:del>
      </w:ins>
      <w:ins w:id="1144" w:author="Шайтан-машина" w:date="2017-01-04T13:00:00Z">
        <w:del w:id="1145" w:author="Tsaun" w:date="2017-01-27T16:50:00Z">
          <w:r w:rsidRPr="00B83760" w:rsidDel="009857D5">
            <w:rPr>
              <w:position w:val="-10"/>
            </w:rPr>
            <w:object w:dxaOrig="520" w:dyaOrig="340">
              <v:shape id="_x0000_i1087" type="#_x0000_t75" style="width:26.75pt;height:17.45pt" o:ole="">
                <v:imagedata r:id="rId201" o:title=""/>
              </v:shape>
              <o:OLEObject Type="Embed" ProgID="Equation.3" ShapeID="_x0000_i1087" DrawAspect="Content" ObjectID="_1549710412" r:id="rId202"/>
            </w:object>
          </w:r>
        </w:del>
      </w:ins>
      <w:ins w:id="1146" w:author="Шайтан-машина" w:date="2017-01-04T13:00:00Z">
        <w:del w:id="1147" w:author="Tsaun" w:date="2017-01-27T16:50:00Z">
          <w:r w:rsidDel="009857D5">
            <w:delText xml:space="preserve"> - объемная концентрация пара химического соединения </w:delText>
          </w:r>
          <w:r w:rsidDel="009857D5">
            <w:rPr>
              <w:lang w:val="en-US"/>
            </w:rPr>
            <w:delText>v</w:delText>
          </w:r>
          <w:r w:rsidDel="009857D5">
            <w:delText xml:space="preserve"> в ячейке </w:delText>
          </w:r>
          <w:r w:rsidDel="009857D5">
            <w:rPr>
              <w:lang w:val="en-US"/>
            </w:rPr>
            <w:delText>i</w:delText>
          </w:r>
          <w:r w:rsidRPr="005B631A" w:rsidDel="009857D5">
            <w:delText xml:space="preserve"> </w:delText>
          </w:r>
          <w:r w:rsidDel="009857D5">
            <w:delText>(кг/м</w:delText>
          </w:r>
          <w:r w:rsidRPr="005B631A" w:rsidDel="009857D5">
            <w:rPr>
              <w:vertAlign w:val="superscript"/>
            </w:rPr>
            <w:delText>3</w:delText>
          </w:r>
          <w:r w:rsidDel="009857D5">
            <w:delText xml:space="preserve">), </w:delText>
          </w:r>
        </w:del>
      </w:ins>
      <w:ins w:id="1148" w:author="Шайтан-машина" w:date="2017-01-04T13:00:00Z">
        <w:del w:id="1149" w:author="Tsaun" w:date="2017-01-27T16:50:00Z">
          <w:r w:rsidRPr="00B83760" w:rsidDel="009857D5">
            <w:rPr>
              <w:position w:val="-10"/>
            </w:rPr>
            <w:object w:dxaOrig="520" w:dyaOrig="340">
              <v:shape id="_x0000_i1088" type="#_x0000_t75" style="width:26.75pt;height:17.45pt" o:ole="">
                <v:imagedata r:id="rId203" o:title=""/>
              </v:shape>
              <o:OLEObject Type="Embed" ProgID="Equation.3" ShapeID="_x0000_i1088" DrawAspect="Content" ObjectID="_1549710413" r:id="rId204"/>
            </w:object>
          </w:r>
        </w:del>
      </w:ins>
      <w:ins w:id="1150" w:author="Шайтан-машина" w:date="2017-01-04T13:00:00Z">
        <w:del w:id="1151" w:author="Tsaun" w:date="2017-01-27T16:50:00Z">
          <w:r w:rsidDel="009857D5">
            <w:delText xml:space="preserve"> - источник пара химического соединения </w:delText>
          </w:r>
          <w:r w:rsidDel="009857D5">
            <w:rPr>
              <w:lang w:val="en-US"/>
            </w:rPr>
            <w:delText>v</w:delText>
          </w:r>
          <w:r w:rsidDel="009857D5">
            <w:delText xml:space="preserve"> в ячейке </w:delText>
          </w:r>
          <w:r w:rsidDel="009857D5">
            <w:rPr>
              <w:lang w:val="en-US"/>
            </w:rPr>
            <w:delText>i</w:delText>
          </w:r>
          <w:r w:rsidRPr="005B631A" w:rsidDel="009857D5">
            <w:delText xml:space="preserve"> </w:delText>
          </w:r>
          <w:r w:rsidDel="009857D5">
            <w:delText>(кг/(с∙м</w:delText>
          </w:r>
          <w:r w:rsidRPr="005B631A" w:rsidDel="009857D5">
            <w:rPr>
              <w:vertAlign w:val="superscript"/>
            </w:rPr>
            <w:delText>3</w:delText>
          </w:r>
          <w:r w:rsidDel="009857D5">
            <w:delText xml:space="preserve">)), </w:delText>
          </w:r>
        </w:del>
      </w:ins>
      <w:ins w:id="1152" w:author="Шайтан-машина" w:date="2017-01-04T13:00:00Z">
        <w:del w:id="1153" w:author="Tsaun" w:date="2017-01-27T16:50:00Z">
          <w:r w:rsidRPr="00B83760" w:rsidDel="009857D5">
            <w:rPr>
              <w:position w:val="-10"/>
            </w:rPr>
            <w:object w:dxaOrig="220" w:dyaOrig="300">
              <v:shape id="_x0000_i1089" type="#_x0000_t75" style="width:12pt;height:15.25pt" o:ole="">
                <v:imagedata r:id="rId205" o:title=""/>
              </v:shape>
              <o:OLEObject Type="Embed" ProgID="Equation.3" ShapeID="_x0000_i1089" DrawAspect="Content" ObjectID="_1549710414" r:id="rId206"/>
            </w:object>
          </w:r>
        </w:del>
      </w:ins>
      <w:ins w:id="1154" w:author="Шайтан-машина" w:date="2017-01-04T13:00:00Z">
        <w:del w:id="1155" w:author="Tsaun" w:date="2017-01-27T16:50:00Z">
          <w:r w:rsidDel="009857D5">
            <w:delText xml:space="preserve"> - объем ячейки </w:delText>
          </w:r>
          <w:r w:rsidDel="009857D5">
            <w:rPr>
              <w:lang w:val="en-US"/>
            </w:rPr>
            <w:delText>i</w:delText>
          </w:r>
          <w:r w:rsidRPr="005B631A" w:rsidDel="009857D5">
            <w:delText xml:space="preserve"> </w:delText>
          </w:r>
          <w:r w:rsidDel="009857D5">
            <w:delText>(м</w:delText>
          </w:r>
          <w:r w:rsidRPr="005B631A" w:rsidDel="009857D5">
            <w:rPr>
              <w:vertAlign w:val="superscript"/>
            </w:rPr>
            <w:delText>3</w:delText>
          </w:r>
          <w:r w:rsidDel="009857D5">
            <w:delText xml:space="preserve">), </w:delText>
          </w:r>
        </w:del>
      </w:ins>
      <w:ins w:id="1156" w:author="Шайтан-машина" w:date="2017-01-04T13:00:00Z">
        <w:del w:id="1157" w:author="Tsaun" w:date="2017-01-27T16:50:00Z">
          <w:r w:rsidRPr="00E67110" w:rsidDel="009857D5">
            <w:rPr>
              <w:position w:val="-10"/>
            </w:rPr>
            <w:object w:dxaOrig="300" w:dyaOrig="340">
              <v:shape id="_x0000_i1090" type="#_x0000_t75" style="width:15.25pt;height:17.45pt" o:ole="">
                <v:imagedata r:id="rId207" o:title=""/>
              </v:shape>
              <o:OLEObject Type="Embed" ProgID="Equation.3" ShapeID="_x0000_i1090" DrawAspect="Content" ObjectID="_1549710415" r:id="rId208"/>
            </w:object>
          </w:r>
        </w:del>
      </w:ins>
      <w:ins w:id="1158" w:author="Шайтан-машина" w:date="2017-01-04T13:00:00Z">
        <w:del w:id="1159" w:author="Tsaun" w:date="2017-01-27T16:50:00Z">
          <w:r w:rsidDel="009857D5">
            <w:delText xml:space="preserve"> - эффективная скорость конденсации пара химического соединения </w:delText>
          </w:r>
          <w:r w:rsidDel="009857D5">
            <w:rPr>
              <w:lang w:val="en-US"/>
            </w:rPr>
            <w:delText>v</w:delText>
          </w:r>
          <w:r w:rsidDel="009857D5">
            <w:delText xml:space="preserve"> в ячейке </w:delText>
          </w:r>
          <w:r w:rsidDel="009857D5">
            <w:rPr>
              <w:lang w:val="en-US"/>
            </w:rPr>
            <w:delText>i</w:delText>
          </w:r>
          <w:r w:rsidDel="009857D5">
            <w:delText xml:space="preserve"> (м/с), </w:delText>
          </w:r>
        </w:del>
      </w:ins>
      <w:ins w:id="1160" w:author="Шайтан-машина" w:date="2017-01-04T13:00:00Z">
        <w:del w:id="1161" w:author="Tsaun" w:date="2017-01-27T16:50:00Z">
          <w:r w:rsidRPr="00B83760" w:rsidDel="009857D5">
            <w:rPr>
              <w:position w:val="-14"/>
            </w:rPr>
            <w:object w:dxaOrig="279" w:dyaOrig="340">
              <v:shape id="_x0000_i1091" type="#_x0000_t75" style="width:12.55pt;height:17.45pt" o:ole="">
                <v:imagedata r:id="rId209" o:title=""/>
              </v:shape>
              <o:OLEObject Type="Embed" ProgID="Equation.3" ShapeID="_x0000_i1091" DrawAspect="Content" ObjectID="_1549710416" r:id="rId210"/>
            </w:object>
          </w:r>
        </w:del>
      </w:ins>
      <w:ins w:id="1162" w:author="Шайтан-машина" w:date="2017-01-04T13:00:00Z">
        <w:del w:id="1163" w:author="Tsaun" w:date="2017-01-27T16:50:00Z">
          <w:r w:rsidDel="009857D5">
            <w:delText xml:space="preserve"> - площадь </w:delText>
          </w:r>
          <w:r w:rsidDel="009857D5">
            <w:rPr>
              <w:lang w:val="en-US"/>
            </w:rPr>
            <w:delText>j</w:delText>
          </w:r>
          <w:r w:rsidRPr="006109BE" w:rsidDel="009857D5">
            <w:delText>-</w:delText>
          </w:r>
          <w:r w:rsidDel="009857D5">
            <w:delText xml:space="preserve">ой поверхности конструкционных элементов в ячейке </w:delText>
          </w:r>
          <w:r w:rsidDel="009857D5">
            <w:rPr>
              <w:lang w:val="en-US"/>
            </w:rPr>
            <w:delText>i</w:delText>
          </w:r>
          <w:r w:rsidRPr="006109BE" w:rsidDel="009857D5">
            <w:delText xml:space="preserve"> (</w:delText>
          </w:r>
          <w:r w:rsidDel="009857D5">
            <w:delText>м</w:delText>
          </w:r>
          <w:r w:rsidRPr="006109BE" w:rsidDel="009857D5">
            <w:rPr>
              <w:vertAlign w:val="superscript"/>
            </w:rPr>
            <w:delText>2</w:delText>
          </w:r>
          <w:r w:rsidDel="009857D5">
            <w:delText xml:space="preserve">), </w:delText>
          </w:r>
        </w:del>
      </w:ins>
      <w:ins w:id="1164" w:author="Шайтан-машина" w:date="2017-01-04T13:00:00Z">
        <w:del w:id="1165" w:author="Tsaun" w:date="2017-01-27T16:50:00Z">
          <w:r w:rsidRPr="00B83760" w:rsidDel="009857D5">
            <w:rPr>
              <w:position w:val="-14"/>
            </w:rPr>
            <w:object w:dxaOrig="520" w:dyaOrig="380">
              <v:shape id="_x0000_i1092" type="#_x0000_t75" style="width:26.75pt;height:19.65pt" o:ole="">
                <v:imagedata r:id="rId211" o:title=""/>
              </v:shape>
              <o:OLEObject Type="Embed" ProgID="Equation.3" ShapeID="_x0000_i1092" DrawAspect="Content" ObjectID="_1549710417" r:id="rId212"/>
            </w:object>
          </w:r>
        </w:del>
      </w:ins>
      <w:ins w:id="1166" w:author="Шайтан-машина" w:date="2017-01-04T13:00:00Z">
        <w:del w:id="1167" w:author="Tsaun" w:date="2017-01-27T16:50:00Z">
          <w:r w:rsidDel="009857D5">
            <w:delText xml:space="preserve"> - объемная концентрация насыщения паров химического соединения </w:delText>
          </w:r>
          <w:r w:rsidDel="009857D5">
            <w:rPr>
              <w:lang w:val="en-US"/>
            </w:rPr>
            <w:delText>v</w:delText>
          </w:r>
          <w:r w:rsidDel="009857D5">
            <w:delText xml:space="preserve"> при температуре </w:delText>
          </w:r>
          <w:r w:rsidDel="009857D5">
            <w:rPr>
              <w:lang w:val="en-US"/>
            </w:rPr>
            <w:delText>j</w:delText>
          </w:r>
          <w:r w:rsidRPr="006109BE" w:rsidDel="009857D5">
            <w:delText>-</w:delText>
          </w:r>
          <w:r w:rsidDel="009857D5">
            <w:delText xml:space="preserve">ой поверхности в ячейке </w:delText>
          </w:r>
          <w:r w:rsidDel="009857D5">
            <w:rPr>
              <w:lang w:val="en-US"/>
            </w:rPr>
            <w:delText>i</w:delText>
          </w:r>
          <w:r w:rsidRPr="006109BE" w:rsidDel="009857D5">
            <w:delText xml:space="preserve"> </w:delText>
          </w:r>
          <w:r w:rsidDel="009857D5">
            <w:delText>(кг/м</w:delText>
          </w:r>
          <w:r w:rsidRPr="005B631A" w:rsidDel="009857D5">
            <w:rPr>
              <w:vertAlign w:val="superscript"/>
            </w:rPr>
            <w:delText>3</w:delText>
          </w:r>
          <w:r w:rsidDel="009857D5">
            <w:delText xml:space="preserve">), </w:delText>
          </w:r>
        </w:del>
      </w:ins>
      <w:ins w:id="1168" w:author="Шайтан-машина" w:date="2017-01-04T13:00:00Z">
        <w:del w:id="1169" w:author="Tsaun" w:date="2017-01-27T16:50:00Z">
          <w:r w:rsidRPr="00B83760" w:rsidDel="009857D5">
            <w:rPr>
              <w:position w:val="-14"/>
            </w:rPr>
            <w:object w:dxaOrig="540" w:dyaOrig="380">
              <v:shape id="_x0000_i1093" type="#_x0000_t75" style="width:27.25pt;height:19.65pt" o:ole="">
                <v:imagedata r:id="rId213" o:title=""/>
              </v:shape>
              <o:OLEObject Type="Embed" ProgID="Equation.3" ShapeID="_x0000_i1093" DrawAspect="Content" ObjectID="_1549710418" r:id="rId214"/>
            </w:object>
          </w:r>
        </w:del>
      </w:ins>
      <w:ins w:id="1170" w:author="Шайтан-машина" w:date="2017-01-04T13:00:00Z">
        <w:del w:id="1171" w:author="Tsaun" w:date="2017-01-27T16:50:00Z">
          <w:r w:rsidDel="009857D5">
            <w:delText xml:space="preserve"> - эффективная скорость адсорбции пара химического соединения </w:delText>
          </w:r>
          <w:r w:rsidDel="009857D5">
            <w:rPr>
              <w:lang w:val="en-US"/>
            </w:rPr>
            <w:delText>v</w:delText>
          </w:r>
          <w:r w:rsidDel="009857D5">
            <w:delText xml:space="preserve"> на поверхности </w:delText>
          </w:r>
          <w:r w:rsidDel="009857D5">
            <w:rPr>
              <w:lang w:val="en-US"/>
            </w:rPr>
            <w:delText>j</w:delText>
          </w:r>
          <w:r w:rsidDel="009857D5">
            <w:delText xml:space="preserve"> в ячейке </w:delText>
          </w:r>
          <w:r w:rsidDel="009857D5">
            <w:rPr>
              <w:lang w:val="en-US"/>
            </w:rPr>
            <w:delText>i</w:delText>
          </w:r>
          <w:r w:rsidRPr="005B631A" w:rsidDel="009857D5">
            <w:delText xml:space="preserve"> </w:delText>
          </w:r>
          <w:r w:rsidDel="009857D5">
            <w:delText xml:space="preserve">(м/с), </w:delText>
          </w:r>
        </w:del>
      </w:ins>
      <w:ins w:id="1172" w:author="Шайтан-машина" w:date="2017-01-04T13:00:00Z">
        <w:del w:id="1173" w:author="Tsaun" w:date="2017-01-27T16:50:00Z">
          <w:r w:rsidRPr="00B83760" w:rsidDel="009857D5">
            <w:rPr>
              <w:position w:val="-14"/>
            </w:rPr>
            <w:object w:dxaOrig="800" w:dyaOrig="380">
              <v:shape id="_x0000_i1094" type="#_x0000_t75" style="width:39.8pt;height:19.65pt" o:ole="">
                <v:imagedata r:id="rId215" o:title=""/>
              </v:shape>
              <o:OLEObject Type="Embed" ProgID="Equation.3" ShapeID="_x0000_i1094" DrawAspect="Content" ObjectID="_1549710419" r:id="rId216"/>
            </w:object>
          </w:r>
        </w:del>
      </w:ins>
      <w:ins w:id="1174" w:author="Шайтан-машина" w:date="2017-01-04T13:00:00Z">
        <w:del w:id="1175" w:author="Tsaun" w:date="2017-01-27T16:50:00Z">
          <w:r w:rsidDel="009857D5">
            <w:delText xml:space="preserve"> - масса конденсата химического соединения </w:delText>
          </w:r>
          <w:r w:rsidDel="009857D5">
            <w:rPr>
              <w:lang w:val="en-US"/>
            </w:rPr>
            <w:delText>v</w:delText>
          </w:r>
          <w:r w:rsidDel="009857D5">
            <w:delText xml:space="preserve"> на </w:delText>
          </w:r>
          <w:r w:rsidDel="009857D5">
            <w:rPr>
              <w:lang w:val="en-US"/>
            </w:rPr>
            <w:delText>j</w:delText>
          </w:r>
          <w:r w:rsidRPr="006109BE" w:rsidDel="009857D5">
            <w:delText>-</w:delText>
          </w:r>
          <w:r w:rsidDel="009857D5">
            <w:delText xml:space="preserve">ой поверхности в ячейке </w:delText>
          </w:r>
          <w:r w:rsidDel="009857D5">
            <w:rPr>
              <w:lang w:val="en-US"/>
            </w:rPr>
            <w:delText>i</w:delText>
          </w:r>
          <w:r w:rsidDel="009857D5">
            <w:delText xml:space="preserve"> (кг), </w:delText>
          </w:r>
        </w:del>
      </w:ins>
      <w:ins w:id="1176" w:author="Шайтан-машина" w:date="2017-01-04T13:00:00Z">
        <w:del w:id="1177" w:author="Tsaun" w:date="2017-01-27T16:50:00Z">
          <w:r w:rsidRPr="00B83760" w:rsidDel="009857D5">
            <w:rPr>
              <w:position w:val="-14"/>
            </w:rPr>
            <w:object w:dxaOrig="720" w:dyaOrig="380">
              <v:shape id="_x0000_i1095" type="#_x0000_t75" style="width:36.55pt;height:19.65pt" o:ole="">
                <v:imagedata r:id="rId217" o:title=""/>
              </v:shape>
              <o:OLEObject Type="Embed" ProgID="Equation.3" ShapeID="_x0000_i1095" DrawAspect="Content" ObjectID="_1549710420" r:id="rId218"/>
            </w:object>
          </w:r>
        </w:del>
      </w:ins>
      <w:ins w:id="1178" w:author="Шайтан-машина" w:date="2017-01-04T13:00:00Z">
        <w:del w:id="1179" w:author="Tsaun" w:date="2017-01-27T16:50:00Z">
          <w:r w:rsidDel="009857D5">
            <w:delText xml:space="preserve"> - масса адсорбированного химического соединения </w:delText>
          </w:r>
          <w:r w:rsidDel="009857D5">
            <w:rPr>
              <w:lang w:val="en-US"/>
            </w:rPr>
            <w:delText>v</w:delText>
          </w:r>
          <w:r w:rsidDel="009857D5">
            <w:delText xml:space="preserve"> на </w:delText>
          </w:r>
          <w:r w:rsidDel="009857D5">
            <w:rPr>
              <w:lang w:val="en-US"/>
            </w:rPr>
            <w:delText>j</w:delText>
          </w:r>
          <w:r w:rsidRPr="006109BE" w:rsidDel="009857D5">
            <w:delText>-</w:delText>
          </w:r>
          <w:r w:rsidDel="009857D5">
            <w:delText xml:space="preserve">ой поверхности в ячейке </w:delText>
          </w:r>
          <w:r w:rsidDel="009857D5">
            <w:rPr>
              <w:lang w:val="en-US"/>
            </w:rPr>
            <w:delText>i</w:delText>
          </w:r>
          <w:r w:rsidDel="009857D5">
            <w:delText xml:space="preserve"> (кг), </w:delText>
          </w:r>
        </w:del>
      </w:ins>
      <w:ins w:id="1180" w:author="Шайтан-машина" w:date="2017-01-04T13:00:00Z">
        <w:del w:id="1181" w:author="Tsaun" w:date="2017-01-27T16:50:00Z">
          <w:r w:rsidRPr="00B83760" w:rsidDel="009857D5">
            <w:rPr>
              <w:position w:val="-10"/>
            </w:rPr>
            <w:object w:dxaOrig="600" w:dyaOrig="340">
              <v:shape id="_x0000_i1096" type="#_x0000_t75" style="width:30pt;height:17.45pt" o:ole="">
                <v:imagedata r:id="rId219" o:title=""/>
              </v:shape>
              <o:OLEObject Type="Embed" ProgID="Equation.3" ShapeID="_x0000_i1096" DrawAspect="Content" ObjectID="_1549710421" r:id="rId220"/>
            </w:object>
          </w:r>
        </w:del>
      </w:ins>
      <w:ins w:id="1182" w:author="Шайтан-машина" w:date="2017-01-04T13:00:00Z">
        <w:del w:id="1183" w:author="Tsaun" w:date="2017-01-27T16:50:00Z">
          <w:r w:rsidDel="009857D5">
            <w:delText xml:space="preserve"> - убыль пара химического соединения </w:delText>
          </w:r>
          <w:r w:rsidDel="009857D5">
            <w:rPr>
              <w:lang w:val="en-US"/>
            </w:rPr>
            <w:delText>v</w:delText>
          </w:r>
          <w:r w:rsidDel="009857D5">
            <w:delText xml:space="preserve"> в ячейке </w:delText>
          </w:r>
          <w:r w:rsidDel="009857D5">
            <w:rPr>
              <w:lang w:val="en-US"/>
            </w:rPr>
            <w:delText>i</w:delText>
          </w:r>
          <w:r w:rsidDel="009857D5">
            <w:delText xml:space="preserve"> за счет нуклеации</w:delText>
          </w:r>
          <w:r w:rsidRPr="005B631A" w:rsidDel="009857D5">
            <w:delText xml:space="preserve"> </w:delText>
          </w:r>
          <w:r w:rsidDel="009857D5">
            <w:delText>(кг/(с∙м</w:delText>
          </w:r>
          <w:r w:rsidRPr="005B631A" w:rsidDel="009857D5">
            <w:rPr>
              <w:vertAlign w:val="superscript"/>
            </w:rPr>
            <w:delText>3</w:delText>
          </w:r>
          <w:r w:rsidDel="009857D5">
            <w:delText xml:space="preserve">)), </w:delText>
          </w:r>
        </w:del>
      </w:ins>
      <w:ins w:id="1184" w:author="Шайтан-машина" w:date="2017-01-04T13:00:00Z">
        <w:del w:id="1185" w:author="Tsaun" w:date="2017-01-27T16:50:00Z">
          <w:r w:rsidRPr="00B83760" w:rsidDel="009857D5">
            <w:rPr>
              <w:position w:val="-10"/>
            </w:rPr>
            <w:object w:dxaOrig="620" w:dyaOrig="340">
              <v:shape id="_x0000_i1097" type="#_x0000_t75" style="width:30.55pt;height:17.45pt" o:ole="">
                <v:imagedata r:id="rId221" o:title=""/>
              </v:shape>
              <o:OLEObject Type="Embed" ProgID="Equation.3" ShapeID="_x0000_i1097" DrawAspect="Content" ObjectID="_1549710422" r:id="rId222"/>
            </w:object>
          </w:r>
        </w:del>
      </w:ins>
      <w:ins w:id="1186" w:author="Шайтан-машина" w:date="2017-01-04T13:00:00Z">
        <w:del w:id="1187" w:author="Tsaun" w:date="2017-01-27T16:50:00Z">
          <w:r w:rsidDel="009857D5">
            <w:delText xml:space="preserve"> - убыль пара химического соединения </w:delText>
          </w:r>
          <w:r w:rsidDel="009857D5">
            <w:rPr>
              <w:lang w:val="en-US"/>
            </w:rPr>
            <w:delText>v</w:delText>
          </w:r>
          <w:r w:rsidDel="009857D5">
            <w:delText xml:space="preserve"> в ячейке </w:delText>
          </w:r>
          <w:r w:rsidDel="009857D5">
            <w:rPr>
              <w:lang w:val="en-US"/>
            </w:rPr>
            <w:delText>i</w:delText>
          </w:r>
          <w:r w:rsidDel="009857D5">
            <w:delText xml:space="preserve"> за счет конденсации на аэрозолях</w:delText>
          </w:r>
          <w:r w:rsidRPr="005B631A" w:rsidDel="009857D5">
            <w:delText xml:space="preserve"> </w:delText>
          </w:r>
          <w:r w:rsidDel="009857D5">
            <w:delText>(кг/(с∙м</w:delText>
          </w:r>
          <w:r w:rsidRPr="005B631A" w:rsidDel="009857D5">
            <w:rPr>
              <w:vertAlign w:val="superscript"/>
            </w:rPr>
            <w:delText>3</w:delText>
          </w:r>
          <w:r w:rsidDel="009857D5">
            <w:delText>)).</w:delText>
          </w:r>
        </w:del>
      </w:ins>
    </w:p>
    <w:p w:rsidR="00463685" w:rsidDel="009857D5" w:rsidRDefault="00463685" w:rsidP="00DD75B3">
      <w:pPr>
        <w:rPr>
          <w:ins w:id="1188" w:author="Шайтан-машина" w:date="2017-01-05T15:48:00Z"/>
          <w:del w:id="1189" w:author="Tsaun" w:date="2017-01-27T16:50:00Z"/>
        </w:rPr>
      </w:pPr>
      <w:ins w:id="1190" w:author="Шайтан-машина" w:date="2017-01-05T15:48:00Z">
        <w:del w:id="1191" w:author="Tsaun" w:date="2017-01-27T16:50:00Z">
          <w:r w:rsidDel="009857D5">
            <w:delText>В общем случае в кодах линейки СОКРАТ для моделирования переноса и поведения паров ПД используется система уравнений (</w:delText>
          </w:r>
        </w:del>
      </w:ins>
      <w:ins w:id="1192" w:author="Шайтан-машина" w:date="2017-01-05T15:49:00Z">
        <w:del w:id="1193" w:author="Tsaun" w:date="2017-01-27T16:50:00Z">
          <w:r w:rsidDel="009857D5">
            <w:delText>1.</w:delText>
          </w:r>
        </w:del>
        <w:del w:id="1194" w:author="Tsaun" w:date="2017-01-09T18:12:00Z">
          <w:r w:rsidDel="00B576C3">
            <w:delText>29</w:delText>
          </w:r>
        </w:del>
        <w:del w:id="1195" w:author="Tsaun" w:date="2017-01-27T16:50:00Z">
          <w:r w:rsidDel="009857D5">
            <w:delText>). Более подробное описание метода расчета параметров данных уравнений представлено в подразделах</w:delText>
          </w:r>
        </w:del>
      </w:ins>
      <w:ins w:id="1196" w:author="Шайтан-машина" w:date="2017-01-05T15:50:00Z">
        <w:del w:id="1197" w:author="Tsaun" w:date="2017-01-27T16:50:00Z">
          <w:r w:rsidDel="009857D5">
            <w:delText xml:space="preserve"> 1.3.15.1 – 1.3.15.4.</w:delText>
          </w:r>
        </w:del>
      </w:ins>
    </w:p>
    <w:p w:rsidR="00463685" w:rsidDel="00B576C3" w:rsidRDefault="00463685" w:rsidP="00DD75B3">
      <w:pPr>
        <w:rPr>
          <w:ins w:id="1198" w:author="Шайтан-машина" w:date="2017-01-05T15:51:00Z"/>
          <w:del w:id="1199" w:author="Tsaun" w:date="2017-01-09T18:13:00Z"/>
        </w:rPr>
      </w:pPr>
      <w:ins w:id="1200" w:author="Шайтан-машина" w:date="2017-01-05T15:50:00Z">
        <w:del w:id="1201" w:author="Tsaun" w:date="2017-01-09T18:12:00Z">
          <w:r w:rsidDel="00B576C3">
            <w:delText>Но</w:delText>
          </w:r>
        </w:del>
        <w:del w:id="1202" w:author="Tsaun" w:date="2017-01-27T16:50:00Z">
          <w:r w:rsidDel="009857D5">
            <w:delText xml:space="preserve"> в некоторых случаях</w:delText>
          </w:r>
        </w:del>
      </w:ins>
      <w:ins w:id="1203" w:author="Шайтан-машина" w:date="2017-01-04T13:00:00Z">
        <w:del w:id="1204" w:author="Tsaun" w:date="2017-01-27T16:50:00Z">
          <w:r w:rsidR="00DD75B3" w:rsidDel="009857D5">
            <w:delText xml:space="preserve"> непосредственное решение системы уравнений (1.</w:delText>
          </w:r>
        </w:del>
        <w:del w:id="1205" w:author="Tsaun" w:date="2017-01-09T18:12:00Z">
          <w:r w:rsidR="00DD75B3" w:rsidDel="00B576C3">
            <w:delText>29</w:delText>
          </w:r>
        </w:del>
        <w:del w:id="1206" w:author="Tsaun" w:date="2017-01-27T16:50:00Z">
          <w:r w:rsidR="00DD75B3" w:rsidDel="009857D5">
            <w:delText>) может быть затруднительным (к примеру, когда характерные времена конденсации много меньше характерных времен конвективного переноса примеси</w:delText>
          </w:r>
        </w:del>
      </w:ins>
      <w:ins w:id="1207" w:author="Шайтан-машина" w:date="2017-01-05T15:51:00Z">
        <w:del w:id="1208" w:author="Tsaun" w:date="2017-01-27T16:50:00Z">
          <w:r w:rsidDel="009857D5">
            <w:delText>)</w:delText>
          </w:r>
        </w:del>
      </w:ins>
      <w:ins w:id="1209" w:author="Шайтан-машина" w:date="2017-01-04T13:00:00Z">
        <w:del w:id="1210" w:author="Tsaun" w:date="2017-01-27T16:50:00Z">
          <w:r w:rsidR="00DD75B3" w:rsidDel="009857D5">
            <w:delText xml:space="preserve">. </w:delText>
          </w:r>
        </w:del>
        <w:del w:id="1211" w:author="Tsaun" w:date="2017-01-09T18:12:00Z">
          <w:r w:rsidR="00DD75B3" w:rsidDel="00B576C3">
            <w:delText>В связи с этим, в модуль ПРОФИТ внедрен упрощенный метод моделирования поведения паров, основанный на методе расщеп</w:delText>
          </w:r>
          <w:r w:rsidDel="00B576C3">
            <w:delText>ления задачи по физ. процессам.</w:delText>
          </w:r>
        </w:del>
      </w:ins>
    </w:p>
    <w:p w:rsidR="00C968E3" w:rsidDel="009857D5" w:rsidRDefault="00C968E3" w:rsidP="00DD75B3">
      <w:pPr>
        <w:rPr>
          <w:ins w:id="1212" w:author="Шайтан-машина" w:date="2017-01-05T16:45:00Z"/>
          <w:del w:id="1213" w:author="Tsaun" w:date="2017-01-27T16:50:00Z"/>
        </w:rPr>
      </w:pPr>
      <w:ins w:id="1214" w:author="Шайтан-машина" w:date="2017-01-05T16:43:00Z">
        <w:del w:id="1215" w:author="Tsaun" w:date="2017-01-27T16:50:00Z">
          <w:r w:rsidDel="009857D5">
            <w:delText>В рамках данно</w:delText>
          </w:r>
        </w:del>
        <w:del w:id="1216" w:author="Tsaun" w:date="2017-01-09T18:13:00Z">
          <w:r w:rsidDel="00B576C3">
            <w:delText>го</w:delText>
          </w:r>
        </w:del>
        <w:del w:id="1217" w:author="Tsaun" w:date="2017-01-27T16:50:00Z">
          <w:r w:rsidDel="009857D5">
            <w:delText xml:space="preserve"> упрощенно</w:delText>
          </w:r>
        </w:del>
        <w:del w:id="1218" w:author="Tsaun" w:date="2017-01-09T18:13:00Z">
          <w:r w:rsidDel="00B576C3">
            <w:delText>го</w:delText>
          </w:r>
        </w:del>
        <w:del w:id="1219" w:author="Tsaun" w:date="2017-01-27T16:50:00Z">
          <w:r w:rsidDel="009857D5">
            <w:delText xml:space="preserve"> м</w:delText>
          </w:r>
        </w:del>
        <w:del w:id="1220" w:author="Tsaun" w:date="2017-01-09T18:13:00Z">
          <w:r w:rsidDel="00B576C3">
            <w:delText>етода</w:delText>
          </w:r>
        </w:del>
        <w:del w:id="1221" w:author="Tsaun" w:date="2017-01-27T16:50:00Z">
          <w:r w:rsidDel="009857D5">
            <w:delText xml:space="preserve"> весь рассматриваемый временной интервал разбивается на малые временные отрезки </w:delText>
          </w:r>
        </w:del>
      </w:ins>
      <w:ins w:id="1222" w:author="Шайтан-машина" w:date="2017-01-05T16:44:00Z">
        <w:del w:id="1223" w:author="Tsaun" w:date="2017-01-27T16:50:00Z">
          <w:r w:rsidRPr="00FF6E21" w:rsidDel="009857D5">
            <w:delText>∆</w:delText>
          </w:r>
          <w:r w:rsidDel="009857D5">
            <w:rPr>
              <w:lang w:val="en-US"/>
            </w:rPr>
            <w:delText>t</w:delText>
          </w:r>
          <w:r w:rsidDel="009857D5">
            <w:delText>. На каждом из временных отрезков проводится последовательное решение з</w:delText>
          </w:r>
        </w:del>
      </w:ins>
      <w:ins w:id="1224" w:author="Шайтан-машина" w:date="2017-01-05T16:45:00Z">
        <w:del w:id="1225" w:author="Tsaun" w:date="2017-01-27T16:50:00Z">
          <w:r w:rsidDel="009857D5">
            <w:delText>адач переноса и адсорбции паров</w:delText>
          </w:r>
        </w:del>
      </w:ins>
      <w:ins w:id="1226" w:author="Шайтан-машина" w:date="2017-01-05T16:46:00Z">
        <w:del w:id="1227" w:author="Tsaun" w:date="2017-01-27T16:50:00Z">
          <w:r w:rsidDel="009857D5">
            <w:delText xml:space="preserve"> без учета процессов конденсации и нуклеации</w:delText>
          </w:r>
        </w:del>
      </w:ins>
      <w:ins w:id="1228" w:author="Шайтан-машина" w:date="2017-01-05T16:45:00Z">
        <w:del w:id="1229" w:author="Tsaun" w:date="2017-01-27T16:50:00Z">
          <w:r w:rsidDel="009857D5">
            <w:delText>:</w:delText>
          </w:r>
        </w:del>
      </w:ins>
    </w:p>
    <w:tbl>
      <w:tblPr>
        <w:tblW w:w="0" w:type="auto"/>
        <w:tblInd w:w="648" w:type="dxa"/>
        <w:tblLook w:val="01E0" w:firstRow="1" w:lastRow="1" w:firstColumn="1" w:lastColumn="1" w:noHBand="0" w:noVBand="0"/>
      </w:tblPr>
      <w:tblGrid>
        <w:gridCol w:w="7936"/>
        <w:gridCol w:w="1270"/>
      </w:tblGrid>
      <w:tr w:rsidR="00C968E3" w:rsidRPr="002E146E" w:rsidDel="009857D5" w:rsidTr="00D86D1B">
        <w:trPr>
          <w:ins w:id="1230" w:author="Шайтан-машина" w:date="2017-01-05T16:45:00Z"/>
          <w:del w:id="1231" w:author="Tsaun" w:date="2017-01-27T16:50:00Z"/>
        </w:trPr>
        <w:tc>
          <w:tcPr>
            <w:tcW w:w="7936" w:type="dxa"/>
            <w:vAlign w:val="center"/>
          </w:tcPr>
          <w:p w:rsidR="00C968E3" w:rsidRPr="00B72A74" w:rsidDel="009857D5" w:rsidRDefault="00C968E3" w:rsidP="00D86D1B">
            <w:pPr>
              <w:pStyle w:val="1-6"/>
              <w:ind w:firstLine="203"/>
              <w:rPr>
                <w:ins w:id="1232" w:author="Шайтан-машина" w:date="2017-01-05T16:45:00Z"/>
                <w:del w:id="1233" w:author="Tsaun" w:date="2017-01-27T16:50:00Z"/>
                <w:lang w:val="en-US"/>
              </w:rPr>
            </w:pPr>
            <w:ins w:id="1234" w:author="Шайтан-машина" w:date="2017-01-05T16:45:00Z">
              <w:del w:id="1235" w:author="Tsaun" w:date="2017-01-27T16:50:00Z">
                <w:r w:rsidRPr="00C968E3" w:rsidDel="009857D5">
                  <w:rPr>
                    <w:position w:val="-64"/>
                  </w:rPr>
                  <w:object w:dxaOrig="6100" w:dyaOrig="1400">
                    <v:shape id="_x0000_i1098" type="#_x0000_t75" style="width:282.55pt;height:65.45pt" o:ole="">
                      <v:imagedata r:id="rId223" o:title=""/>
                    </v:shape>
                    <o:OLEObject Type="Embed" ProgID="Equation.3" ShapeID="_x0000_i1098" DrawAspect="Content" ObjectID="_1549710423" r:id="rId224"/>
                  </w:object>
                </w:r>
              </w:del>
            </w:ins>
            <w:ins w:id="1236" w:author="Шайтан-машина" w:date="2017-01-05T16:45:00Z">
              <w:del w:id="1237" w:author="Tsaun" w:date="2017-01-27T16:50:00Z">
                <w:r w:rsidRPr="00B72A74" w:rsidDel="009857D5">
                  <w:delText>,</w:delText>
                </w:r>
              </w:del>
            </w:ins>
          </w:p>
        </w:tc>
        <w:tc>
          <w:tcPr>
            <w:tcW w:w="1270" w:type="dxa"/>
            <w:vAlign w:val="center"/>
          </w:tcPr>
          <w:p w:rsidR="00C968E3" w:rsidRPr="004C54D2" w:rsidDel="009857D5" w:rsidRDefault="00C968E3" w:rsidP="00D86D1B">
            <w:pPr>
              <w:pStyle w:val="affffffffff"/>
              <w:rPr>
                <w:ins w:id="1238" w:author="Шайтан-машина" w:date="2017-01-05T16:45:00Z"/>
                <w:del w:id="1239" w:author="Tsaun" w:date="2017-01-27T16:50:00Z"/>
              </w:rPr>
            </w:pPr>
            <w:ins w:id="1240" w:author="Шайтан-машина" w:date="2017-01-05T16:45:00Z">
              <w:del w:id="1241" w:author="Tsaun" w:date="2017-01-27T16:50:00Z">
                <w:r w:rsidRPr="004C54D2" w:rsidDel="009857D5">
                  <w:delText>(</w:delText>
                </w:r>
                <w:r w:rsidR="00FF21EC" w:rsidRPr="004C54D2" w:rsidDel="009857D5">
                  <w:fldChar w:fldCharType="begin"/>
                </w:r>
                <w:r w:rsidRPr="004C54D2" w:rsidDel="009857D5">
                  <w:delInstrText xml:space="preserve"> STYLEREF 1 \s </w:delInstrText>
                </w:r>
                <w:r w:rsidR="00FF21EC" w:rsidRPr="004C54D2" w:rsidDel="009857D5">
                  <w:fldChar w:fldCharType="separate"/>
                </w:r>
              </w:del>
            </w:ins>
            <w:del w:id="1242" w:author="Tsaun" w:date="2017-01-27T16:50:00Z">
              <w:r w:rsidR="002F5999" w:rsidDel="009857D5">
                <w:rPr>
                  <w:noProof/>
                </w:rPr>
                <w:delText>1</w:delText>
              </w:r>
            </w:del>
            <w:ins w:id="1243" w:author="Шайтан-машина" w:date="2017-01-05T16:45:00Z">
              <w:del w:id="1244" w:author="Tsaun" w:date="2017-01-27T16:50:00Z">
                <w:r w:rsidR="00FF21EC" w:rsidRPr="004C54D2" w:rsidDel="009857D5">
                  <w:fldChar w:fldCharType="end"/>
                </w:r>
                <w:r w:rsidRPr="004C54D2" w:rsidDel="009857D5">
                  <w:delText>.</w:delText>
                </w:r>
                <w:r w:rsidR="00FF21EC" w:rsidRPr="004C54D2" w:rsidDel="009857D5">
                  <w:fldChar w:fldCharType="begin"/>
                </w:r>
                <w:r w:rsidRPr="004C54D2" w:rsidDel="009857D5">
                  <w:delInstrText xml:space="preserve"> SEQ ( \* ARABIC \s 1 </w:delInstrText>
                </w:r>
                <w:r w:rsidR="00FF21EC" w:rsidRPr="004C54D2" w:rsidDel="009857D5">
                  <w:fldChar w:fldCharType="separate"/>
                </w:r>
              </w:del>
            </w:ins>
            <w:ins w:id="1245" w:author="Томащик" w:date="2017-01-19T16:46:00Z">
              <w:del w:id="1246" w:author="Tsaun" w:date="2017-01-27T16:50:00Z">
                <w:r w:rsidR="002F5999" w:rsidDel="009857D5">
                  <w:rPr>
                    <w:noProof/>
                  </w:rPr>
                  <w:delText>31</w:delText>
                </w:r>
              </w:del>
            </w:ins>
            <w:ins w:id="1247" w:author="Шайтан-машина" w:date="2017-01-05T16:45:00Z">
              <w:del w:id="1248" w:author="Томащик" w:date="2017-01-19T16:46:00Z">
                <w:r w:rsidRPr="004C54D2" w:rsidDel="002F5999">
                  <w:rPr>
                    <w:noProof/>
                  </w:rPr>
                  <w:delText>30</w:delText>
                </w:r>
              </w:del>
              <w:del w:id="1249" w:author="Tsaun" w:date="2017-01-27T16:50:00Z">
                <w:r w:rsidR="00FF21EC" w:rsidRPr="004C54D2" w:rsidDel="009857D5">
                  <w:fldChar w:fldCharType="end"/>
                </w:r>
                <w:r w:rsidRPr="004C54D2" w:rsidDel="009857D5">
                  <w:delText>)</w:delText>
                </w:r>
              </w:del>
            </w:ins>
          </w:p>
        </w:tc>
      </w:tr>
    </w:tbl>
    <w:p w:rsidR="00C968E3" w:rsidDel="009857D5" w:rsidRDefault="00A61CDC" w:rsidP="00DD75B3">
      <w:pPr>
        <w:rPr>
          <w:ins w:id="1250" w:author="Шайтан-машина" w:date="2017-01-05T17:28:00Z"/>
          <w:del w:id="1251" w:author="Tsaun" w:date="2017-01-27T16:50:00Z"/>
        </w:rPr>
      </w:pPr>
      <w:ins w:id="1252" w:author="Шайтан-машина" w:date="2017-01-05T16:46:00Z">
        <w:del w:id="1253" w:author="Tsaun" w:date="2017-01-27T16:50:00Z">
          <w:r w:rsidDel="009857D5">
            <w:delText>После решения системы уравнений (1.3</w:delText>
          </w:r>
        </w:del>
        <w:del w:id="1254" w:author="Tsaun" w:date="2017-01-09T18:13:00Z">
          <w:r w:rsidDel="00B576C3">
            <w:delText>0</w:delText>
          </w:r>
        </w:del>
        <w:del w:id="1255" w:author="Tsaun" w:date="2017-01-27T16:50:00Z">
          <w:r w:rsidDel="009857D5">
            <w:delText xml:space="preserve">) проводится расчет изменения </w:delText>
          </w:r>
        </w:del>
      </w:ins>
      <w:ins w:id="1256" w:author="Шайтан-машина" w:date="2017-01-05T17:27:00Z">
        <w:del w:id="1257" w:author="Tsaun" w:date="2017-01-27T16:50:00Z">
          <w:r w:rsidR="00263618" w:rsidDel="009857D5">
            <w:delText>массы сконденсированных паров на поверхности конструкционных элементов и в объеме следующим образом</w:delText>
          </w:r>
        </w:del>
      </w:ins>
      <w:ins w:id="1258" w:author="Шайтан-машина" w:date="2017-01-05T17:28:00Z">
        <w:del w:id="1259" w:author="Tsaun" w:date="2017-01-27T16:50:00Z">
          <w:r w:rsidR="00263618" w:rsidDel="009857D5">
            <w:delText>:</w:delText>
          </w:r>
        </w:del>
      </w:ins>
    </w:p>
    <w:p w:rsidR="00263618" w:rsidDel="009857D5" w:rsidRDefault="00263618" w:rsidP="00263618">
      <w:pPr>
        <w:pStyle w:val="affffffffffb"/>
        <w:numPr>
          <w:ilvl w:val="0"/>
          <w:numId w:val="59"/>
        </w:numPr>
        <w:rPr>
          <w:ins w:id="1260" w:author="Шайтан-машина" w:date="2017-01-05T17:33:00Z"/>
          <w:del w:id="1261" w:author="Tsaun" w:date="2017-01-27T16:50:00Z"/>
        </w:rPr>
      </w:pPr>
      <w:ins w:id="1262" w:author="Шайтан-машина" w:date="2017-01-05T17:28:00Z">
        <w:del w:id="1263" w:author="Tsaun" w:date="2017-01-27T16:50:00Z">
          <w:r w:rsidDel="009857D5">
            <w:delText>в том случае, если концентрация насыщения пара при температуре несущего газа в ячейке окажется меньше полученной в результате решения (</w:delText>
          </w:r>
        </w:del>
      </w:ins>
      <w:ins w:id="1264" w:author="Шайтан-машина" w:date="2017-01-05T17:29:00Z">
        <w:del w:id="1265" w:author="Tsaun" w:date="2017-01-27T16:50:00Z">
          <w:r w:rsidDel="009857D5">
            <w:delText>1.3</w:delText>
          </w:r>
        </w:del>
        <w:del w:id="1266" w:author="Tsaun" w:date="2017-01-09T18:13:00Z">
          <w:r w:rsidDel="00B576C3">
            <w:delText>0</w:delText>
          </w:r>
        </w:del>
        <w:del w:id="1267" w:author="Tsaun" w:date="2017-01-27T16:50:00Z">
          <w:r w:rsidDel="009857D5">
            <w:delText xml:space="preserve">), </w:delText>
          </w:r>
        </w:del>
      </w:ins>
      <w:ins w:id="1268" w:author="Шайтан-машина" w:date="2017-01-05T17:30:00Z">
        <w:del w:id="1269" w:author="Tsaun" w:date="2017-01-27T16:50:00Z">
          <w:r w:rsidDel="009857D5">
            <w:delText xml:space="preserve">объемная </w:delText>
          </w:r>
        </w:del>
      </w:ins>
      <w:ins w:id="1270" w:author="Шайтан-машина" w:date="2017-01-05T17:29:00Z">
        <w:del w:id="1271" w:author="Tsaun" w:date="2017-01-27T16:50:00Z">
          <w:r w:rsidDel="009857D5">
            <w:delText xml:space="preserve">концентрация </w:delText>
          </w:r>
        </w:del>
      </w:ins>
      <w:ins w:id="1272" w:author="Шайтан-машина" w:date="2017-01-05T17:30:00Z">
        <w:del w:id="1273" w:author="Tsaun" w:date="2017-01-27T16:50:00Z">
          <w:r w:rsidDel="009857D5">
            <w:delText>пара в ячейке приравнивается концентрации насыщения, а весь излишек массы считается перешедшим в аэрозольную форму</w:delText>
          </w:r>
        </w:del>
      </w:ins>
    </w:p>
    <w:tbl>
      <w:tblPr>
        <w:tblW w:w="0" w:type="auto"/>
        <w:tblInd w:w="648" w:type="dxa"/>
        <w:tblLook w:val="01E0" w:firstRow="1" w:lastRow="1" w:firstColumn="1" w:lastColumn="1" w:noHBand="0" w:noVBand="0"/>
      </w:tblPr>
      <w:tblGrid>
        <w:gridCol w:w="7936"/>
        <w:gridCol w:w="1270"/>
      </w:tblGrid>
      <w:tr w:rsidR="00263618" w:rsidRPr="002E146E" w:rsidDel="009857D5" w:rsidTr="00D86D1B">
        <w:trPr>
          <w:ins w:id="1274" w:author="Шайтан-машина" w:date="2017-01-05T17:33:00Z"/>
          <w:del w:id="1275" w:author="Tsaun" w:date="2017-01-27T16:50:00Z"/>
        </w:trPr>
        <w:tc>
          <w:tcPr>
            <w:tcW w:w="7936" w:type="dxa"/>
            <w:vAlign w:val="center"/>
          </w:tcPr>
          <w:p w:rsidR="00263618" w:rsidRPr="007736D4" w:rsidDel="009857D5" w:rsidRDefault="00C7157B" w:rsidP="007736D4">
            <w:pPr>
              <w:pStyle w:val="1-6"/>
              <w:ind w:firstLine="203"/>
              <w:rPr>
                <w:ins w:id="1276" w:author="Шайтан-машина" w:date="2017-01-05T17:33:00Z"/>
                <w:del w:id="1277" w:author="Tsaun" w:date="2017-01-27T16:50:00Z"/>
                <w:lang w:val="en-US"/>
              </w:rPr>
            </w:pPr>
            <w:ins w:id="1278" w:author="Шайтан-машина" w:date="2017-01-05T17:33:00Z">
              <w:del w:id="1279" w:author="Tsaun" w:date="2017-01-27T16:50:00Z">
                <w:r w:rsidRPr="00263618" w:rsidDel="009857D5">
                  <w:rPr>
                    <w:position w:val="-32"/>
                  </w:rPr>
                  <w:object w:dxaOrig="7680" w:dyaOrig="760">
                    <v:shape id="_x0000_i1099" type="#_x0000_t75" style="width:357.25pt;height:35.45pt" o:ole="">
                      <v:imagedata r:id="rId225" o:title=""/>
                    </v:shape>
                    <o:OLEObject Type="Embed" ProgID="Equation.3" ShapeID="_x0000_i1099" DrawAspect="Content" ObjectID="_1549710424" r:id="rId226"/>
                  </w:object>
                </w:r>
              </w:del>
            </w:ins>
            <w:ins w:id="1280" w:author="Шайтан-машина" w:date="2017-01-05T17:38:00Z">
              <w:del w:id="1281" w:author="Tsaun" w:date="2017-01-27T16:50:00Z">
                <w:r w:rsidR="007736D4" w:rsidDel="009857D5">
                  <w:delText>;</w:delText>
                </w:r>
              </w:del>
            </w:ins>
          </w:p>
        </w:tc>
        <w:tc>
          <w:tcPr>
            <w:tcW w:w="1270" w:type="dxa"/>
            <w:vAlign w:val="center"/>
          </w:tcPr>
          <w:p w:rsidR="00263618" w:rsidRPr="004C54D2" w:rsidDel="009857D5" w:rsidRDefault="00263618" w:rsidP="00D86D1B">
            <w:pPr>
              <w:pStyle w:val="affffffffff"/>
              <w:rPr>
                <w:ins w:id="1282" w:author="Шайтан-машина" w:date="2017-01-05T17:33:00Z"/>
                <w:del w:id="1283" w:author="Tsaun" w:date="2017-01-27T16:50:00Z"/>
              </w:rPr>
            </w:pPr>
            <w:ins w:id="1284" w:author="Шайтан-машина" w:date="2017-01-05T17:33:00Z">
              <w:del w:id="1285" w:author="Tsaun" w:date="2017-01-27T16:50:00Z">
                <w:r w:rsidRPr="004C54D2" w:rsidDel="009857D5">
                  <w:delText>(</w:delText>
                </w:r>
                <w:r w:rsidR="00FF21EC" w:rsidRPr="004C54D2" w:rsidDel="009857D5">
                  <w:fldChar w:fldCharType="begin"/>
                </w:r>
                <w:r w:rsidRPr="004C54D2" w:rsidDel="009857D5">
                  <w:delInstrText xml:space="preserve"> STYLEREF 1 \s </w:delInstrText>
                </w:r>
                <w:r w:rsidR="00FF21EC" w:rsidRPr="004C54D2" w:rsidDel="009857D5">
                  <w:fldChar w:fldCharType="separate"/>
                </w:r>
              </w:del>
            </w:ins>
            <w:del w:id="1286" w:author="Tsaun" w:date="2017-01-27T16:50:00Z">
              <w:r w:rsidR="002F5999" w:rsidDel="009857D5">
                <w:rPr>
                  <w:noProof/>
                </w:rPr>
                <w:delText>1</w:delText>
              </w:r>
            </w:del>
            <w:ins w:id="1287" w:author="Шайтан-машина" w:date="2017-01-05T17:33:00Z">
              <w:del w:id="1288" w:author="Tsaun" w:date="2017-01-27T16:50:00Z">
                <w:r w:rsidR="00FF21EC" w:rsidRPr="004C54D2" w:rsidDel="009857D5">
                  <w:fldChar w:fldCharType="end"/>
                </w:r>
                <w:r w:rsidRPr="004C54D2" w:rsidDel="009857D5">
                  <w:delText>.</w:delText>
                </w:r>
                <w:r w:rsidR="00FF21EC" w:rsidRPr="004C54D2" w:rsidDel="009857D5">
                  <w:fldChar w:fldCharType="begin"/>
                </w:r>
                <w:r w:rsidRPr="004C54D2" w:rsidDel="009857D5">
                  <w:delInstrText xml:space="preserve"> SEQ ( \* ARABIC \s 1 </w:delInstrText>
                </w:r>
                <w:r w:rsidR="00FF21EC" w:rsidRPr="004C54D2" w:rsidDel="009857D5">
                  <w:fldChar w:fldCharType="separate"/>
                </w:r>
              </w:del>
            </w:ins>
            <w:ins w:id="1289" w:author="Томащик" w:date="2017-01-19T16:46:00Z">
              <w:del w:id="1290" w:author="Tsaun" w:date="2017-01-27T16:50:00Z">
                <w:r w:rsidR="002F5999" w:rsidDel="009857D5">
                  <w:rPr>
                    <w:noProof/>
                  </w:rPr>
                  <w:delText>32</w:delText>
                </w:r>
              </w:del>
            </w:ins>
            <w:ins w:id="1291" w:author="Шайтан-машина" w:date="2017-01-05T17:38:00Z">
              <w:del w:id="1292" w:author="Томащик" w:date="2017-01-19T16:46:00Z">
                <w:r w:rsidR="007736D4" w:rsidRPr="004C54D2" w:rsidDel="002F5999">
                  <w:rPr>
                    <w:noProof/>
                  </w:rPr>
                  <w:delText>31</w:delText>
                </w:r>
              </w:del>
            </w:ins>
            <w:ins w:id="1293" w:author="Шайтан-машина" w:date="2017-01-05T17:33:00Z">
              <w:del w:id="1294" w:author="Tsaun" w:date="2017-01-27T16:50:00Z">
                <w:r w:rsidR="00FF21EC" w:rsidRPr="004C54D2" w:rsidDel="009857D5">
                  <w:fldChar w:fldCharType="end"/>
                </w:r>
                <w:r w:rsidRPr="004C54D2" w:rsidDel="009857D5">
                  <w:delText>)</w:delText>
                </w:r>
              </w:del>
            </w:ins>
          </w:p>
        </w:tc>
      </w:tr>
    </w:tbl>
    <w:p w:rsidR="00263618" w:rsidRPr="00C968E3" w:rsidDel="009857D5" w:rsidRDefault="00263618" w:rsidP="00263618">
      <w:pPr>
        <w:pStyle w:val="affffffffffb"/>
        <w:numPr>
          <w:ilvl w:val="0"/>
          <w:numId w:val="59"/>
        </w:numPr>
        <w:rPr>
          <w:ins w:id="1295" w:author="Шайтан-машина" w:date="2017-01-05T16:43:00Z"/>
          <w:del w:id="1296" w:author="Tsaun" w:date="2017-01-27T16:50:00Z"/>
        </w:rPr>
      </w:pPr>
      <w:ins w:id="1297" w:author="Шайтан-машина" w:date="2017-01-05T17:31:00Z">
        <w:del w:id="1298" w:author="Tsaun" w:date="2017-01-27T16:50:00Z">
          <w:r w:rsidDel="009857D5">
            <w:delText xml:space="preserve">если объемная концентрация пара оказывается выше концентрации насыщения при температуре поверхности конструкционных элементов, то </w:delText>
          </w:r>
        </w:del>
      </w:ins>
      <w:ins w:id="1299" w:author="Шайтан-машина" w:date="2017-01-05T17:32:00Z">
        <w:del w:id="1300" w:author="Tsaun" w:date="2017-01-27T16:50:00Z">
          <w:r w:rsidDel="009857D5">
            <w:delText xml:space="preserve">объемная концентрация пара в ячейке приравнивается концентрации насыщения для температуры стенок, а весь излишек массы считается перешедшим в </w:delText>
          </w:r>
        </w:del>
      </w:ins>
      <w:ins w:id="1301" w:author="Шайтан-машина" w:date="2017-01-05T17:33:00Z">
        <w:del w:id="1302" w:author="Tsaun" w:date="2017-01-27T16:50:00Z">
          <w:r w:rsidDel="009857D5">
            <w:delText>конденсат.</w:delText>
          </w:r>
        </w:del>
      </w:ins>
    </w:p>
    <w:tbl>
      <w:tblPr>
        <w:tblW w:w="0" w:type="auto"/>
        <w:tblInd w:w="648" w:type="dxa"/>
        <w:tblLook w:val="01E0" w:firstRow="1" w:lastRow="1" w:firstColumn="1" w:lastColumn="1" w:noHBand="0" w:noVBand="0"/>
      </w:tblPr>
      <w:tblGrid>
        <w:gridCol w:w="8170"/>
        <w:gridCol w:w="1036"/>
      </w:tblGrid>
      <w:tr w:rsidR="00C7157B" w:rsidRPr="002E146E" w:rsidDel="009857D5" w:rsidTr="00A31A07">
        <w:trPr>
          <w:ins w:id="1303" w:author="Шайтан-машина" w:date="2017-01-05T17:38:00Z"/>
          <w:del w:id="1304" w:author="Tsaun" w:date="2017-01-27T16:50:00Z"/>
        </w:trPr>
        <w:tc>
          <w:tcPr>
            <w:tcW w:w="8249" w:type="dxa"/>
            <w:vAlign w:val="center"/>
          </w:tcPr>
          <w:p w:rsidR="007736D4" w:rsidRPr="007736D4" w:rsidDel="009857D5" w:rsidRDefault="00C7157B" w:rsidP="00D86D1B">
            <w:pPr>
              <w:pStyle w:val="1-6"/>
              <w:ind w:firstLine="203"/>
              <w:rPr>
                <w:ins w:id="1305" w:author="Шайтан-машина" w:date="2017-01-05T17:38:00Z"/>
                <w:del w:id="1306" w:author="Tsaun" w:date="2017-01-27T16:50:00Z"/>
                <w:lang w:val="en-US"/>
              </w:rPr>
            </w:pPr>
            <w:ins w:id="1307" w:author="Шайтан-машина" w:date="2017-01-05T17:38:00Z">
              <w:del w:id="1308" w:author="Tsaun" w:date="2017-01-27T16:50:00Z">
                <w:r w:rsidRPr="00C7157B" w:rsidDel="009857D5">
                  <w:rPr>
                    <w:position w:val="-92"/>
                  </w:rPr>
                  <w:object w:dxaOrig="8080" w:dyaOrig="1780">
                    <v:shape id="_x0000_i1100" type="#_x0000_t75" style="width:332.75pt;height:79.65pt" o:ole="">
                      <v:imagedata r:id="rId227" o:title=""/>
                    </v:shape>
                    <o:OLEObject Type="Embed" ProgID="Equation.3" ShapeID="_x0000_i1100" DrawAspect="Content" ObjectID="_1549710425" r:id="rId228"/>
                  </w:object>
                </w:r>
              </w:del>
            </w:ins>
            <w:ins w:id="1309" w:author="Шайтан-машина" w:date="2017-01-05T17:38:00Z">
              <w:del w:id="1310" w:author="Tsaun" w:date="2017-01-27T16:50:00Z">
                <w:r w:rsidR="007736D4" w:rsidDel="009857D5">
                  <w:delText>;</w:delText>
                </w:r>
              </w:del>
            </w:ins>
          </w:p>
        </w:tc>
        <w:tc>
          <w:tcPr>
            <w:tcW w:w="957" w:type="dxa"/>
            <w:vAlign w:val="center"/>
          </w:tcPr>
          <w:p w:rsidR="007736D4" w:rsidRPr="004C54D2" w:rsidDel="009857D5" w:rsidRDefault="007736D4" w:rsidP="00D86D1B">
            <w:pPr>
              <w:pStyle w:val="affffffffff"/>
              <w:rPr>
                <w:ins w:id="1311" w:author="Шайтан-машина" w:date="2017-01-05T17:38:00Z"/>
                <w:del w:id="1312" w:author="Tsaun" w:date="2017-01-27T16:50:00Z"/>
              </w:rPr>
            </w:pPr>
            <w:ins w:id="1313" w:author="Шайтан-машина" w:date="2017-01-05T17:38:00Z">
              <w:del w:id="1314" w:author="Tsaun" w:date="2017-01-27T16:50:00Z">
                <w:r w:rsidRPr="004C54D2" w:rsidDel="009857D5">
                  <w:delText>(</w:delText>
                </w:r>
                <w:r w:rsidR="00FF21EC" w:rsidRPr="004C54D2" w:rsidDel="009857D5">
                  <w:fldChar w:fldCharType="begin"/>
                </w:r>
                <w:r w:rsidRPr="004C54D2" w:rsidDel="009857D5">
                  <w:delInstrText xml:space="preserve"> STYLEREF 1 \s </w:delInstrText>
                </w:r>
                <w:r w:rsidR="00FF21EC" w:rsidRPr="004C54D2" w:rsidDel="009857D5">
                  <w:fldChar w:fldCharType="separate"/>
                </w:r>
              </w:del>
            </w:ins>
            <w:del w:id="1315" w:author="Tsaun" w:date="2017-01-27T16:50:00Z">
              <w:r w:rsidR="002F5999" w:rsidDel="009857D5">
                <w:rPr>
                  <w:noProof/>
                </w:rPr>
                <w:delText>1</w:delText>
              </w:r>
            </w:del>
            <w:ins w:id="1316" w:author="Шайтан-машина" w:date="2017-01-05T17:38:00Z">
              <w:del w:id="1317" w:author="Tsaun" w:date="2017-01-27T16:50:00Z">
                <w:r w:rsidR="00FF21EC" w:rsidRPr="004C54D2" w:rsidDel="009857D5">
                  <w:fldChar w:fldCharType="end"/>
                </w:r>
                <w:r w:rsidRPr="004C54D2" w:rsidDel="009857D5">
                  <w:delText>.</w:delText>
                </w:r>
                <w:r w:rsidR="00FF21EC" w:rsidRPr="004C54D2" w:rsidDel="009857D5">
                  <w:fldChar w:fldCharType="begin"/>
                </w:r>
                <w:r w:rsidRPr="004C54D2" w:rsidDel="009857D5">
                  <w:delInstrText xml:space="preserve"> SEQ ( \* ARABIC \s 1 </w:delInstrText>
                </w:r>
                <w:r w:rsidR="00FF21EC" w:rsidRPr="004C54D2" w:rsidDel="009857D5">
                  <w:fldChar w:fldCharType="separate"/>
                </w:r>
              </w:del>
            </w:ins>
            <w:ins w:id="1318" w:author="Томащик" w:date="2017-01-19T16:46:00Z">
              <w:del w:id="1319" w:author="Tsaun" w:date="2017-01-27T16:50:00Z">
                <w:r w:rsidR="002F5999" w:rsidDel="009857D5">
                  <w:rPr>
                    <w:noProof/>
                  </w:rPr>
                  <w:delText>33</w:delText>
                </w:r>
              </w:del>
            </w:ins>
            <w:ins w:id="1320" w:author="Шайтан-машина" w:date="2017-01-05T17:53:00Z">
              <w:del w:id="1321" w:author="Томащик" w:date="2017-01-19T16:46:00Z">
                <w:r w:rsidR="00A31A07" w:rsidRPr="004C54D2" w:rsidDel="002F5999">
                  <w:rPr>
                    <w:noProof/>
                  </w:rPr>
                  <w:delText>32</w:delText>
                </w:r>
              </w:del>
            </w:ins>
            <w:ins w:id="1322" w:author="Шайтан-машина" w:date="2017-01-05T17:38:00Z">
              <w:del w:id="1323" w:author="Tsaun" w:date="2017-01-27T16:50:00Z">
                <w:r w:rsidR="00FF21EC" w:rsidRPr="004C54D2" w:rsidDel="009857D5">
                  <w:fldChar w:fldCharType="end"/>
                </w:r>
                <w:r w:rsidRPr="004C54D2" w:rsidDel="009857D5">
                  <w:delText>)</w:delText>
                </w:r>
              </w:del>
            </w:ins>
          </w:p>
        </w:tc>
      </w:tr>
    </w:tbl>
    <w:p w:rsidR="00C7157B" w:rsidDel="009857D5" w:rsidRDefault="00C7157B" w:rsidP="00DD75B3">
      <w:pPr>
        <w:rPr>
          <w:ins w:id="1324" w:author="Шайтан-машина" w:date="2017-01-05T18:02:00Z"/>
          <w:del w:id="1325" w:author="Tsaun" w:date="2017-01-27T16:50:00Z"/>
        </w:rPr>
      </w:pPr>
      <w:ins w:id="1326" w:author="Шайтан-машина" w:date="2017-01-05T18:02:00Z">
        <w:del w:id="1327" w:author="Tsaun" w:date="2017-01-27T16:50:00Z">
          <w:r w:rsidDel="009857D5">
            <w:delText>В (1.3</w:delText>
          </w:r>
        </w:del>
        <w:del w:id="1328" w:author="Tsaun" w:date="2017-01-09T18:13:00Z">
          <w:r w:rsidDel="00B576C3">
            <w:delText>1</w:delText>
          </w:r>
        </w:del>
        <w:del w:id="1329" w:author="Tsaun" w:date="2017-01-27T16:50:00Z">
          <w:r w:rsidDel="009857D5">
            <w:delText xml:space="preserve">) </w:delText>
          </w:r>
        </w:del>
      </w:ins>
      <w:ins w:id="1330" w:author="Шайтан-машина" w:date="2017-01-05T18:02:00Z">
        <w:del w:id="1331" w:author="Tsaun" w:date="2017-01-27T16:50:00Z">
          <w:r w:rsidRPr="00404E52" w:rsidDel="009857D5">
            <w:rPr>
              <w:position w:val="-12"/>
            </w:rPr>
            <w:object w:dxaOrig="1380" w:dyaOrig="380">
              <v:shape id="_x0000_i1101" type="#_x0000_t75" style="width:69.25pt;height:19.65pt" o:ole="">
                <v:imagedata r:id="rId229" o:title=""/>
              </v:shape>
              <o:OLEObject Type="Embed" ProgID="Equation.3" ShapeID="_x0000_i1101" DrawAspect="Content" ObjectID="_1549710426" r:id="rId230"/>
            </w:object>
          </w:r>
        </w:del>
      </w:ins>
      <w:ins w:id="1332" w:author="Шайтан-машина" w:date="2017-01-05T18:02:00Z">
        <w:del w:id="1333" w:author="Tsaun" w:date="2017-01-27T16:50:00Z">
          <w:r w:rsidDel="009857D5">
            <w:delText xml:space="preserve"> - масса соединения ПД, перешедшая из парообразного состояния в аэрозольную форму в момент времени </w:delText>
          </w:r>
        </w:del>
      </w:ins>
      <w:ins w:id="1334" w:author="Шайтан-машина" w:date="2017-01-05T18:03:00Z">
        <w:del w:id="1335" w:author="Tsaun" w:date="2017-01-27T16:50:00Z">
          <w:r w:rsidDel="009857D5">
            <w:rPr>
              <w:lang w:val="en-US"/>
            </w:rPr>
            <w:delText>t</w:delText>
          </w:r>
          <w:r w:rsidRPr="00A31A07" w:rsidDel="009857D5">
            <w:delText>+</w:delText>
          </w:r>
          <w:r w:rsidRPr="00FF6E21" w:rsidDel="009857D5">
            <w:delText>∆</w:delText>
          </w:r>
          <w:r w:rsidDel="009857D5">
            <w:rPr>
              <w:lang w:val="en-US"/>
            </w:rPr>
            <w:delText>t</w:delText>
          </w:r>
          <w:r w:rsidDel="009857D5">
            <w:delText xml:space="preserve">, </w:delText>
          </w:r>
        </w:del>
      </w:ins>
      <w:ins w:id="1336" w:author="Шайтан-машина" w:date="2017-01-05T18:03:00Z">
        <w:del w:id="1337" w:author="Tsaun" w:date="2017-01-27T16:50:00Z">
          <w:r w:rsidRPr="00404E52" w:rsidDel="009857D5">
            <w:rPr>
              <w:position w:val="-12"/>
            </w:rPr>
            <w:object w:dxaOrig="1420" w:dyaOrig="380">
              <v:shape id="_x0000_i1102" type="#_x0000_t75" style="width:71.45pt;height:19.65pt" o:ole="">
                <v:imagedata r:id="rId231" o:title=""/>
              </v:shape>
              <o:OLEObject Type="Embed" ProgID="Equation.3" ShapeID="_x0000_i1102" DrawAspect="Content" ObjectID="_1549710427" r:id="rId232"/>
            </w:object>
          </w:r>
        </w:del>
      </w:ins>
      <w:ins w:id="1338" w:author="Шайтан-машина" w:date="2017-01-05T18:03:00Z">
        <w:del w:id="1339" w:author="Tsaun" w:date="2017-01-27T16:50:00Z">
          <w:r w:rsidDel="009857D5">
            <w:delText xml:space="preserve"> </w:delText>
          </w:r>
        </w:del>
      </w:ins>
      <w:ins w:id="1340" w:author="Шайтан-машина" w:date="2017-01-05T18:04:00Z">
        <w:del w:id="1341" w:author="Tsaun" w:date="2017-01-27T16:50:00Z">
          <w:r w:rsidDel="009857D5">
            <w:delText xml:space="preserve">- объемная концентрация насыщенных паров ПД при температуре несущего газа в ячейке, </w:delText>
          </w:r>
        </w:del>
      </w:ins>
      <w:ins w:id="1342" w:author="Шайтан-машина" w:date="2017-01-05T18:04:00Z">
        <w:del w:id="1343" w:author="Tsaun" w:date="2017-01-27T16:50:00Z">
          <w:r w:rsidRPr="00404E52" w:rsidDel="009857D5">
            <w:rPr>
              <w:position w:val="-12"/>
            </w:rPr>
            <w:object w:dxaOrig="1400" w:dyaOrig="380">
              <v:shape id="_x0000_i1103" type="#_x0000_t75" style="width:69.8pt;height:19.65pt" o:ole="">
                <v:imagedata r:id="rId233" o:title=""/>
              </v:shape>
              <o:OLEObject Type="Embed" ProgID="Equation.3" ShapeID="_x0000_i1103" DrawAspect="Content" ObjectID="_1549710428" r:id="rId234"/>
            </w:object>
          </w:r>
        </w:del>
      </w:ins>
      <w:ins w:id="1344" w:author="Шайтан-машина" w:date="2017-01-05T18:04:00Z">
        <w:del w:id="1345" w:author="Tsaun" w:date="2017-01-27T16:50:00Z">
          <w:r w:rsidDel="009857D5">
            <w:delText xml:space="preserve"> - объемная концентрация насыщенных паров ПД при температуре </w:delText>
          </w:r>
        </w:del>
      </w:ins>
      <w:ins w:id="1346" w:author="Шайтан-машина" w:date="2017-01-05T18:05:00Z">
        <w:del w:id="1347" w:author="Tsaun" w:date="2017-01-27T16:50:00Z">
          <w:r w:rsidDel="009857D5">
            <w:delText>поверхности конструкционных элементов</w:delText>
          </w:r>
        </w:del>
      </w:ins>
      <w:ins w:id="1348" w:author="Шайтан-машина" w:date="2017-01-05T18:04:00Z">
        <w:del w:id="1349" w:author="Tsaun" w:date="2017-01-27T16:50:00Z">
          <w:r w:rsidDel="009857D5">
            <w:delText xml:space="preserve"> в ячейке</w:delText>
          </w:r>
        </w:del>
      </w:ins>
      <w:ins w:id="1350" w:author="Шайтан-машина" w:date="2017-01-05T18:05:00Z">
        <w:del w:id="1351" w:author="Tsaun" w:date="2017-01-27T16:50:00Z">
          <w:r w:rsidDel="009857D5">
            <w:delText>.</w:delText>
          </w:r>
        </w:del>
      </w:ins>
      <w:ins w:id="1352" w:author="Шайтан-машина" w:date="2017-01-05T18:07:00Z">
        <w:del w:id="1353" w:author="Tsaun" w:date="2017-01-27T16:50:00Z">
          <w:r w:rsidDel="009857D5">
            <w:delText xml:space="preserve"> В том случае, если </w:delText>
          </w:r>
        </w:del>
      </w:ins>
      <w:ins w:id="1354" w:author="Шайтан-машина" w:date="2017-01-05T18:07:00Z">
        <w:del w:id="1355" w:author="Tsaun" w:date="2017-01-27T16:50:00Z">
          <w:r w:rsidRPr="00404E52" w:rsidDel="009857D5">
            <w:rPr>
              <w:position w:val="-12"/>
            </w:rPr>
            <w:object w:dxaOrig="2620" w:dyaOrig="380">
              <v:shape id="_x0000_i1104" type="#_x0000_t75" style="width:131.45pt;height:19.65pt" o:ole="">
                <v:imagedata r:id="rId235" o:title=""/>
              </v:shape>
              <o:OLEObject Type="Embed" ProgID="Equation.3" ShapeID="_x0000_i1104" DrawAspect="Content" ObjectID="_1549710429" r:id="rId236"/>
            </w:object>
          </w:r>
        </w:del>
      </w:ins>
      <w:ins w:id="1356" w:author="Шайтан-машина" w:date="2017-01-05T18:07:00Z">
        <w:del w:id="1357" w:author="Tsaun" w:date="2017-01-27T16:50:00Z">
          <w:r w:rsidDel="009857D5">
            <w:delText>, процесс испарения ПД с поверхности конструкционных элементов описывается также уравнениями вида (1.3</w:delText>
          </w:r>
        </w:del>
        <w:del w:id="1358" w:author="Tsaun" w:date="2017-01-09T18:14:00Z">
          <w:r w:rsidDel="00B576C3">
            <w:delText>2</w:delText>
          </w:r>
        </w:del>
        <w:del w:id="1359" w:author="Tsaun" w:date="2017-01-27T16:50:00Z">
          <w:r w:rsidDel="009857D5">
            <w:delText>).</w:delText>
          </w:r>
        </w:del>
      </w:ins>
    </w:p>
    <w:p w:rsidR="00263618" w:rsidDel="009857D5" w:rsidRDefault="00A31A07" w:rsidP="00DD75B3">
      <w:pPr>
        <w:rPr>
          <w:ins w:id="1360" w:author="Шайтан-машина" w:date="2017-01-05T18:05:00Z"/>
          <w:del w:id="1361" w:author="Tsaun" w:date="2017-01-27T16:50:00Z"/>
        </w:rPr>
      </w:pPr>
      <w:ins w:id="1362" w:author="Шайтан-машина" w:date="2017-01-05T17:54:00Z">
        <w:del w:id="1363" w:author="Tsaun" w:date="2017-01-27T16:50:00Z">
          <w:r w:rsidDel="009857D5">
            <w:delText xml:space="preserve">Следует отметить, что в рамках упрощенного подхода </w:delText>
          </w:r>
        </w:del>
      </w:ins>
      <w:ins w:id="1364" w:author="Шайтан-машина" w:date="2017-01-05T17:55:00Z">
        <w:del w:id="1365" w:author="Tsaun" w:date="2017-01-27T16:50:00Z">
          <w:r w:rsidDel="009857D5">
            <w:delText xml:space="preserve">в том случае, если к моменту времени </w:delText>
          </w:r>
          <w:r w:rsidDel="009857D5">
            <w:rPr>
              <w:lang w:val="en-US"/>
            </w:rPr>
            <w:delText>t</w:delText>
          </w:r>
          <w:r w:rsidRPr="00A31A07" w:rsidDel="009857D5">
            <w:delText>+</w:delText>
          </w:r>
          <w:r w:rsidRPr="00FF6E21" w:rsidDel="009857D5">
            <w:delText>∆</w:delText>
          </w:r>
          <w:r w:rsidDel="009857D5">
            <w:rPr>
              <w:lang w:val="en-US"/>
            </w:rPr>
            <w:delText>t</w:delText>
          </w:r>
          <w:r w:rsidRPr="00A31A07" w:rsidDel="009857D5">
            <w:delText xml:space="preserve"> </w:delText>
          </w:r>
          <w:r w:rsidDel="009857D5">
            <w:delText>аэрозоли в ячейке отсутствовали,</w:delText>
          </w:r>
        </w:del>
      </w:ins>
      <w:ins w:id="1366" w:author="Шайтан-машина" w:date="2017-01-05T17:56:00Z">
        <w:del w:id="1367" w:author="Tsaun" w:date="2017-01-27T16:50:00Z">
          <w:r w:rsidDel="009857D5">
            <w:delText xml:space="preserve"> то вся масса</w:delText>
          </w:r>
        </w:del>
      </w:ins>
      <w:ins w:id="1368" w:author="Шайтан-машина" w:date="2017-01-05T17:55:00Z">
        <w:del w:id="1369" w:author="Tsaun" w:date="2017-01-27T16:50:00Z">
          <w:r w:rsidDel="009857D5">
            <w:delText xml:space="preserve"> </w:delText>
          </w:r>
        </w:del>
      </w:ins>
      <w:ins w:id="1370" w:author="Шайтан-машина" w:date="2017-01-05T17:55:00Z">
        <w:del w:id="1371" w:author="Tsaun" w:date="2017-01-27T16:50:00Z">
          <w:r w:rsidRPr="00404E52" w:rsidDel="009857D5">
            <w:rPr>
              <w:position w:val="-12"/>
            </w:rPr>
            <w:object w:dxaOrig="1380" w:dyaOrig="380">
              <v:shape id="_x0000_i1105" type="#_x0000_t75" style="width:69.25pt;height:19.65pt" o:ole="">
                <v:imagedata r:id="rId237" o:title=""/>
              </v:shape>
              <o:OLEObject Type="Embed" ProgID="Equation.3" ShapeID="_x0000_i1105" DrawAspect="Content" ObjectID="_1549710430" r:id="rId238"/>
            </w:object>
          </w:r>
        </w:del>
      </w:ins>
      <w:ins w:id="1372" w:author="Шайтан-машина" w:date="2017-01-05T17:56:00Z">
        <w:del w:id="1373" w:author="Tsaun" w:date="2017-01-27T16:50:00Z">
          <w:r w:rsidDel="009857D5">
            <w:delText xml:space="preserve"> переводится в массу аэрозолей в первой размерной группе (моделируется нуклеация). В случае же присутствия аэрозолей предполагается, что </w:delText>
          </w:r>
        </w:del>
      </w:ins>
      <w:ins w:id="1374" w:author="Шайтан-машина" w:date="2017-01-05T18:02:00Z">
        <w:del w:id="1375" w:author="Tsaun" w:date="2017-01-27T16:50:00Z">
          <w:r w:rsidR="00C7157B" w:rsidDel="009857D5">
            <w:delText>весь пар конденсируется уже на существующих аэрозолях, пропорционально</w:delText>
          </w:r>
        </w:del>
      </w:ins>
      <w:ins w:id="1376" w:author="Шайтан-машина" w:date="2017-01-05T18:05:00Z">
        <w:del w:id="1377" w:author="Tsaun" w:date="2017-01-27T16:50:00Z">
          <w:r w:rsidR="00C7157B" w:rsidDel="009857D5">
            <w:delText xml:space="preserve"> их суммарной площади поверхности:</w:delText>
          </w:r>
        </w:del>
      </w:ins>
    </w:p>
    <w:tbl>
      <w:tblPr>
        <w:tblW w:w="0" w:type="auto"/>
        <w:tblInd w:w="648" w:type="dxa"/>
        <w:tblLook w:val="01E0" w:firstRow="1" w:lastRow="1" w:firstColumn="1" w:lastColumn="1" w:noHBand="0" w:noVBand="0"/>
      </w:tblPr>
      <w:tblGrid>
        <w:gridCol w:w="8170"/>
        <w:gridCol w:w="1036"/>
      </w:tblGrid>
      <w:tr w:rsidR="00C7157B" w:rsidRPr="002E146E" w:rsidDel="009857D5" w:rsidTr="00D86D1B">
        <w:trPr>
          <w:ins w:id="1378" w:author="Шайтан-машина" w:date="2017-01-05T18:05:00Z"/>
          <w:del w:id="1379" w:author="Tsaun" w:date="2017-01-27T16:50:00Z"/>
        </w:trPr>
        <w:tc>
          <w:tcPr>
            <w:tcW w:w="8249" w:type="dxa"/>
            <w:vAlign w:val="center"/>
          </w:tcPr>
          <w:p w:rsidR="00C7157B" w:rsidRPr="007736D4" w:rsidDel="009857D5" w:rsidRDefault="00C7157B" w:rsidP="00D86D1B">
            <w:pPr>
              <w:pStyle w:val="1-6"/>
              <w:ind w:firstLine="203"/>
              <w:rPr>
                <w:ins w:id="1380" w:author="Шайтан-машина" w:date="2017-01-05T18:05:00Z"/>
                <w:del w:id="1381" w:author="Tsaun" w:date="2017-01-27T16:50:00Z"/>
                <w:lang w:val="en-US"/>
              </w:rPr>
            </w:pPr>
            <w:ins w:id="1382" w:author="Шайтан-машина" w:date="2017-01-05T18:05:00Z">
              <w:del w:id="1383" w:author="Tsaun" w:date="2017-01-27T16:50:00Z">
                <w:r w:rsidRPr="00C7157B" w:rsidDel="009857D5">
                  <w:rPr>
                    <w:position w:val="-50"/>
                  </w:rPr>
                  <w:object w:dxaOrig="3860" w:dyaOrig="880">
                    <v:shape id="_x0000_i1106" type="#_x0000_t75" style="width:159.25pt;height:36.55pt" o:ole="">
                      <v:imagedata r:id="rId239" o:title=""/>
                    </v:shape>
                    <o:OLEObject Type="Embed" ProgID="Equation.3" ShapeID="_x0000_i1106" DrawAspect="Content" ObjectID="_1549710431" r:id="rId240"/>
                  </w:object>
                </w:r>
              </w:del>
            </w:ins>
            <w:ins w:id="1384" w:author="Шайтан-машина" w:date="2017-01-05T18:05:00Z">
              <w:del w:id="1385" w:author="Tsaun" w:date="2017-01-27T16:50:00Z">
                <w:r w:rsidDel="009857D5">
                  <w:delText>;</w:delText>
                </w:r>
              </w:del>
            </w:ins>
          </w:p>
        </w:tc>
        <w:tc>
          <w:tcPr>
            <w:tcW w:w="957" w:type="dxa"/>
            <w:vAlign w:val="center"/>
          </w:tcPr>
          <w:p w:rsidR="00C7157B" w:rsidRPr="004C54D2" w:rsidDel="009857D5" w:rsidRDefault="00C7157B" w:rsidP="00D86D1B">
            <w:pPr>
              <w:pStyle w:val="affffffffff"/>
              <w:rPr>
                <w:ins w:id="1386" w:author="Шайтан-машина" w:date="2017-01-05T18:05:00Z"/>
                <w:del w:id="1387" w:author="Tsaun" w:date="2017-01-27T16:50:00Z"/>
              </w:rPr>
            </w:pPr>
            <w:ins w:id="1388" w:author="Шайтан-машина" w:date="2017-01-05T18:05:00Z">
              <w:del w:id="1389" w:author="Tsaun" w:date="2017-01-27T16:50:00Z">
                <w:r w:rsidRPr="004C54D2" w:rsidDel="009857D5">
                  <w:delText>(</w:delText>
                </w:r>
                <w:r w:rsidR="00FF21EC" w:rsidRPr="004C54D2" w:rsidDel="009857D5">
                  <w:fldChar w:fldCharType="begin"/>
                </w:r>
                <w:r w:rsidRPr="004C54D2" w:rsidDel="009857D5">
                  <w:delInstrText xml:space="preserve"> STYLEREF 1 \s </w:delInstrText>
                </w:r>
                <w:r w:rsidR="00FF21EC" w:rsidRPr="004C54D2" w:rsidDel="009857D5">
                  <w:fldChar w:fldCharType="separate"/>
                </w:r>
              </w:del>
            </w:ins>
            <w:del w:id="1390" w:author="Tsaun" w:date="2017-01-27T16:50:00Z">
              <w:r w:rsidR="002F5999" w:rsidDel="009857D5">
                <w:rPr>
                  <w:noProof/>
                </w:rPr>
                <w:delText>1</w:delText>
              </w:r>
            </w:del>
            <w:ins w:id="1391" w:author="Шайтан-машина" w:date="2017-01-05T18:05:00Z">
              <w:del w:id="1392" w:author="Tsaun" w:date="2017-01-27T16:50:00Z">
                <w:r w:rsidR="00FF21EC" w:rsidRPr="004C54D2" w:rsidDel="009857D5">
                  <w:fldChar w:fldCharType="end"/>
                </w:r>
                <w:r w:rsidRPr="004C54D2" w:rsidDel="009857D5">
                  <w:delText>.</w:delText>
                </w:r>
                <w:r w:rsidR="00FF21EC" w:rsidRPr="004C54D2" w:rsidDel="009857D5">
                  <w:fldChar w:fldCharType="begin"/>
                </w:r>
                <w:r w:rsidRPr="004C54D2" w:rsidDel="009857D5">
                  <w:delInstrText xml:space="preserve"> SEQ ( \* ARABIC \s 1 </w:delInstrText>
                </w:r>
                <w:r w:rsidR="00FF21EC" w:rsidRPr="004C54D2" w:rsidDel="009857D5">
                  <w:fldChar w:fldCharType="separate"/>
                </w:r>
              </w:del>
            </w:ins>
            <w:ins w:id="1393" w:author="Томащик" w:date="2017-01-19T16:46:00Z">
              <w:del w:id="1394" w:author="Tsaun" w:date="2017-01-27T16:50:00Z">
                <w:r w:rsidR="002F5999" w:rsidDel="009857D5">
                  <w:rPr>
                    <w:noProof/>
                  </w:rPr>
                  <w:delText>34</w:delText>
                </w:r>
              </w:del>
            </w:ins>
            <w:ins w:id="1395" w:author="Шайтан-машина" w:date="2017-01-05T18:10:00Z">
              <w:del w:id="1396" w:author="Томащик" w:date="2017-01-19T16:46:00Z">
                <w:r w:rsidRPr="004C54D2" w:rsidDel="002F5999">
                  <w:rPr>
                    <w:noProof/>
                  </w:rPr>
                  <w:delText>33</w:delText>
                </w:r>
              </w:del>
            </w:ins>
            <w:ins w:id="1397" w:author="Шайтан-машина" w:date="2017-01-05T18:05:00Z">
              <w:del w:id="1398" w:author="Tsaun" w:date="2017-01-27T16:50:00Z">
                <w:r w:rsidR="00FF21EC" w:rsidRPr="004C54D2" w:rsidDel="009857D5">
                  <w:fldChar w:fldCharType="end"/>
                </w:r>
                <w:r w:rsidRPr="004C54D2" w:rsidDel="009857D5">
                  <w:delText>)</w:delText>
                </w:r>
              </w:del>
            </w:ins>
          </w:p>
        </w:tc>
      </w:tr>
    </w:tbl>
    <w:p w:rsidR="00DD75B3" w:rsidDel="009857D5" w:rsidRDefault="00C7157B" w:rsidP="00C7157B">
      <w:pPr>
        <w:ind w:firstLine="0"/>
        <w:rPr>
          <w:ins w:id="1399" w:author="Шайтан-машина" w:date="2017-01-04T12:59:00Z"/>
          <w:del w:id="1400" w:author="Tsaun" w:date="2017-01-27T16:50:00Z"/>
        </w:rPr>
      </w:pPr>
      <w:ins w:id="1401" w:author="Шайтан-машина" w:date="2017-01-05T18:09:00Z">
        <w:del w:id="1402" w:author="Tsaun" w:date="2017-01-27T16:50:00Z">
          <w:r w:rsidDel="009857D5">
            <w:delText xml:space="preserve">где </w:delText>
          </w:r>
          <w:r w:rsidDel="009857D5">
            <w:rPr>
              <w:lang w:val="en-US"/>
            </w:rPr>
            <w:delText>k</w:delText>
          </w:r>
          <w:r w:rsidRPr="00C7157B" w:rsidDel="009857D5">
            <w:delText xml:space="preserve"> – </w:delText>
          </w:r>
          <w:r w:rsidDel="009857D5">
            <w:delText xml:space="preserve">номер размерной группы </w:delText>
          </w:r>
        </w:del>
      </w:ins>
      <w:ins w:id="1403" w:author="Шайтан-машина" w:date="2017-01-05T18:10:00Z">
        <w:del w:id="1404" w:author="Tsaun" w:date="2017-01-27T16:50:00Z">
          <w:r w:rsidDel="009857D5">
            <w:delText>аэрозолей</w:delText>
          </w:r>
        </w:del>
      </w:ins>
      <w:ins w:id="1405" w:author="Шайтан-машина" w:date="2017-01-05T18:09:00Z">
        <w:del w:id="1406" w:author="Tsaun" w:date="2017-01-27T16:50:00Z">
          <w:r w:rsidDel="009857D5">
            <w:delText xml:space="preserve">, </w:delText>
          </w:r>
        </w:del>
      </w:ins>
      <w:ins w:id="1407" w:author="Шайтан-машина" w:date="2017-01-05T18:10:00Z">
        <w:del w:id="1408" w:author="Tsaun" w:date="2017-01-27T16:50:00Z">
          <w:r w:rsidRPr="00404E52" w:rsidDel="009857D5">
            <w:rPr>
              <w:position w:val="-12"/>
            </w:rPr>
            <w:object w:dxaOrig="1380" w:dyaOrig="380">
              <v:shape id="_x0000_i1107" type="#_x0000_t75" style="width:69.25pt;height:19.65pt" o:ole="">
                <v:imagedata r:id="rId241" o:title=""/>
              </v:shape>
              <o:OLEObject Type="Embed" ProgID="Equation.3" ShapeID="_x0000_i1107" DrawAspect="Content" ObjectID="_1549710432" r:id="rId242"/>
            </w:object>
          </w:r>
        </w:del>
      </w:ins>
      <w:ins w:id="1409" w:author="Шайтан-машина" w:date="2017-01-05T18:10:00Z">
        <w:del w:id="1410" w:author="Tsaun" w:date="2017-01-27T16:50:00Z">
          <w:r w:rsidDel="009857D5">
            <w:delText xml:space="preserve"> - масса пара ПД, сконденсированного на </w:delText>
          </w:r>
          <w:r w:rsidDel="009857D5">
            <w:rPr>
              <w:lang w:val="en-US"/>
            </w:rPr>
            <w:delText>k</w:delText>
          </w:r>
          <w:r w:rsidRPr="00C7157B" w:rsidDel="009857D5">
            <w:delText>-</w:delText>
          </w:r>
          <w:r w:rsidDel="009857D5">
            <w:delText>ой размерной группе.</w:delText>
          </w:r>
        </w:del>
      </w:ins>
      <w:del w:id="1411" w:author="Tsaun" w:date="2017-01-27T16:50:00Z">
        <w:r w:rsidR="00FF21EC" w:rsidRPr="00DD458A" w:rsidDel="009857D5">
          <w:rPr>
            <w:position w:val="-80"/>
          </w:rPr>
          <w:fldChar w:fldCharType="begin"/>
        </w:r>
        <w:r w:rsidR="00FF21EC" w:rsidRPr="00DD458A" w:rsidDel="009857D5">
          <w:rPr>
            <w:position w:val="-80"/>
          </w:rPr>
          <w:fldChar w:fldCharType="end"/>
        </w:r>
        <w:r w:rsidR="00FF21EC" w:rsidRPr="00B83760" w:rsidDel="009857D5">
          <w:rPr>
            <w:position w:val="-10"/>
          </w:rPr>
          <w:fldChar w:fldCharType="begin"/>
        </w:r>
        <w:r w:rsidR="00FF21EC" w:rsidRPr="00B83760" w:rsidDel="009857D5">
          <w:rPr>
            <w:position w:val="-10"/>
          </w:rPr>
          <w:fldChar w:fldCharType="end"/>
        </w:r>
        <w:r w:rsidR="00FF21EC" w:rsidRPr="00B83760" w:rsidDel="009857D5">
          <w:rPr>
            <w:position w:val="-10"/>
          </w:rPr>
          <w:fldChar w:fldCharType="begin"/>
        </w:r>
        <w:r w:rsidR="00FF21EC" w:rsidRPr="00B83760" w:rsidDel="009857D5">
          <w:rPr>
            <w:position w:val="-10"/>
          </w:rPr>
          <w:fldChar w:fldCharType="end"/>
        </w:r>
        <w:r w:rsidR="00FF21EC" w:rsidRPr="00FF6E21" w:rsidDel="009857D5">
          <w:rPr>
            <w:position w:val="-48"/>
          </w:rPr>
          <w:fldChar w:fldCharType="begin"/>
        </w:r>
        <w:r w:rsidR="00FF21EC" w:rsidRPr="00FF6E21" w:rsidDel="009857D5">
          <w:rPr>
            <w:position w:val="-48"/>
          </w:rPr>
          <w:fldChar w:fldCharType="end"/>
        </w:r>
        <w:r w:rsidR="00FF21EC" w:rsidRPr="00B83760" w:rsidDel="009857D5">
          <w:rPr>
            <w:position w:val="-10"/>
          </w:rPr>
          <w:fldChar w:fldCharType="begin"/>
        </w:r>
        <w:r w:rsidR="00FF21EC" w:rsidRPr="00B83760" w:rsidDel="009857D5">
          <w:rPr>
            <w:position w:val="-10"/>
          </w:rPr>
          <w:fldChar w:fldCharType="end"/>
        </w:r>
        <w:r w:rsidR="00FF21EC" w:rsidRPr="00B83760" w:rsidDel="009857D5">
          <w:rPr>
            <w:position w:val="-10"/>
          </w:rPr>
          <w:fldChar w:fldCharType="begin"/>
        </w:r>
        <w:r w:rsidR="00FF21EC" w:rsidRPr="00B83760" w:rsidDel="009857D5">
          <w:rPr>
            <w:position w:val="-10"/>
          </w:rPr>
          <w:fldChar w:fldCharType="end"/>
        </w:r>
        <w:r w:rsidR="00FF21EC" w:rsidRPr="00B83760" w:rsidDel="009857D5">
          <w:rPr>
            <w:position w:val="-10"/>
          </w:rPr>
          <w:fldChar w:fldCharType="begin"/>
        </w:r>
        <w:r w:rsidR="00FF21EC" w:rsidRPr="00B83760" w:rsidDel="009857D5">
          <w:rPr>
            <w:position w:val="-10"/>
          </w:rPr>
          <w:fldChar w:fldCharType="end"/>
        </w:r>
        <w:r w:rsidR="00FF21EC" w:rsidRPr="00B83760" w:rsidDel="009857D5">
          <w:rPr>
            <w:position w:val="-10"/>
          </w:rPr>
          <w:fldChar w:fldCharType="begin"/>
        </w:r>
        <w:r w:rsidR="00FF21EC" w:rsidRPr="00B83760" w:rsidDel="009857D5">
          <w:rPr>
            <w:position w:val="-10"/>
          </w:rPr>
          <w:fldChar w:fldCharType="end"/>
        </w:r>
      </w:del>
    </w:p>
    <w:p w:rsidR="00DD75B3" w:rsidRDefault="00DD75B3" w:rsidP="00DD75B3">
      <w:pPr>
        <w:pStyle w:val="30"/>
        <w:numPr>
          <w:ilvl w:val="0"/>
          <w:numId w:val="0"/>
        </w:numPr>
        <w:ind w:left="851"/>
        <w:rPr>
          <w:ins w:id="1412" w:author="Шайтан-машина" w:date="2017-01-04T13:01:00Z"/>
        </w:rPr>
      </w:pPr>
      <w:ins w:id="1413" w:author="Шайтан-машина" w:date="2017-01-04T13:01:00Z">
        <w:r>
          <w:t>1.3.15</w:t>
        </w:r>
        <w:del w:id="1414" w:author="Tsaun" w:date="2017-01-27T16:51:00Z">
          <w:r w:rsidDel="009857D5">
            <w:delText>.1</w:delText>
          </w:r>
        </w:del>
        <w:r>
          <w:t xml:space="preserve"> </w:t>
        </w:r>
        <w:del w:id="1415" w:author="Tsaun" w:date="2017-01-27T16:51:00Z">
          <w:r w:rsidDel="009857D5">
            <w:delText>Расчет скорости конденсации</w:delText>
          </w:r>
        </w:del>
      </w:ins>
      <w:ins w:id="1416" w:author="Tsaun" w:date="2017-01-27T16:51:00Z">
        <w:r w:rsidR="009857D5">
          <w:t>Конденсация</w:t>
        </w:r>
      </w:ins>
      <w:ins w:id="1417" w:author="Tsaun" w:date="2017-01-09T18:14:00Z">
        <w:r w:rsidR="00B576C3">
          <w:t xml:space="preserve"> </w:t>
        </w:r>
      </w:ins>
      <w:ins w:id="1418" w:author="Tsaun" w:date="2017-01-27T16:51:00Z">
        <w:r w:rsidR="009857D5">
          <w:t>(испарения) паров ПД на поверхности конструкционных элементов</w:t>
        </w:r>
      </w:ins>
      <w:ins w:id="1419" w:author="Шайтан-машина" w:date="2017-01-04T13:01:00Z">
        <w:del w:id="1420" w:author="Tsaun" w:date="2017-01-27T16:51:00Z">
          <w:r w:rsidDel="009857D5">
            <w:delText xml:space="preserve"> и объемной концентрации насыщенных паров ПД </w:delText>
          </w:r>
        </w:del>
      </w:ins>
    </w:p>
    <w:p w:rsidR="00DD75B3" w:rsidRDefault="00DD75B3" w:rsidP="009857D5">
      <w:pPr>
        <w:rPr>
          <w:ins w:id="1421" w:author="Шайтан-машина" w:date="2017-01-04T13:01:00Z"/>
          <w:szCs w:val="24"/>
        </w:rPr>
      </w:pPr>
      <w:ins w:id="1422" w:author="Шайтан-машина" w:date="2017-01-04T13:01:00Z">
        <w:r w:rsidRPr="005414E9">
          <w:t xml:space="preserve">Конденсация (испарение) является важнейшим процессом в транспорте ПД. В </w:t>
        </w:r>
        <w:r w:rsidRPr="00B72A74">
          <w:rPr>
            <w:szCs w:val="24"/>
          </w:rPr>
          <w:t>случае, когда пары ПД не находятся на линии насыщения, они подвергаются фазовым превращениям (конденсация/испарение — в зависимости от степени пресыщения).</w:t>
        </w:r>
        <w:r>
          <w:rPr>
            <w:szCs w:val="24"/>
          </w:rPr>
          <w:t xml:space="preserve"> В рамках заложенной в ПРОФИТ </w:t>
        </w:r>
      </w:ins>
      <w:ins w:id="1423" w:author="Tsaun" w:date="2017-01-09T18:15:00Z">
        <w:r w:rsidR="00B576C3">
          <w:rPr>
            <w:szCs w:val="24"/>
          </w:rPr>
          <w:t xml:space="preserve">кинетической </w:t>
        </w:r>
      </w:ins>
      <w:ins w:id="1424" w:author="Шайтан-машина" w:date="2017-01-04T13:01:00Z">
        <w:r>
          <w:rPr>
            <w:szCs w:val="24"/>
          </w:rPr>
          <w:t>модели конденсации ПД на поверхности конструкционных элементов используется допущение о диффузионном характере процесса конденсации (скорость конденсации и испарения примеси на поверхности конструкционного элемента много больше скорости диффузионного переноса примеси к поверхности стенки).</w:t>
        </w:r>
      </w:ins>
    </w:p>
    <w:p w:rsidR="00DD75B3" w:rsidRDefault="00DD75B3" w:rsidP="009857D5">
      <w:pPr>
        <w:rPr>
          <w:ins w:id="1425" w:author="Шайтан-машина" w:date="2017-01-04T13:01:00Z"/>
          <w:szCs w:val="24"/>
        </w:rPr>
      </w:pPr>
      <w:ins w:id="1426" w:author="Шайтан-машина" w:date="2017-01-04T13:01:00Z">
        <w:r>
          <w:rPr>
            <w:szCs w:val="24"/>
          </w:rPr>
          <w:t>В</w:t>
        </w:r>
        <w:del w:id="1427" w:author="Tsaun" w:date="2017-01-09T18:16:00Z">
          <w:r w:rsidDel="00B576C3">
            <w:rPr>
              <w:szCs w:val="24"/>
            </w:rPr>
            <w:delText xml:space="preserve"> рамках такого приближения в</w:delText>
          </w:r>
        </w:del>
        <w:r>
          <w:rPr>
            <w:szCs w:val="24"/>
          </w:rPr>
          <w:t xml:space="preserve">еличина </w:t>
        </w:r>
      </w:ins>
      <w:ins w:id="1428" w:author="Шайтан-машина" w:date="2017-01-04T13:01:00Z">
        <w:r w:rsidR="000837ED" w:rsidRPr="000837ED">
          <w:rPr>
            <w:position w:val="-14"/>
          </w:rPr>
          <w:object w:dxaOrig="320" w:dyaOrig="400">
            <v:shape id="_x0000_i1108" type="#_x0000_t75" style="width:15.8pt;height:20.2pt" o:ole="">
              <v:imagedata r:id="rId243" o:title=""/>
            </v:shape>
            <o:OLEObject Type="Embed" ProgID="Equation.3" ShapeID="_x0000_i1108" DrawAspect="Content" ObjectID="_1549710433" r:id="rId244"/>
          </w:object>
        </w:r>
      </w:ins>
      <w:ins w:id="1429" w:author="Шайтан-машина" w:date="2017-01-04T13:01:00Z">
        <w:r>
          <w:rPr>
            <w:szCs w:val="24"/>
          </w:rPr>
          <w:t xml:space="preserve"> </w:t>
        </w:r>
      </w:ins>
      <w:ins w:id="1430" w:author="Tsaun" w:date="2017-01-09T18:16:00Z">
        <w:r w:rsidR="00B576C3">
          <w:rPr>
            <w:szCs w:val="24"/>
          </w:rPr>
          <w:t xml:space="preserve">для кинетической модели </w:t>
        </w:r>
      </w:ins>
      <w:ins w:id="1431" w:author="Шайтан-машина" w:date="2017-01-04T13:01:00Z">
        <w:r>
          <w:rPr>
            <w:szCs w:val="24"/>
          </w:rPr>
          <w:t xml:space="preserve">рассчитывается по эмпирическим корреляциям, вид которых зависит от геометрии канала и характера течения (турбулентное или ламинарное). В текущей версии модуля для расчета величины </w:t>
        </w:r>
      </w:ins>
      <w:ins w:id="1432" w:author="Шайтан-машина" w:date="2017-01-04T13:01:00Z">
        <w:r w:rsidRPr="00E67110">
          <w:rPr>
            <w:position w:val="-10"/>
          </w:rPr>
          <w:object w:dxaOrig="300" w:dyaOrig="340">
            <v:shape id="_x0000_i1109" type="#_x0000_t75" style="width:15.25pt;height:17.45pt" o:ole="">
              <v:imagedata r:id="rId245" o:title=""/>
            </v:shape>
            <o:OLEObject Type="Embed" ProgID="Equation.3" ShapeID="_x0000_i1109" DrawAspect="Content" ObjectID="_1549710434" r:id="rId246"/>
          </w:object>
        </w:r>
      </w:ins>
      <w:ins w:id="1433" w:author="Шайтан-машина" w:date="2017-01-04T13:01:00Z">
        <w:r>
          <w:rPr>
            <w:szCs w:val="24"/>
          </w:rPr>
          <w:t xml:space="preserve"> при ламинарном течении парогазовой среды в канале используется корреляция из работы </w:t>
        </w:r>
        <w:r w:rsidRPr="008D60EB">
          <w:rPr>
            <w:szCs w:val="24"/>
          </w:rPr>
          <w:t>[</w:t>
        </w:r>
      </w:ins>
      <w:ins w:id="1434" w:author="Шайтан-машина" w:date="2017-01-04T13:06:00Z">
        <w:r w:rsidR="00FF21EC">
          <w:rPr>
            <w:szCs w:val="24"/>
          </w:rPr>
          <w:fldChar w:fldCharType="begin"/>
        </w:r>
        <w:r w:rsidR="005A452A">
          <w:rPr>
            <w:szCs w:val="24"/>
          </w:rPr>
          <w:instrText xml:space="preserve"> REF _Ref427327185 \r \h </w:instrText>
        </w:r>
      </w:ins>
      <w:r w:rsidR="00FF21EC">
        <w:rPr>
          <w:szCs w:val="24"/>
        </w:rPr>
      </w:r>
      <w:r w:rsidR="00FF21EC">
        <w:rPr>
          <w:szCs w:val="24"/>
        </w:rPr>
        <w:fldChar w:fldCharType="separate"/>
      </w:r>
      <w:ins w:id="1435" w:author="Tsaun" w:date="2017-02-22T15:30:00Z">
        <w:r w:rsidR="00226569">
          <w:rPr>
            <w:szCs w:val="24"/>
          </w:rPr>
          <w:t>128</w:t>
        </w:r>
      </w:ins>
      <w:ins w:id="1436" w:author="Шайтан-машина" w:date="2017-01-04T13:06:00Z">
        <w:r w:rsidR="00FF21EC">
          <w:rPr>
            <w:szCs w:val="24"/>
          </w:rPr>
          <w:fldChar w:fldCharType="end"/>
        </w:r>
      </w:ins>
      <w:ins w:id="1437" w:author="Шайтан-машина" w:date="2017-01-04T13:01:00Z">
        <w:r w:rsidRPr="008D60EB">
          <w:rPr>
            <w:szCs w:val="24"/>
          </w:rPr>
          <w:t>]</w:t>
        </w:r>
      </w:ins>
    </w:p>
    <w:tbl>
      <w:tblPr>
        <w:tblW w:w="8739" w:type="dxa"/>
        <w:tblInd w:w="648" w:type="dxa"/>
        <w:tblLook w:val="01E0" w:firstRow="1" w:lastRow="1" w:firstColumn="1" w:lastColumn="1" w:noHBand="0" w:noVBand="0"/>
      </w:tblPr>
      <w:tblGrid>
        <w:gridCol w:w="7463"/>
        <w:gridCol w:w="1276"/>
      </w:tblGrid>
      <w:tr w:rsidR="00DD75B3" w:rsidRPr="002E146E" w:rsidTr="00DD75B3">
        <w:trPr>
          <w:ins w:id="1438" w:author="Шайтан-машина" w:date="2017-01-04T13:01:00Z"/>
        </w:trPr>
        <w:tc>
          <w:tcPr>
            <w:tcW w:w="7943" w:type="dxa"/>
            <w:vAlign w:val="center"/>
          </w:tcPr>
          <w:p w:rsidR="00DD75B3" w:rsidRPr="00B72A74" w:rsidRDefault="000837ED" w:rsidP="00DD75B3">
            <w:pPr>
              <w:ind w:firstLine="203"/>
              <w:rPr>
                <w:ins w:id="1439" w:author="Шайтан-машина" w:date="2017-01-04T13:01:00Z"/>
              </w:rPr>
            </w:pPr>
            <w:ins w:id="1440" w:author="Шайтан-машина" w:date="2017-01-04T13:01:00Z">
              <w:r w:rsidRPr="000837ED">
                <w:rPr>
                  <w:position w:val="-30"/>
                </w:rPr>
                <w:object w:dxaOrig="3320" w:dyaOrig="780">
                  <v:shape id="_x0000_i1110" type="#_x0000_t75" style="width:165.8pt;height:39.8pt" o:ole="">
                    <v:imagedata r:id="rId247" o:title=""/>
                  </v:shape>
                  <o:OLEObject Type="Embed" ProgID="Equation.3" ShapeID="_x0000_i1110" DrawAspect="Content" ObjectID="_1549710435" r:id="rId248"/>
                </w:object>
              </w:r>
            </w:ins>
            <w:ins w:id="1441" w:author="Шайтан-машина" w:date="2017-01-04T13:01:00Z">
              <w:r w:rsidR="00DD75B3">
                <w:t>.</w:t>
              </w:r>
            </w:ins>
          </w:p>
        </w:tc>
        <w:tc>
          <w:tcPr>
            <w:tcW w:w="796" w:type="dxa"/>
            <w:vAlign w:val="center"/>
          </w:tcPr>
          <w:p w:rsidR="00DD75B3" w:rsidRPr="004C54D2" w:rsidRDefault="00DD75B3" w:rsidP="00DD75B3">
            <w:pPr>
              <w:pStyle w:val="affffffffff"/>
              <w:rPr>
                <w:ins w:id="1442" w:author="Шайтан-машина" w:date="2017-01-04T13:01:00Z"/>
              </w:rPr>
            </w:pPr>
            <w:ins w:id="1443"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444"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445" w:author="Tsaun" w:date="2017-02-22T15:30:00Z">
              <w:r w:rsidR="00226569">
                <w:rPr>
                  <w:noProof/>
                </w:rPr>
                <w:t>30</w:t>
              </w:r>
            </w:ins>
            <w:ins w:id="1446" w:author="Томащик" w:date="2017-01-19T16:46:00Z">
              <w:del w:id="1447" w:author="Tsaun" w:date="2017-02-22T15:29:00Z">
                <w:r w:rsidR="002F5999" w:rsidDel="00226569">
                  <w:rPr>
                    <w:noProof/>
                  </w:rPr>
                  <w:delText>35</w:delText>
                </w:r>
              </w:del>
            </w:ins>
            <w:ins w:id="1448" w:author="Шайтан-машина" w:date="2017-01-05T18:10:00Z">
              <w:del w:id="1449" w:author="Tsaun" w:date="2017-02-22T15:29:00Z">
                <w:r w:rsidR="00C7157B" w:rsidRPr="004C54D2" w:rsidDel="00226569">
                  <w:rPr>
                    <w:noProof/>
                  </w:rPr>
                  <w:delText>34</w:delText>
                </w:r>
              </w:del>
            </w:ins>
            <w:ins w:id="1450" w:author="Шайтан-машина" w:date="2017-01-04T13:01:00Z">
              <w:r w:rsidR="00FF21EC" w:rsidRPr="004C54D2">
                <w:fldChar w:fldCharType="end"/>
              </w:r>
              <w:r w:rsidRPr="004C54D2">
                <w:t>)</w:t>
              </w:r>
            </w:ins>
          </w:p>
        </w:tc>
      </w:tr>
    </w:tbl>
    <w:p w:rsidR="00DD75B3" w:rsidRDefault="00DD75B3" w:rsidP="00DD75B3">
      <w:pPr>
        <w:ind w:firstLine="0"/>
        <w:rPr>
          <w:ins w:id="1451" w:author="Шайтан-машина" w:date="2017-01-04T13:01:00Z"/>
          <w:szCs w:val="24"/>
        </w:rPr>
      </w:pPr>
      <w:ins w:id="1452" w:author="Шайтан-машина" w:date="2017-01-04T13:01:00Z">
        <w:r>
          <w:rPr>
            <w:szCs w:val="24"/>
          </w:rPr>
          <w:t xml:space="preserve">Для турбулентного режима - так же корреляция из работы </w:t>
        </w:r>
        <w:r w:rsidRPr="00E67110">
          <w:rPr>
            <w:szCs w:val="24"/>
          </w:rPr>
          <w:t>[</w:t>
        </w:r>
      </w:ins>
      <w:ins w:id="1453" w:author="Шайтан-машина" w:date="2017-01-04T13:07:00Z">
        <w:r w:rsidR="00FF21EC">
          <w:rPr>
            <w:szCs w:val="24"/>
          </w:rPr>
          <w:fldChar w:fldCharType="begin"/>
        </w:r>
        <w:r w:rsidR="005A452A">
          <w:rPr>
            <w:szCs w:val="24"/>
          </w:rPr>
          <w:instrText xml:space="preserve"> REF _Ref427327185 \r \h </w:instrText>
        </w:r>
      </w:ins>
      <w:r w:rsidR="00FF21EC">
        <w:rPr>
          <w:szCs w:val="24"/>
        </w:rPr>
      </w:r>
      <w:ins w:id="1454" w:author="Шайтан-машина" w:date="2017-01-04T13:07:00Z">
        <w:r w:rsidR="00FF21EC">
          <w:rPr>
            <w:szCs w:val="24"/>
          </w:rPr>
          <w:fldChar w:fldCharType="separate"/>
        </w:r>
      </w:ins>
      <w:ins w:id="1455" w:author="Tsaun" w:date="2017-02-22T15:30:00Z">
        <w:r w:rsidR="00226569">
          <w:rPr>
            <w:szCs w:val="24"/>
          </w:rPr>
          <w:t>128</w:t>
        </w:r>
      </w:ins>
      <w:ins w:id="1456" w:author="Шайтан-машина" w:date="2017-01-04T13:07:00Z">
        <w:r w:rsidR="00FF21EC">
          <w:rPr>
            <w:szCs w:val="24"/>
          </w:rPr>
          <w:fldChar w:fldCharType="end"/>
        </w:r>
      </w:ins>
      <w:ins w:id="1457" w:author="Шайтан-машина" w:date="2017-01-04T13:01:00Z">
        <w:r w:rsidRPr="00E67110">
          <w:rPr>
            <w:szCs w:val="24"/>
          </w:rPr>
          <w:t>]</w:t>
        </w:r>
      </w:ins>
    </w:p>
    <w:tbl>
      <w:tblPr>
        <w:tblW w:w="8739" w:type="dxa"/>
        <w:tblInd w:w="648" w:type="dxa"/>
        <w:tblLook w:val="01E0" w:firstRow="1" w:lastRow="1" w:firstColumn="1" w:lastColumn="1" w:noHBand="0" w:noVBand="0"/>
      </w:tblPr>
      <w:tblGrid>
        <w:gridCol w:w="7463"/>
        <w:gridCol w:w="1276"/>
      </w:tblGrid>
      <w:tr w:rsidR="00DD75B3" w:rsidRPr="002E146E" w:rsidTr="00DD75B3">
        <w:trPr>
          <w:ins w:id="1458" w:author="Шайтан-машина" w:date="2017-01-04T13:01:00Z"/>
        </w:trPr>
        <w:tc>
          <w:tcPr>
            <w:tcW w:w="7943" w:type="dxa"/>
            <w:vAlign w:val="center"/>
          </w:tcPr>
          <w:p w:rsidR="00DD75B3" w:rsidRPr="00B72A74" w:rsidRDefault="000837ED" w:rsidP="00DD75B3">
            <w:pPr>
              <w:ind w:firstLine="203"/>
              <w:rPr>
                <w:ins w:id="1459" w:author="Шайтан-машина" w:date="2017-01-04T13:01:00Z"/>
              </w:rPr>
            </w:pPr>
            <w:ins w:id="1460" w:author="Шайтан-машина" w:date="2017-01-04T13:01:00Z">
              <w:r w:rsidRPr="000837ED">
                <w:rPr>
                  <w:position w:val="-24"/>
                </w:rPr>
                <w:object w:dxaOrig="3019" w:dyaOrig="680">
                  <v:shape id="_x0000_i1111" type="#_x0000_t75" style="width:150.55pt;height:33.8pt" o:ole="">
                    <v:imagedata r:id="rId249" o:title=""/>
                  </v:shape>
                  <o:OLEObject Type="Embed" ProgID="Equation.3" ShapeID="_x0000_i1111" DrawAspect="Content" ObjectID="_1549710436" r:id="rId250"/>
                </w:object>
              </w:r>
            </w:ins>
            <w:ins w:id="1461" w:author="Шайтан-машина" w:date="2017-01-04T13:01:00Z">
              <w:r w:rsidR="00DD75B3">
                <w:t>.</w:t>
              </w:r>
            </w:ins>
          </w:p>
        </w:tc>
        <w:tc>
          <w:tcPr>
            <w:tcW w:w="796" w:type="dxa"/>
            <w:vAlign w:val="center"/>
          </w:tcPr>
          <w:p w:rsidR="00DD75B3" w:rsidRPr="004C54D2" w:rsidRDefault="00DD75B3" w:rsidP="00DD75B3">
            <w:pPr>
              <w:pStyle w:val="affffffffff"/>
              <w:rPr>
                <w:ins w:id="1462" w:author="Шайтан-машина" w:date="2017-01-04T13:01:00Z"/>
              </w:rPr>
            </w:pPr>
            <w:ins w:id="1463"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464"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465" w:author="Tsaun" w:date="2017-02-22T15:30:00Z">
              <w:r w:rsidR="00226569">
                <w:rPr>
                  <w:noProof/>
                </w:rPr>
                <w:t>31</w:t>
              </w:r>
            </w:ins>
            <w:ins w:id="1466" w:author="Томащик" w:date="2017-01-19T16:46:00Z">
              <w:del w:id="1467" w:author="Tsaun" w:date="2017-02-22T15:29:00Z">
                <w:r w:rsidR="002F5999" w:rsidDel="00226569">
                  <w:rPr>
                    <w:noProof/>
                  </w:rPr>
                  <w:delText>36</w:delText>
                </w:r>
              </w:del>
            </w:ins>
            <w:ins w:id="1468" w:author="Шайтан-машина" w:date="2017-01-05T18:10:00Z">
              <w:del w:id="1469" w:author="Tsaun" w:date="2017-02-22T15:29:00Z">
                <w:r w:rsidR="00C7157B" w:rsidRPr="004C54D2" w:rsidDel="00226569">
                  <w:rPr>
                    <w:noProof/>
                  </w:rPr>
                  <w:delText>35</w:delText>
                </w:r>
              </w:del>
            </w:ins>
            <w:ins w:id="1470" w:author="Шайтан-машина" w:date="2017-01-04T13:01:00Z">
              <w:r w:rsidR="00FF21EC" w:rsidRPr="004C54D2">
                <w:fldChar w:fldCharType="end"/>
              </w:r>
              <w:r w:rsidRPr="004C54D2">
                <w:t>)</w:t>
              </w:r>
            </w:ins>
          </w:p>
        </w:tc>
      </w:tr>
    </w:tbl>
    <w:p w:rsidR="00DD75B3" w:rsidRPr="00E67110" w:rsidRDefault="00DD75B3" w:rsidP="00DD75B3">
      <w:pPr>
        <w:ind w:firstLine="0"/>
        <w:rPr>
          <w:ins w:id="1471" w:author="Шайтан-машина" w:date="2017-01-04T13:01:00Z"/>
          <w:szCs w:val="24"/>
        </w:rPr>
      </w:pPr>
      <w:ins w:id="1472" w:author="Шайтан-машина" w:date="2017-01-04T13:01:00Z">
        <w:r>
          <w:rPr>
            <w:szCs w:val="24"/>
          </w:rPr>
          <w:t>В формулах (1.3</w:t>
        </w:r>
      </w:ins>
      <w:ins w:id="1473" w:author="Шайтан-машина" w:date="2017-01-05T18:11:00Z">
        <w:r w:rsidR="00C7157B">
          <w:rPr>
            <w:szCs w:val="24"/>
          </w:rPr>
          <w:t>4</w:t>
        </w:r>
      </w:ins>
      <w:ins w:id="1474" w:author="Шайтан-машина" w:date="2017-01-04T13:01:00Z">
        <w:r>
          <w:rPr>
            <w:szCs w:val="24"/>
          </w:rPr>
          <w:t>) и (1.3</w:t>
        </w:r>
      </w:ins>
      <w:ins w:id="1475" w:author="Шайтан-машина" w:date="2017-01-05T18:11:00Z">
        <w:r w:rsidR="00C7157B">
          <w:rPr>
            <w:szCs w:val="24"/>
          </w:rPr>
          <w:t>5</w:t>
        </w:r>
      </w:ins>
      <w:ins w:id="1476" w:author="Шайтан-машина" w:date="2017-01-04T13:01:00Z">
        <w:r>
          <w:rPr>
            <w:szCs w:val="24"/>
          </w:rPr>
          <w:t xml:space="preserve">) используются следующие обозначения: </w:t>
        </w:r>
      </w:ins>
      <w:ins w:id="1477" w:author="Шайтан-машина" w:date="2017-01-04T13:01:00Z">
        <w:r w:rsidR="000837ED" w:rsidRPr="000837ED">
          <w:rPr>
            <w:position w:val="-6"/>
          </w:rPr>
          <w:object w:dxaOrig="340" w:dyaOrig="279">
            <v:shape id="_x0000_i1112" type="#_x0000_t75" style="width:17.45pt;height:12.55pt" o:ole="">
              <v:imagedata r:id="rId251" o:title=""/>
            </v:shape>
            <o:OLEObject Type="Embed" ProgID="Equation.3" ShapeID="_x0000_i1112" DrawAspect="Content" ObjectID="_1549710437" r:id="rId252"/>
          </w:object>
        </w:r>
      </w:ins>
      <w:ins w:id="1478" w:author="Шайтан-машина" w:date="2017-01-04T13:01:00Z">
        <w:r>
          <w:rPr>
            <w:szCs w:val="24"/>
          </w:rPr>
          <w:t xml:space="preserve"> - число Рейнольдса в ячейке, </w:t>
        </w:r>
      </w:ins>
      <w:ins w:id="1479" w:author="Шайтан-машина" w:date="2017-01-04T13:01:00Z">
        <w:r w:rsidR="000837ED" w:rsidRPr="000837ED">
          <w:rPr>
            <w:position w:val="-14"/>
          </w:rPr>
          <w:object w:dxaOrig="380" w:dyaOrig="400">
            <v:shape id="_x0000_i1113" type="#_x0000_t75" style="width:19.65pt;height:20.2pt" o:ole="">
              <v:imagedata r:id="rId253" o:title=""/>
            </v:shape>
            <o:OLEObject Type="Embed" ProgID="Equation.3" ShapeID="_x0000_i1113" DrawAspect="Content" ObjectID="_1549710438" r:id="rId254"/>
          </w:object>
        </w:r>
      </w:ins>
      <w:ins w:id="1480" w:author="Шайтан-машина" w:date="2017-01-04T13:01:00Z">
        <w:r>
          <w:rPr>
            <w:szCs w:val="24"/>
          </w:rPr>
          <w:t xml:space="preserve"> - число Шмидта в ячейке, </w:t>
        </w:r>
      </w:ins>
      <w:ins w:id="1481" w:author="Шайтан-машина" w:date="2017-01-04T13:01:00Z">
        <w:r w:rsidRPr="00B83760">
          <w:rPr>
            <w:position w:val="-6"/>
          </w:rPr>
          <w:object w:dxaOrig="200" w:dyaOrig="260">
            <v:shape id="_x0000_i1114" type="#_x0000_t75" style="width:9.8pt;height:12.55pt" o:ole="">
              <v:imagedata r:id="rId255" o:title=""/>
            </v:shape>
            <o:OLEObject Type="Embed" ProgID="Equation.3" ShapeID="_x0000_i1114" DrawAspect="Content" ObjectID="_1549710439" r:id="rId256"/>
          </w:object>
        </w:r>
      </w:ins>
      <w:ins w:id="1482" w:author="Шайтан-машина" w:date="2017-01-04T13:01:00Z">
        <w:r>
          <w:rPr>
            <w:szCs w:val="24"/>
          </w:rPr>
          <w:t xml:space="preserve"> - гидравлический диаметр канала (м), </w:t>
        </w:r>
      </w:ins>
      <w:ins w:id="1483" w:author="Шайтан-машина" w:date="2017-01-04T13:01:00Z">
        <w:r w:rsidRPr="00B83760">
          <w:rPr>
            <w:position w:val="-4"/>
          </w:rPr>
          <w:object w:dxaOrig="200" w:dyaOrig="220">
            <v:shape id="_x0000_i1115" type="#_x0000_t75" style="width:9.8pt;height:12pt" o:ole="">
              <v:imagedata r:id="rId257" o:title=""/>
            </v:shape>
            <o:OLEObject Type="Embed" ProgID="Equation.3" ShapeID="_x0000_i1115" DrawAspect="Content" ObjectID="_1549710440" r:id="rId258"/>
          </w:object>
        </w:r>
      </w:ins>
      <w:ins w:id="1484" w:author="Шайтан-машина" w:date="2017-01-04T13:01:00Z">
        <w:r>
          <w:rPr>
            <w:szCs w:val="24"/>
          </w:rPr>
          <w:t xml:space="preserve"> - длина канала (м), </w:t>
        </w:r>
      </w:ins>
      <w:ins w:id="1485" w:author="Шайтан-машина" w:date="2017-01-04T13:01:00Z">
        <w:r w:rsidR="000837ED" w:rsidRPr="000837ED">
          <w:rPr>
            <w:position w:val="-14"/>
          </w:rPr>
          <w:object w:dxaOrig="340" w:dyaOrig="400">
            <v:shape id="_x0000_i1116" type="#_x0000_t75" style="width:17.45pt;height:20.2pt" o:ole="">
              <v:imagedata r:id="rId259" o:title=""/>
            </v:shape>
            <o:OLEObject Type="Embed" ProgID="Equation.3" ShapeID="_x0000_i1116" DrawAspect="Content" ObjectID="_1549710441" r:id="rId260"/>
          </w:object>
        </w:r>
      </w:ins>
      <w:ins w:id="1486" w:author="Шайтан-машина" w:date="2017-01-04T13:01:00Z">
        <w:r>
          <w:rPr>
            <w:szCs w:val="24"/>
          </w:rPr>
          <w:t xml:space="preserve"> - коэффициент молекулярной диффузии примеси </w:t>
        </w:r>
        <w:r>
          <w:rPr>
            <w:szCs w:val="24"/>
            <w:lang w:val="en-US"/>
          </w:rPr>
          <w:t>v</w:t>
        </w:r>
        <w:r w:rsidRPr="00E67110">
          <w:rPr>
            <w:szCs w:val="24"/>
          </w:rPr>
          <w:t xml:space="preserve"> </w:t>
        </w:r>
        <w:r>
          <w:rPr>
            <w:szCs w:val="24"/>
          </w:rPr>
          <w:t xml:space="preserve">в парогазовой среде в ячейке </w:t>
        </w:r>
        <w:r>
          <w:rPr>
            <w:szCs w:val="24"/>
            <w:lang w:val="en-US"/>
          </w:rPr>
          <w:t>i</w:t>
        </w:r>
        <w:r>
          <w:rPr>
            <w:szCs w:val="24"/>
          </w:rPr>
          <w:t xml:space="preserve"> (м</w:t>
        </w:r>
        <w:r w:rsidRPr="00E67110">
          <w:rPr>
            <w:szCs w:val="24"/>
            <w:vertAlign w:val="superscript"/>
          </w:rPr>
          <w:t>2</w:t>
        </w:r>
        <w:r>
          <w:rPr>
            <w:szCs w:val="24"/>
          </w:rPr>
          <w:t>/с).</w:t>
        </w:r>
      </w:ins>
    </w:p>
    <w:p w:rsidR="00DD75B3" w:rsidRDefault="00DD75B3" w:rsidP="00233B96">
      <w:pPr>
        <w:rPr>
          <w:ins w:id="1487" w:author="Шайтан-машина" w:date="2017-01-04T13:01:00Z"/>
          <w:szCs w:val="24"/>
        </w:rPr>
      </w:pPr>
      <w:ins w:id="1488" w:author="Шайтан-машина" w:date="2017-01-04T13:01:00Z">
        <w:r>
          <w:rPr>
            <w:szCs w:val="24"/>
          </w:rPr>
          <w:t xml:space="preserve">Очевидно, что величина </w:t>
        </w:r>
      </w:ins>
      <w:ins w:id="1489" w:author="Шайтан-машина" w:date="2017-01-04T13:01:00Z">
        <w:r w:rsidR="000837ED" w:rsidRPr="000837ED">
          <w:rPr>
            <w:position w:val="-14"/>
          </w:rPr>
          <w:object w:dxaOrig="320" w:dyaOrig="400">
            <v:shape id="_x0000_i1117" type="#_x0000_t75" style="width:15.8pt;height:20.2pt" o:ole="">
              <v:imagedata r:id="rId261" o:title=""/>
            </v:shape>
            <o:OLEObject Type="Embed" ProgID="Equation.3" ShapeID="_x0000_i1117" DrawAspect="Content" ObjectID="_1549710442" r:id="rId262"/>
          </w:object>
        </w:r>
      </w:ins>
      <w:ins w:id="1490" w:author="Шайтан-машина" w:date="2017-01-04T13:01:00Z">
        <w:r>
          <w:rPr>
            <w:szCs w:val="24"/>
          </w:rPr>
          <w:t xml:space="preserve"> должна существенно зависеть от величины коэффициента молекулярной диффузии. Для его вычисления используется модель </w:t>
        </w:r>
      </w:ins>
      <w:ins w:id="1491" w:author="Шайтан-машина" w:date="2017-01-28T15:05:00Z">
        <w:r w:rsidR="000837ED">
          <w:rPr>
            <w:szCs w:val="24"/>
          </w:rPr>
          <w:t>Бланка</w:t>
        </w:r>
      </w:ins>
      <w:ins w:id="1492" w:author="Шайтан-машина" w:date="2017-01-04T13:01:00Z">
        <w:r>
          <w:rPr>
            <w:szCs w:val="24"/>
          </w:rPr>
          <w:t xml:space="preserve"> </w:t>
        </w:r>
        <w:r w:rsidRPr="004D7CA5">
          <w:rPr>
            <w:szCs w:val="24"/>
          </w:rPr>
          <w:t>[</w:t>
        </w:r>
      </w:ins>
      <w:ins w:id="1493" w:author="Шайтан-машина" w:date="2017-01-04T13:07:00Z">
        <w:r w:rsidR="00FF21EC">
          <w:rPr>
            <w:szCs w:val="24"/>
            <w:lang w:val="en-US"/>
          </w:rPr>
          <w:fldChar w:fldCharType="begin"/>
        </w:r>
        <w:r w:rsidR="005A452A" w:rsidRPr="000837ED">
          <w:rPr>
            <w:szCs w:val="24"/>
          </w:rPr>
          <w:instrText xml:space="preserve"> </w:instrText>
        </w:r>
        <w:r w:rsidR="005A452A">
          <w:rPr>
            <w:szCs w:val="24"/>
            <w:lang w:val="en-US"/>
          </w:rPr>
          <w:instrText>REF</w:instrText>
        </w:r>
        <w:r w:rsidR="005A452A" w:rsidRPr="000837ED">
          <w:rPr>
            <w:szCs w:val="24"/>
          </w:rPr>
          <w:instrText xml:space="preserve"> _</w:instrText>
        </w:r>
        <w:r w:rsidR="005A452A">
          <w:rPr>
            <w:szCs w:val="24"/>
            <w:lang w:val="en-US"/>
          </w:rPr>
          <w:instrText>Ref</w:instrText>
        </w:r>
        <w:r w:rsidR="005A452A" w:rsidRPr="000837ED">
          <w:rPr>
            <w:szCs w:val="24"/>
          </w:rPr>
          <w:instrText>417407682 \</w:instrText>
        </w:r>
        <w:r w:rsidR="005A452A">
          <w:rPr>
            <w:szCs w:val="24"/>
            <w:lang w:val="en-US"/>
          </w:rPr>
          <w:instrText>r</w:instrText>
        </w:r>
        <w:r w:rsidR="005A452A" w:rsidRPr="000837ED">
          <w:rPr>
            <w:szCs w:val="24"/>
          </w:rPr>
          <w:instrText xml:space="preserve"> \</w:instrText>
        </w:r>
        <w:r w:rsidR="005A452A">
          <w:rPr>
            <w:szCs w:val="24"/>
            <w:lang w:val="en-US"/>
          </w:rPr>
          <w:instrText>h</w:instrText>
        </w:r>
        <w:r w:rsidR="005A452A" w:rsidRPr="000837ED">
          <w:rPr>
            <w:szCs w:val="24"/>
          </w:rPr>
          <w:instrText xml:space="preserve"> </w:instrText>
        </w:r>
      </w:ins>
      <w:r w:rsidR="00FF21EC">
        <w:rPr>
          <w:szCs w:val="24"/>
          <w:lang w:val="en-US"/>
        </w:rPr>
      </w:r>
      <w:r w:rsidR="00FF21EC">
        <w:rPr>
          <w:szCs w:val="24"/>
          <w:lang w:val="en-US"/>
        </w:rPr>
        <w:fldChar w:fldCharType="separate"/>
      </w:r>
      <w:ins w:id="1494" w:author="Tsaun" w:date="2017-02-22T15:30:00Z">
        <w:r w:rsidR="00226569">
          <w:rPr>
            <w:b/>
            <w:bCs/>
            <w:szCs w:val="24"/>
          </w:rPr>
          <w:t>Ошибка! Источник ссылки не найден.</w:t>
        </w:r>
      </w:ins>
      <w:ins w:id="1495" w:author="Томащик" w:date="2017-01-19T16:46:00Z">
        <w:del w:id="1496" w:author="Tsaun" w:date="2017-02-22T15:29:00Z">
          <w:r w:rsidR="002F5999" w:rsidRPr="000837ED" w:rsidDel="00226569">
            <w:rPr>
              <w:szCs w:val="24"/>
            </w:rPr>
            <w:delText>129</w:delText>
          </w:r>
        </w:del>
      </w:ins>
      <w:ins w:id="1497" w:author="Шайтан-машина" w:date="2017-01-04T13:07:00Z">
        <w:r w:rsidR="00FF21EC">
          <w:rPr>
            <w:szCs w:val="24"/>
            <w:lang w:val="en-US"/>
          </w:rPr>
          <w:fldChar w:fldCharType="end"/>
        </w:r>
      </w:ins>
      <w:ins w:id="1498" w:author="Шайтан-машина" w:date="2017-01-04T13:01:00Z">
        <w:r w:rsidRPr="000837ED">
          <w:rPr>
            <w:szCs w:val="24"/>
          </w:rPr>
          <w:t>]</w:t>
        </w:r>
      </w:ins>
    </w:p>
    <w:tbl>
      <w:tblPr>
        <w:tblW w:w="9206" w:type="dxa"/>
        <w:tblInd w:w="648" w:type="dxa"/>
        <w:tblLook w:val="01E0" w:firstRow="1" w:lastRow="1" w:firstColumn="1" w:lastColumn="1" w:noHBand="0" w:noVBand="0"/>
      </w:tblPr>
      <w:tblGrid>
        <w:gridCol w:w="7930"/>
        <w:gridCol w:w="1276"/>
      </w:tblGrid>
      <w:tr w:rsidR="00DD75B3" w:rsidRPr="00B72A74" w:rsidTr="00DD75B3">
        <w:trPr>
          <w:ins w:id="1499" w:author="Шайтан-машина" w:date="2017-01-04T13:01:00Z"/>
        </w:trPr>
        <w:tc>
          <w:tcPr>
            <w:tcW w:w="7943" w:type="dxa"/>
            <w:vAlign w:val="center"/>
          </w:tcPr>
          <w:p w:rsidR="00DD75B3" w:rsidRPr="00B72A74" w:rsidRDefault="000837ED" w:rsidP="00DD75B3">
            <w:pPr>
              <w:ind w:firstLine="203"/>
              <w:rPr>
                <w:ins w:id="1500" w:author="Шайтан-машина" w:date="2017-01-04T13:01:00Z"/>
              </w:rPr>
            </w:pPr>
            <w:ins w:id="1501" w:author="Шайтан-машина" w:date="2017-01-04T13:01:00Z">
              <w:r w:rsidRPr="000837ED">
                <w:rPr>
                  <w:position w:val="-48"/>
                </w:rPr>
                <w:object w:dxaOrig="1700" w:dyaOrig="1120">
                  <v:shape id="_x0000_i1118" type="#_x0000_t75" style="width:84.55pt;height:56.2pt" o:ole="">
                    <v:imagedata r:id="rId263" o:title=""/>
                  </v:shape>
                  <o:OLEObject Type="Embed" ProgID="Equation.3" ShapeID="_x0000_i1118" DrawAspect="Content" ObjectID="_1549710443" r:id="rId264"/>
                </w:object>
              </w:r>
            </w:ins>
            <w:ins w:id="1502" w:author="Шайтан-машина" w:date="2017-01-04T13:01:00Z">
              <w:r w:rsidR="00DD75B3" w:rsidRPr="00B72A74">
                <w:t>,</w:t>
              </w:r>
            </w:ins>
          </w:p>
        </w:tc>
        <w:tc>
          <w:tcPr>
            <w:tcW w:w="1263" w:type="dxa"/>
            <w:vAlign w:val="center"/>
          </w:tcPr>
          <w:p w:rsidR="00DD75B3" w:rsidRPr="004C54D2" w:rsidRDefault="00DD75B3" w:rsidP="00DD75B3">
            <w:pPr>
              <w:pStyle w:val="affffffffff"/>
              <w:rPr>
                <w:ins w:id="1503" w:author="Шайтан-машина" w:date="2017-01-04T13:01:00Z"/>
              </w:rPr>
            </w:pPr>
            <w:ins w:id="1504"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505"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506" w:author="Tsaun" w:date="2017-02-22T15:30:00Z">
              <w:r w:rsidR="00226569">
                <w:rPr>
                  <w:noProof/>
                </w:rPr>
                <w:t>32</w:t>
              </w:r>
            </w:ins>
            <w:ins w:id="1507" w:author="Томащик" w:date="2017-01-19T16:46:00Z">
              <w:del w:id="1508" w:author="Tsaun" w:date="2017-02-22T15:29:00Z">
                <w:r w:rsidR="002F5999" w:rsidDel="00226569">
                  <w:rPr>
                    <w:noProof/>
                  </w:rPr>
                  <w:delText>37</w:delText>
                </w:r>
              </w:del>
            </w:ins>
            <w:ins w:id="1509" w:author="Шайтан-машина" w:date="2017-01-05T18:11:00Z">
              <w:del w:id="1510" w:author="Tsaun" w:date="2017-02-22T15:29:00Z">
                <w:r w:rsidR="00C7157B" w:rsidRPr="004C54D2" w:rsidDel="00226569">
                  <w:rPr>
                    <w:noProof/>
                  </w:rPr>
                  <w:delText>36</w:delText>
                </w:r>
              </w:del>
            </w:ins>
            <w:ins w:id="1511" w:author="Шайтан-машина" w:date="2017-01-04T13:01:00Z">
              <w:r w:rsidR="00FF21EC" w:rsidRPr="004C54D2">
                <w:fldChar w:fldCharType="end"/>
              </w:r>
              <w:r w:rsidRPr="004C54D2">
                <w:t>)</w:t>
              </w:r>
            </w:ins>
          </w:p>
        </w:tc>
      </w:tr>
    </w:tbl>
    <w:p w:rsidR="00DD75B3" w:rsidRPr="00B72A74" w:rsidRDefault="00DD75B3" w:rsidP="00DD75B3">
      <w:pPr>
        <w:ind w:firstLine="0"/>
        <w:rPr>
          <w:ins w:id="1512" w:author="Шайтан-машина" w:date="2017-01-04T13:01:00Z"/>
          <w:szCs w:val="24"/>
        </w:rPr>
      </w:pPr>
      <w:ins w:id="1513" w:author="Шайтан-машина" w:date="2017-01-04T13:01:00Z">
        <w:r w:rsidRPr="00B72A74">
          <w:rPr>
            <w:szCs w:val="24"/>
          </w:rPr>
          <w:t xml:space="preserve">где </w:t>
        </w:r>
        <w:r w:rsidRPr="00B72A74">
          <w:rPr>
            <w:i/>
            <w:szCs w:val="24"/>
            <w:lang w:val="en-US"/>
          </w:rPr>
          <w:t>y</w:t>
        </w:r>
      </w:ins>
      <w:ins w:id="1514" w:author="Шайтан-машина" w:date="2017-01-28T15:06:00Z">
        <w:r w:rsidR="000837ED">
          <w:rPr>
            <w:szCs w:val="24"/>
            <w:vertAlign w:val="subscript"/>
            <w:lang w:val="en-US"/>
          </w:rPr>
          <w:t>j</w:t>
        </w:r>
      </w:ins>
      <w:ins w:id="1515" w:author="Шайтан-машина" w:date="2017-01-04T13:01:00Z">
        <w:r w:rsidRPr="00B72A74">
          <w:rPr>
            <w:szCs w:val="24"/>
          </w:rPr>
          <w:t xml:space="preserve">— молярная доля </w:t>
        </w:r>
      </w:ins>
      <w:ins w:id="1516" w:author="Шайтан-машина" w:date="2017-01-28T15:06:00Z">
        <w:r w:rsidR="000837ED">
          <w:rPr>
            <w:szCs w:val="24"/>
            <w:lang w:val="en-US"/>
          </w:rPr>
          <w:t>j</w:t>
        </w:r>
      </w:ins>
      <w:ins w:id="1517" w:author="Шайтан-машина" w:date="2017-01-04T13:01:00Z">
        <w:r w:rsidRPr="00B72A74">
          <w:rPr>
            <w:szCs w:val="24"/>
          </w:rPr>
          <w:t>-ой фракции</w:t>
        </w:r>
      </w:ins>
      <w:ins w:id="1518" w:author="Шайтан-машина" w:date="2017-01-28T15:06:00Z">
        <w:r w:rsidR="000837ED">
          <w:rPr>
            <w:szCs w:val="24"/>
          </w:rPr>
          <w:t xml:space="preserve"> </w:t>
        </w:r>
      </w:ins>
      <w:ins w:id="1519" w:author="Шайтан-машина" w:date="2017-01-28T15:07:00Z">
        <w:r w:rsidR="000837ED">
          <w:rPr>
            <w:szCs w:val="24"/>
          </w:rPr>
          <w:t xml:space="preserve">несущей </w:t>
        </w:r>
      </w:ins>
      <w:ins w:id="1520" w:author="Шайтан-машина" w:date="2017-01-28T15:08:00Z">
        <w:r w:rsidR="000837ED">
          <w:rPr>
            <w:szCs w:val="24"/>
          </w:rPr>
          <w:t>среды</w:t>
        </w:r>
      </w:ins>
      <w:ins w:id="1521" w:author="Шайтан-машина" w:date="2017-01-28T15:12:00Z">
        <w:r w:rsidR="000837ED">
          <w:rPr>
            <w:szCs w:val="24"/>
          </w:rPr>
          <w:t xml:space="preserve"> (воздуха, водяного пара, неконденсируемого газа)</w:t>
        </w:r>
      </w:ins>
      <w:ins w:id="1522" w:author="Шайтан-машина" w:date="2017-01-04T13:01:00Z">
        <w:r w:rsidRPr="00B72A74">
          <w:rPr>
            <w:szCs w:val="24"/>
          </w:rPr>
          <w:t xml:space="preserve">, </w:t>
        </w:r>
        <w:r w:rsidRPr="00B72A74">
          <w:rPr>
            <w:i/>
            <w:szCs w:val="24"/>
            <w:lang w:val="en-US"/>
          </w:rPr>
          <w:t>D</w:t>
        </w:r>
      </w:ins>
      <w:ins w:id="1523" w:author="Шайтан-машина" w:date="2017-01-28T15:08:00Z">
        <w:r w:rsidR="000837ED">
          <w:rPr>
            <w:szCs w:val="24"/>
            <w:vertAlign w:val="subscript"/>
            <w:lang w:val="en-US"/>
          </w:rPr>
          <w:t>v</w:t>
        </w:r>
      </w:ins>
      <w:ins w:id="1524" w:author="Шайтан-машина" w:date="2017-01-04T13:01:00Z">
        <w:r w:rsidRPr="00B72A74">
          <w:rPr>
            <w:szCs w:val="24"/>
            <w:vertAlign w:val="subscript"/>
          </w:rPr>
          <w:t>,</w:t>
        </w:r>
      </w:ins>
      <w:ins w:id="1525" w:author="Шайтан-машина" w:date="2017-01-28T15:08:00Z">
        <w:r w:rsidR="000837ED">
          <w:rPr>
            <w:szCs w:val="24"/>
            <w:vertAlign w:val="subscript"/>
            <w:lang w:val="en-US"/>
          </w:rPr>
          <w:t>j</w:t>
        </w:r>
        <w:r w:rsidR="000837ED" w:rsidRPr="000837ED">
          <w:rPr>
            <w:szCs w:val="24"/>
            <w:vertAlign w:val="subscript"/>
          </w:rPr>
          <w:t xml:space="preserve"> </w:t>
        </w:r>
      </w:ins>
      <w:ins w:id="1526" w:author="Шайтан-машина" w:date="2017-01-04T13:01:00Z">
        <w:r w:rsidRPr="00B72A74">
          <w:rPr>
            <w:szCs w:val="24"/>
          </w:rPr>
          <w:t xml:space="preserve">— коэффициент бинарной диффузии </w:t>
        </w:r>
      </w:ins>
      <w:ins w:id="1527" w:author="Шайтан-машина" w:date="2017-01-28T15:08:00Z">
        <w:r w:rsidR="000837ED">
          <w:rPr>
            <w:i/>
            <w:szCs w:val="24"/>
            <w:lang w:val="en-US"/>
          </w:rPr>
          <w:t>v</w:t>
        </w:r>
        <w:r w:rsidR="000837ED" w:rsidRPr="000837ED">
          <w:rPr>
            <w:i/>
            <w:szCs w:val="24"/>
          </w:rPr>
          <w:t>-</w:t>
        </w:r>
        <w:r w:rsidR="000837ED">
          <w:rPr>
            <w:szCs w:val="24"/>
          </w:rPr>
          <w:t xml:space="preserve">го соединения </w:t>
        </w:r>
      </w:ins>
      <w:ins w:id="1528" w:author="Шайтан-машина" w:date="2017-01-04T13:01:00Z">
        <w:r w:rsidRPr="00B72A74">
          <w:rPr>
            <w:szCs w:val="24"/>
          </w:rPr>
          <w:t>ПД в</w:t>
        </w:r>
      </w:ins>
      <w:ins w:id="1529" w:author="Шайтан-машина" w:date="2017-01-28T15:09:00Z">
        <w:r w:rsidR="000837ED">
          <w:rPr>
            <w:szCs w:val="24"/>
          </w:rPr>
          <w:t xml:space="preserve"> </w:t>
        </w:r>
        <w:r w:rsidR="000837ED">
          <w:rPr>
            <w:szCs w:val="24"/>
            <w:lang w:val="en-US"/>
          </w:rPr>
          <w:t>j</w:t>
        </w:r>
        <w:r w:rsidR="000837ED" w:rsidRPr="00B72A74">
          <w:rPr>
            <w:szCs w:val="24"/>
          </w:rPr>
          <w:t>-ой фракции</w:t>
        </w:r>
      </w:ins>
      <w:ins w:id="1530" w:author="Шайтан-машина" w:date="2017-01-04T13:01:00Z">
        <w:r w:rsidRPr="00B72A74">
          <w:rPr>
            <w:szCs w:val="24"/>
          </w:rPr>
          <w:t xml:space="preserve"> </w:t>
        </w:r>
      </w:ins>
      <w:ins w:id="1531" w:author="Шайтан-машина" w:date="2017-01-28T15:09:00Z">
        <w:r w:rsidR="000837ED">
          <w:rPr>
            <w:szCs w:val="24"/>
          </w:rPr>
          <w:t xml:space="preserve">несущей </w:t>
        </w:r>
      </w:ins>
      <w:ins w:id="1532" w:author="Шайтан-машина" w:date="2017-01-04T13:01:00Z">
        <w:r w:rsidRPr="00B72A74">
          <w:rPr>
            <w:szCs w:val="24"/>
          </w:rPr>
          <w:t>сред</w:t>
        </w:r>
      </w:ins>
      <w:ins w:id="1533" w:author="Шайтан-машина" w:date="2017-01-28T15:09:00Z">
        <w:r w:rsidR="000837ED">
          <w:rPr>
            <w:szCs w:val="24"/>
          </w:rPr>
          <w:t>ы</w:t>
        </w:r>
      </w:ins>
      <w:ins w:id="1534" w:author="Шайтан-машина" w:date="2017-01-28T16:10:00Z">
        <w:r w:rsidR="000837ED" w:rsidRPr="000837ED">
          <w:rPr>
            <w:szCs w:val="24"/>
          </w:rPr>
          <w:t xml:space="preserve"> (</w:t>
        </w:r>
        <w:r w:rsidR="000837ED">
          <w:rPr>
            <w:szCs w:val="24"/>
          </w:rPr>
          <w:t>м</w:t>
        </w:r>
        <w:r w:rsidR="000837ED" w:rsidRPr="000837ED">
          <w:rPr>
            <w:szCs w:val="24"/>
            <w:vertAlign w:val="superscript"/>
          </w:rPr>
          <w:t>2</w:t>
        </w:r>
        <w:r w:rsidR="000837ED">
          <w:rPr>
            <w:szCs w:val="24"/>
          </w:rPr>
          <w:t>/с)</w:t>
        </w:r>
      </w:ins>
      <w:ins w:id="1535" w:author="Шайтан-машина" w:date="2017-01-28T15:09:00Z">
        <w:r w:rsidR="000837ED">
          <w:rPr>
            <w:szCs w:val="24"/>
          </w:rPr>
          <w:t>. Он</w:t>
        </w:r>
      </w:ins>
      <w:ins w:id="1536" w:author="Шайтан-машина" w:date="2017-01-04T13:01:00Z">
        <w:r w:rsidRPr="00B72A74">
          <w:rPr>
            <w:szCs w:val="24"/>
          </w:rPr>
          <w:t xml:space="preserve"> определяется как [</w:t>
        </w:r>
      </w:ins>
      <w:ins w:id="1537" w:author="Шайтан-машина" w:date="2017-01-28T15:12:00Z">
        <w:r w:rsidR="00FF21EC">
          <w:rPr>
            <w:szCs w:val="24"/>
            <w:lang w:val="en-US"/>
          </w:rPr>
          <w:fldChar w:fldCharType="begin"/>
        </w:r>
        <w:r w:rsidR="000837ED" w:rsidRPr="000837ED">
          <w:rPr>
            <w:szCs w:val="24"/>
          </w:rPr>
          <w:instrText xml:space="preserve"> </w:instrText>
        </w:r>
        <w:r w:rsidR="000837ED">
          <w:rPr>
            <w:szCs w:val="24"/>
            <w:lang w:val="en-US"/>
          </w:rPr>
          <w:instrText>REF</w:instrText>
        </w:r>
        <w:r w:rsidR="000837ED" w:rsidRPr="000837ED">
          <w:rPr>
            <w:szCs w:val="24"/>
          </w:rPr>
          <w:instrText xml:space="preserve"> _</w:instrText>
        </w:r>
        <w:r w:rsidR="000837ED">
          <w:rPr>
            <w:szCs w:val="24"/>
            <w:lang w:val="en-US"/>
          </w:rPr>
          <w:instrText>Ref</w:instrText>
        </w:r>
        <w:r w:rsidR="000837ED" w:rsidRPr="000837ED">
          <w:rPr>
            <w:szCs w:val="24"/>
          </w:rPr>
          <w:instrText>417407682 \</w:instrText>
        </w:r>
        <w:r w:rsidR="000837ED">
          <w:rPr>
            <w:szCs w:val="24"/>
            <w:lang w:val="en-US"/>
          </w:rPr>
          <w:instrText>r</w:instrText>
        </w:r>
        <w:r w:rsidR="000837ED" w:rsidRPr="000837ED">
          <w:rPr>
            <w:szCs w:val="24"/>
          </w:rPr>
          <w:instrText xml:space="preserve"> \</w:instrText>
        </w:r>
        <w:r w:rsidR="000837ED">
          <w:rPr>
            <w:szCs w:val="24"/>
            <w:lang w:val="en-US"/>
          </w:rPr>
          <w:instrText>h</w:instrText>
        </w:r>
        <w:r w:rsidR="000837ED" w:rsidRPr="000837ED">
          <w:rPr>
            <w:szCs w:val="24"/>
          </w:rPr>
          <w:instrText xml:space="preserve"> </w:instrText>
        </w:r>
      </w:ins>
      <w:r w:rsidR="00FF21EC">
        <w:rPr>
          <w:szCs w:val="24"/>
          <w:lang w:val="en-US"/>
        </w:rPr>
      </w:r>
      <w:ins w:id="1538" w:author="Шайтан-машина" w:date="2017-01-28T15:12:00Z">
        <w:r w:rsidR="00FF21EC">
          <w:rPr>
            <w:szCs w:val="24"/>
            <w:lang w:val="en-US"/>
          </w:rPr>
          <w:fldChar w:fldCharType="separate"/>
        </w:r>
      </w:ins>
      <w:ins w:id="1539" w:author="Tsaun" w:date="2017-02-22T15:30:00Z">
        <w:r w:rsidR="00226569">
          <w:rPr>
            <w:b/>
            <w:bCs/>
            <w:szCs w:val="24"/>
          </w:rPr>
          <w:t>Ошибка! Источник ссылки не найден.</w:t>
        </w:r>
      </w:ins>
      <w:ins w:id="1540" w:author="Шайтан-машина" w:date="2017-01-28T15:12:00Z">
        <w:del w:id="1541" w:author="Tsaun" w:date="2017-02-22T15:29:00Z">
          <w:r w:rsidR="000837ED" w:rsidRPr="000837ED" w:rsidDel="00226569">
            <w:rPr>
              <w:szCs w:val="24"/>
            </w:rPr>
            <w:delText>129</w:delText>
          </w:r>
        </w:del>
        <w:r w:rsidR="00FF21EC">
          <w:rPr>
            <w:szCs w:val="24"/>
            <w:lang w:val="en-US"/>
          </w:rPr>
          <w:fldChar w:fldCharType="end"/>
        </w:r>
      </w:ins>
      <w:ins w:id="1542" w:author="Шайтан-машина" w:date="2017-01-04T13:01:00Z">
        <w:r w:rsidRPr="00B72A74">
          <w:rPr>
            <w:szCs w:val="24"/>
          </w:rPr>
          <w:t>]</w:t>
        </w:r>
      </w:ins>
    </w:p>
    <w:tbl>
      <w:tblPr>
        <w:tblW w:w="9206" w:type="dxa"/>
        <w:tblInd w:w="648" w:type="dxa"/>
        <w:tblLook w:val="01E0" w:firstRow="1" w:lastRow="1" w:firstColumn="1" w:lastColumn="1" w:noHBand="0" w:noVBand="0"/>
      </w:tblPr>
      <w:tblGrid>
        <w:gridCol w:w="7930"/>
        <w:gridCol w:w="1276"/>
      </w:tblGrid>
      <w:tr w:rsidR="00DD75B3" w:rsidRPr="00B72A74" w:rsidTr="00DD75B3">
        <w:trPr>
          <w:ins w:id="1543" w:author="Шайтан-машина" w:date="2017-01-04T13:01:00Z"/>
        </w:trPr>
        <w:tc>
          <w:tcPr>
            <w:tcW w:w="7959" w:type="dxa"/>
            <w:vAlign w:val="center"/>
          </w:tcPr>
          <w:p w:rsidR="00DD75B3" w:rsidRPr="00B72A74" w:rsidRDefault="000837ED" w:rsidP="00DD75B3">
            <w:pPr>
              <w:ind w:firstLine="203"/>
              <w:rPr>
                <w:ins w:id="1544" w:author="Шайтан-машина" w:date="2017-01-04T13:01:00Z"/>
              </w:rPr>
            </w:pPr>
            <w:ins w:id="1545" w:author="Шайтан-машина" w:date="2017-01-28T15:11:00Z">
              <w:r w:rsidRPr="000837ED">
                <w:rPr>
                  <w:position w:val="-32"/>
                  <w:sz w:val="28"/>
                  <w:szCs w:val="28"/>
                </w:rPr>
                <w:object w:dxaOrig="3360" w:dyaOrig="1200">
                  <v:shape id="_x0000_i1119" type="#_x0000_t75" style="width:164.2pt;height:56.2pt" o:ole="">
                    <v:imagedata r:id="rId265" o:title=""/>
                  </v:shape>
                  <o:OLEObject Type="Embed" ProgID="Equation.3" ShapeID="_x0000_i1119" DrawAspect="Content" ObjectID="_1549710444" r:id="rId266"/>
                </w:object>
              </w:r>
            </w:ins>
            <w:ins w:id="1546" w:author="Шайтан-машина" w:date="2017-01-04T13:01:00Z">
              <w:r w:rsidR="00DD75B3" w:rsidRPr="00B72A74">
                <w:t>,</w:t>
              </w:r>
            </w:ins>
          </w:p>
        </w:tc>
        <w:tc>
          <w:tcPr>
            <w:tcW w:w="1247" w:type="dxa"/>
            <w:vAlign w:val="center"/>
          </w:tcPr>
          <w:p w:rsidR="00DD75B3" w:rsidRPr="004C54D2" w:rsidRDefault="00DD75B3" w:rsidP="00DD75B3">
            <w:pPr>
              <w:pStyle w:val="affffffffff"/>
              <w:rPr>
                <w:ins w:id="1547" w:author="Шайтан-машина" w:date="2017-01-04T13:01:00Z"/>
              </w:rPr>
            </w:pPr>
            <w:ins w:id="1548"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549"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550" w:author="Tsaun" w:date="2017-02-22T15:30:00Z">
              <w:r w:rsidR="00226569">
                <w:rPr>
                  <w:noProof/>
                </w:rPr>
                <w:t>33</w:t>
              </w:r>
            </w:ins>
            <w:ins w:id="1551" w:author="Томащик" w:date="2017-01-19T16:46:00Z">
              <w:del w:id="1552" w:author="Tsaun" w:date="2017-02-22T15:29:00Z">
                <w:r w:rsidR="002F5999" w:rsidDel="00226569">
                  <w:rPr>
                    <w:noProof/>
                  </w:rPr>
                  <w:delText>38</w:delText>
                </w:r>
              </w:del>
            </w:ins>
            <w:ins w:id="1553" w:author="Шайтан-машина" w:date="2017-01-05T18:11:00Z">
              <w:del w:id="1554" w:author="Tsaun" w:date="2017-02-22T15:29:00Z">
                <w:r w:rsidR="00C7157B" w:rsidRPr="004C54D2" w:rsidDel="00226569">
                  <w:rPr>
                    <w:noProof/>
                  </w:rPr>
                  <w:delText>37</w:delText>
                </w:r>
              </w:del>
            </w:ins>
            <w:ins w:id="1555" w:author="Шайтан-машина" w:date="2017-01-04T13:01:00Z">
              <w:r w:rsidR="00FF21EC" w:rsidRPr="004C54D2">
                <w:fldChar w:fldCharType="end"/>
              </w:r>
              <w:r w:rsidRPr="004C54D2">
                <w:t>)</w:t>
              </w:r>
            </w:ins>
          </w:p>
        </w:tc>
      </w:tr>
    </w:tbl>
    <w:p w:rsidR="00DD75B3" w:rsidRDefault="00DD75B3" w:rsidP="00DD75B3">
      <w:pPr>
        <w:ind w:firstLine="0"/>
        <w:rPr>
          <w:ins w:id="1556" w:author="Шайтан-машина" w:date="2017-01-28T16:20:00Z"/>
          <w:szCs w:val="24"/>
        </w:rPr>
      </w:pPr>
      <w:ins w:id="1557" w:author="Шайтан-машина" w:date="2017-01-04T13:01:00Z">
        <w:r w:rsidRPr="00B72A74">
          <w:rPr>
            <w:szCs w:val="24"/>
          </w:rPr>
          <w:t xml:space="preserve">где </w:t>
        </w:r>
        <w:r w:rsidRPr="00B72A74">
          <w:rPr>
            <w:i/>
            <w:szCs w:val="24"/>
            <w:lang w:val="en-US"/>
          </w:rPr>
          <w:t>P</w:t>
        </w:r>
        <w:r w:rsidRPr="00B72A74">
          <w:rPr>
            <w:szCs w:val="24"/>
          </w:rPr>
          <w:t xml:space="preserve"> — давление в системе</w:t>
        </w:r>
      </w:ins>
      <w:ins w:id="1558" w:author="Шайтан-машина" w:date="2017-01-28T16:11:00Z">
        <w:r w:rsidR="000837ED">
          <w:rPr>
            <w:szCs w:val="24"/>
          </w:rPr>
          <w:t xml:space="preserve"> (Па)</w:t>
        </w:r>
      </w:ins>
      <w:ins w:id="1559" w:author="Шайтан-машина" w:date="2017-01-04T13:01:00Z">
        <w:r w:rsidRPr="00B72A74">
          <w:rPr>
            <w:szCs w:val="24"/>
          </w:rPr>
          <w:t>,</w:t>
        </w:r>
      </w:ins>
      <w:ins w:id="1560" w:author="Шайтан-машина" w:date="2017-01-28T16:11:00Z">
        <w:r w:rsidR="000837ED">
          <w:rPr>
            <w:szCs w:val="24"/>
          </w:rPr>
          <w:t xml:space="preserve"> </w:t>
        </w:r>
      </w:ins>
      <w:ins w:id="1561" w:author="Шайтан-машина" w:date="2017-01-28T16:11:00Z">
        <w:r w:rsidR="000837ED" w:rsidRPr="00350DEA">
          <w:rPr>
            <w:position w:val="-12"/>
          </w:rPr>
          <w:object w:dxaOrig="320" w:dyaOrig="360">
            <v:shape id="_x0000_i1120" type="#_x0000_t75" style="width:15.8pt;height:17.45pt" o:ole="">
              <v:imagedata r:id="rId267" o:title=""/>
            </v:shape>
            <o:OLEObject Type="Embed" ProgID="Equation.3" ShapeID="_x0000_i1120" DrawAspect="Content" ObjectID="_1549710445" r:id="rId268"/>
          </w:object>
        </w:r>
      </w:ins>
      <w:ins w:id="1562" w:author="Шайтан-машина" w:date="2017-01-28T16:11:00Z">
        <w:r w:rsidR="000837ED">
          <w:rPr>
            <w:szCs w:val="24"/>
          </w:rPr>
          <w:t xml:space="preserve"> и </w:t>
        </w:r>
      </w:ins>
      <w:ins w:id="1563" w:author="Шайтан-машина" w:date="2017-01-28T16:11:00Z">
        <w:r w:rsidR="000837ED" w:rsidRPr="00350DEA">
          <w:rPr>
            <w:position w:val="-14"/>
          </w:rPr>
          <w:object w:dxaOrig="320" w:dyaOrig="380">
            <v:shape id="_x0000_i1121" type="#_x0000_t75" style="width:15.8pt;height:19.65pt" o:ole="">
              <v:imagedata r:id="rId269" o:title=""/>
            </v:shape>
            <o:OLEObject Type="Embed" ProgID="Equation.3" ShapeID="_x0000_i1121" DrawAspect="Content" ObjectID="_1549710446" r:id="rId270"/>
          </w:object>
        </w:r>
      </w:ins>
      <w:ins w:id="1564" w:author="Шайтан-машина" w:date="2017-01-28T16:11:00Z">
        <w:r w:rsidR="000837ED">
          <w:rPr>
            <w:szCs w:val="24"/>
          </w:rPr>
          <w:t xml:space="preserve"> - молярные массы рассматриваемого соединения </w:t>
        </w:r>
        <w:r w:rsidR="000837ED">
          <w:rPr>
            <w:szCs w:val="24"/>
            <w:lang w:val="en-US"/>
          </w:rPr>
          <w:t>v</w:t>
        </w:r>
        <w:r w:rsidR="000837ED" w:rsidRPr="000837ED">
          <w:rPr>
            <w:szCs w:val="24"/>
          </w:rPr>
          <w:t xml:space="preserve"> </w:t>
        </w:r>
        <w:r w:rsidR="000837ED">
          <w:rPr>
            <w:szCs w:val="24"/>
          </w:rPr>
          <w:t xml:space="preserve">и компонента несущей среды </w:t>
        </w:r>
        <w:r w:rsidR="000837ED">
          <w:rPr>
            <w:szCs w:val="24"/>
            <w:lang w:val="en-US"/>
          </w:rPr>
          <w:t>j</w:t>
        </w:r>
        <w:r w:rsidR="000837ED" w:rsidRPr="000837ED">
          <w:rPr>
            <w:szCs w:val="24"/>
          </w:rPr>
          <w:t xml:space="preserve"> </w:t>
        </w:r>
      </w:ins>
      <w:ins w:id="1565" w:author="Шайтан-машина" w:date="2017-01-28T16:12:00Z">
        <w:r w:rsidR="000837ED">
          <w:rPr>
            <w:szCs w:val="24"/>
          </w:rPr>
          <w:t xml:space="preserve">(г/моль), </w:t>
        </w:r>
      </w:ins>
      <w:ins w:id="1566" w:author="Шайтан-машина" w:date="2017-01-28T16:12:00Z">
        <w:r w:rsidR="000837ED" w:rsidRPr="000837ED">
          <w:rPr>
            <w:position w:val="-24"/>
            <w:sz w:val="28"/>
            <w:szCs w:val="28"/>
          </w:rPr>
          <w:object w:dxaOrig="1420" w:dyaOrig="680">
            <v:shape id="_x0000_i1122" type="#_x0000_t75" style="width:69.8pt;height:32.2pt" o:ole="">
              <v:imagedata r:id="rId271" o:title=""/>
            </v:shape>
            <o:OLEObject Type="Embed" ProgID="Equation.3" ShapeID="_x0000_i1122" DrawAspect="Content" ObjectID="_1549710447" r:id="rId272"/>
          </w:object>
        </w:r>
      </w:ins>
      <w:ins w:id="1567" w:author="Шайтан-машина" w:date="2017-01-28T16:12:00Z">
        <w:r w:rsidR="000837ED">
          <w:rPr>
            <w:szCs w:val="24"/>
          </w:rPr>
          <w:t xml:space="preserve"> - эффективный геометрический параметр молек</w:t>
        </w:r>
      </w:ins>
      <w:ins w:id="1568" w:author="Шайтан-машина" w:date="2017-01-28T16:13:00Z">
        <w:r w:rsidR="000837ED">
          <w:rPr>
            <w:szCs w:val="24"/>
          </w:rPr>
          <w:t>у</w:t>
        </w:r>
      </w:ins>
      <w:ins w:id="1569" w:author="Шайтан-машина" w:date="2017-01-28T16:12:00Z">
        <w:r w:rsidR="000837ED">
          <w:rPr>
            <w:szCs w:val="24"/>
          </w:rPr>
          <w:t>л (</w:t>
        </w:r>
      </w:ins>
      <w:ins w:id="1570" w:author="Шайтан-машина" w:date="2017-01-28T16:13:00Z">
        <w:r w:rsidR="000837ED" w:rsidRPr="000837ED">
          <w:rPr>
            <w:szCs w:val="24"/>
          </w:rPr>
          <w:t>Å),</w:t>
        </w:r>
        <w:r w:rsidR="000837ED">
          <w:rPr>
            <w:sz w:val="28"/>
            <w:szCs w:val="28"/>
          </w:rPr>
          <w:t xml:space="preserve"> </w:t>
        </w:r>
      </w:ins>
      <w:ins w:id="1571" w:author="Шайтан-машина" w:date="2017-01-28T16:13:00Z">
        <w:r w:rsidR="000837ED" w:rsidRPr="00350DEA">
          <w:rPr>
            <w:position w:val="-14"/>
          </w:rPr>
          <w:object w:dxaOrig="380" w:dyaOrig="380">
            <v:shape id="_x0000_i1123" type="#_x0000_t75" style="width:19.65pt;height:19.65pt" o:ole="">
              <v:imagedata r:id="rId273" o:title=""/>
            </v:shape>
            <o:OLEObject Type="Embed" ProgID="Equation.3" ShapeID="_x0000_i1123" DrawAspect="Content" ObjectID="_1549710448" r:id="rId274"/>
          </w:object>
        </w:r>
      </w:ins>
      <w:ins w:id="1572" w:author="Шайтан-машина" w:date="2017-01-28T16:13:00Z">
        <w:r w:rsidR="000837ED" w:rsidRPr="000837ED">
          <w:rPr>
            <w:szCs w:val="24"/>
          </w:rPr>
          <w:t xml:space="preserve"> - безразмерный интеграл столкновений.</w:t>
        </w:r>
      </w:ins>
      <w:ins w:id="1573" w:author="Шайтан-машина" w:date="2017-01-28T16:20:00Z">
        <w:r w:rsidR="000837ED">
          <w:rPr>
            <w:szCs w:val="24"/>
          </w:rPr>
          <w:t xml:space="preserve"> Для вычисления величины </w:t>
        </w:r>
      </w:ins>
      <w:ins w:id="1574" w:author="Шайтан-машина" w:date="2017-01-28T16:20:00Z">
        <w:r w:rsidR="000837ED" w:rsidRPr="00350DEA">
          <w:rPr>
            <w:position w:val="-14"/>
          </w:rPr>
          <w:object w:dxaOrig="380" w:dyaOrig="380">
            <v:shape id="_x0000_i1124" type="#_x0000_t75" style="width:19.65pt;height:19.65pt" o:ole="">
              <v:imagedata r:id="rId273" o:title=""/>
            </v:shape>
            <o:OLEObject Type="Embed" ProgID="Equation.3" ShapeID="_x0000_i1124" DrawAspect="Content" ObjectID="_1549710449" r:id="rId275"/>
          </w:object>
        </w:r>
      </w:ins>
      <w:ins w:id="1575" w:author="Шайтан-машина" w:date="2017-01-28T16:20:00Z">
        <w:r w:rsidR="000837ED">
          <w:rPr>
            <w:szCs w:val="24"/>
          </w:rPr>
          <w:t xml:space="preserve"> используется соотношение, рекомендованное в </w:t>
        </w:r>
        <w:r w:rsidR="000837ED" w:rsidRPr="004D7CA5">
          <w:rPr>
            <w:szCs w:val="24"/>
          </w:rPr>
          <w:t>[</w:t>
        </w:r>
        <w:r w:rsidR="00FF21EC">
          <w:rPr>
            <w:szCs w:val="24"/>
            <w:lang w:val="en-US"/>
          </w:rPr>
          <w:fldChar w:fldCharType="begin"/>
        </w:r>
        <w:r w:rsidR="000837ED" w:rsidRPr="000837ED">
          <w:rPr>
            <w:szCs w:val="24"/>
          </w:rPr>
          <w:instrText xml:space="preserve"> </w:instrText>
        </w:r>
        <w:r w:rsidR="000837ED">
          <w:rPr>
            <w:szCs w:val="24"/>
            <w:lang w:val="en-US"/>
          </w:rPr>
          <w:instrText>REF</w:instrText>
        </w:r>
        <w:r w:rsidR="000837ED" w:rsidRPr="000837ED">
          <w:rPr>
            <w:szCs w:val="24"/>
          </w:rPr>
          <w:instrText xml:space="preserve"> _</w:instrText>
        </w:r>
        <w:r w:rsidR="000837ED">
          <w:rPr>
            <w:szCs w:val="24"/>
            <w:lang w:val="en-US"/>
          </w:rPr>
          <w:instrText>Ref</w:instrText>
        </w:r>
        <w:r w:rsidR="000837ED" w:rsidRPr="000837ED">
          <w:rPr>
            <w:szCs w:val="24"/>
          </w:rPr>
          <w:instrText>417407682 \</w:instrText>
        </w:r>
        <w:r w:rsidR="000837ED">
          <w:rPr>
            <w:szCs w:val="24"/>
            <w:lang w:val="en-US"/>
          </w:rPr>
          <w:instrText>r</w:instrText>
        </w:r>
        <w:r w:rsidR="000837ED" w:rsidRPr="000837ED">
          <w:rPr>
            <w:szCs w:val="24"/>
          </w:rPr>
          <w:instrText xml:space="preserve"> \</w:instrText>
        </w:r>
        <w:r w:rsidR="000837ED">
          <w:rPr>
            <w:szCs w:val="24"/>
            <w:lang w:val="en-US"/>
          </w:rPr>
          <w:instrText>h</w:instrText>
        </w:r>
        <w:r w:rsidR="000837ED" w:rsidRPr="000837ED">
          <w:rPr>
            <w:szCs w:val="24"/>
          </w:rPr>
          <w:instrText xml:space="preserve"> </w:instrText>
        </w:r>
      </w:ins>
      <w:r w:rsidR="00FF21EC">
        <w:rPr>
          <w:szCs w:val="24"/>
          <w:lang w:val="en-US"/>
        </w:rPr>
      </w:r>
      <w:ins w:id="1576" w:author="Шайтан-машина" w:date="2017-01-28T16:20:00Z">
        <w:r w:rsidR="00FF21EC">
          <w:rPr>
            <w:szCs w:val="24"/>
            <w:lang w:val="en-US"/>
          </w:rPr>
          <w:fldChar w:fldCharType="separate"/>
        </w:r>
      </w:ins>
      <w:ins w:id="1577" w:author="Tsaun" w:date="2017-02-22T15:30:00Z">
        <w:r w:rsidR="00226569">
          <w:rPr>
            <w:b/>
            <w:bCs/>
            <w:szCs w:val="24"/>
          </w:rPr>
          <w:t>Ошибка! Источник ссылки не найден.</w:t>
        </w:r>
      </w:ins>
      <w:ins w:id="1578" w:author="Шайтан-машина" w:date="2017-01-28T16:20:00Z">
        <w:del w:id="1579" w:author="Tsaun" w:date="2017-02-22T15:29:00Z">
          <w:r w:rsidR="000837ED" w:rsidRPr="000837ED" w:rsidDel="00226569">
            <w:rPr>
              <w:szCs w:val="24"/>
            </w:rPr>
            <w:delText>129</w:delText>
          </w:r>
        </w:del>
        <w:r w:rsidR="00FF21EC">
          <w:rPr>
            <w:szCs w:val="24"/>
            <w:lang w:val="en-US"/>
          </w:rPr>
          <w:fldChar w:fldCharType="end"/>
        </w:r>
        <w:r w:rsidR="000837ED" w:rsidRPr="000837ED">
          <w:rPr>
            <w:szCs w:val="24"/>
          </w:rPr>
          <w:t>]</w:t>
        </w:r>
        <w:r w:rsidR="000837ED">
          <w:rPr>
            <w:szCs w:val="24"/>
          </w:rPr>
          <w:t>:</w:t>
        </w:r>
      </w:ins>
    </w:p>
    <w:tbl>
      <w:tblPr>
        <w:tblW w:w="9206" w:type="dxa"/>
        <w:tblInd w:w="648" w:type="dxa"/>
        <w:tblLook w:val="01E0" w:firstRow="1" w:lastRow="1" w:firstColumn="1" w:lastColumn="1" w:noHBand="0" w:noVBand="0"/>
      </w:tblPr>
      <w:tblGrid>
        <w:gridCol w:w="7959"/>
        <w:gridCol w:w="1247"/>
      </w:tblGrid>
      <w:tr w:rsidR="000837ED" w:rsidRPr="004C54D2" w:rsidTr="00082B7E">
        <w:trPr>
          <w:ins w:id="1580" w:author="Шайтан-машина" w:date="2017-01-28T16:20:00Z"/>
        </w:trPr>
        <w:tc>
          <w:tcPr>
            <w:tcW w:w="7959" w:type="dxa"/>
            <w:vAlign w:val="center"/>
          </w:tcPr>
          <w:p w:rsidR="000837ED" w:rsidRPr="00B72A74" w:rsidRDefault="000837ED" w:rsidP="00082B7E">
            <w:pPr>
              <w:ind w:firstLine="203"/>
              <w:rPr>
                <w:ins w:id="1581" w:author="Шайтан-машина" w:date="2017-01-28T16:20:00Z"/>
              </w:rPr>
            </w:pPr>
            <w:ins w:id="1582" w:author="Шайтан-машина" w:date="2017-01-28T16:21:00Z">
              <w:r w:rsidRPr="000837ED">
                <w:rPr>
                  <w:position w:val="-38"/>
                  <w:sz w:val="28"/>
                  <w:szCs w:val="28"/>
                </w:rPr>
                <w:object w:dxaOrig="4920" w:dyaOrig="760">
                  <v:shape id="_x0000_i1125" type="#_x0000_t75" style="width:245.45pt;height:35.45pt" o:ole="">
                    <v:imagedata r:id="rId276" o:title=""/>
                  </v:shape>
                  <o:OLEObject Type="Embed" ProgID="Equation.3" ShapeID="_x0000_i1125" DrawAspect="Content" ObjectID="_1549710450" r:id="rId277"/>
                </w:object>
              </w:r>
            </w:ins>
            <w:ins w:id="1583" w:author="Шайтан-машина" w:date="2017-01-28T16:20:00Z">
              <w:r w:rsidRPr="00B72A74">
                <w:t>,</w:t>
              </w:r>
            </w:ins>
          </w:p>
        </w:tc>
        <w:tc>
          <w:tcPr>
            <w:tcW w:w="1247" w:type="dxa"/>
            <w:vAlign w:val="center"/>
          </w:tcPr>
          <w:p w:rsidR="000837ED" w:rsidRPr="004C54D2" w:rsidRDefault="000837ED" w:rsidP="00082B7E">
            <w:pPr>
              <w:pStyle w:val="affffffffff"/>
              <w:rPr>
                <w:ins w:id="1584" w:author="Шайтан-машина" w:date="2017-01-28T16:20:00Z"/>
              </w:rPr>
            </w:pPr>
            <w:ins w:id="1585" w:author="Шайтан-машина" w:date="2017-01-28T16:20: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586" w:author="Шайтан-машина" w:date="2017-01-28T16:20: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587" w:author="Tsaun" w:date="2017-02-22T15:30:00Z">
              <w:r w:rsidR="00226569">
                <w:rPr>
                  <w:noProof/>
                </w:rPr>
                <w:t>34</w:t>
              </w:r>
            </w:ins>
            <w:ins w:id="1588" w:author="Шайтан-машина" w:date="2017-01-28T16:20:00Z">
              <w:r w:rsidR="00FF21EC" w:rsidRPr="004C54D2">
                <w:fldChar w:fldCharType="end"/>
              </w:r>
              <w:r w:rsidRPr="004C54D2">
                <w:t>)</w:t>
              </w:r>
            </w:ins>
          </w:p>
        </w:tc>
      </w:tr>
    </w:tbl>
    <w:p w:rsidR="000837ED" w:rsidRPr="000837ED" w:rsidRDefault="000837ED" w:rsidP="00DD75B3">
      <w:pPr>
        <w:ind w:firstLine="0"/>
        <w:rPr>
          <w:ins w:id="1589" w:author="Шайтан-машина" w:date="2017-01-28T16:20:00Z"/>
          <w:szCs w:val="24"/>
        </w:rPr>
      </w:pPr>
      <w:ins w:id="1590" w:author="Шайтан-машина" w:date="2017-01-28T16:21:00Z">
        <w:r>
          <w:rPr>
            <w:szCs w:val="24"/>
          </w:rPr>
          <w:t xml:space="preserve">где </w:t>
        </w:r>
      </w:ins>
      <w:ins w:id="1591" w:author="Шайтан-машина" w:date="2017-01-28T16:22:00Z">
        <w:r w:rsidRPr="000837ED">
          <w:rPr>
            <w:position w:val="-32"/>
          </w:rPr>
          <w:object w:dxaOrig="1300" w:dyaOrig="740">
            <v:shape id="_x0000_i1126" type="#_x0000_t75" style="width:65.45pt;height:36.55pt" o:ole="">
              <v:imagedata r:id="rId278" o:title=""/>
            </v:shape>
            <o:OLEObject Type="Embed" ProgID="Equation.3" ShapeID="_x0000_i1126" DrawAspect="Content" ObjectID="_1549710451" r:id="rId279"/>
          </w:object>
        </w:r>
      </w:ins>
      <w:ins w:id="1592" w:author="Шайтан-машина" w:date="2017-01-28T16:23:00Z">
        <w:r>
          <w:rPr>
            <w:szCs w:val="24"/>
          </w:rPr>
          <w:t xml:space="preserve">, </w:t>
        </w:r>
      </w:ins>
      <w:ins w:id="1593" w:author="Шайтан-машина" w:date="2017-01-28T16:23:00Z">
        <w:r w:rsidRPr="00350DEA">
          <w:rPr>
            <w:position w:val="-14"/>
          </w:rPr>
          <w:object w:dxaOrig="740" w:dyaOrig="380">
            <v:shape id="_x0000_i1127" type="#_x0000_t75" style="width:36.55pt;height:19.65pt" o:ole="">
              <v:imagedata r:id="rId280" o:title=""/>
            </v:shape>
            <o:OLEObject Type="Embed" ProgID="Equation.3" ShapeID="_x0000_i1127" DrawAspect="Content" ObjectID="_1549710452" r:id="rId281"/>
          </w:object>
        </w:r>
      </w:ins>
      <w:ins w:id="1594" w:author="Шайтан-машина" w:date="2017-01-28T16:23:00Z">
        <w:r>
          <w:rPr>
            <w:szCs w:val="24"/>
          </w:rPr>
          <w:t xml:space="preserve"> - параметр, характеризующий межмолекулярное взаимодействие. Для бинарной смеси значение </w:t>
        </w:r>
      </w:ins>
      <w:ins w:id="1595" w:author="Шайтан-машина" w:date="2017-01-28T16:24:00Z">
        <w:r w:rsidRPr="00350DEA">
          <w:rPr>
            <w:position w:val="-14"/>
          </w:rPr>
          <w:object w:dxaOrig="740" w:dyaOrig="380">
            <v:shape id="_x0000_i1128" type="#_x0000_t75" style="width:36.55pt;height:19.65pt" o:ole="">
              <v:imagedata r:id="rId282" o:title=""/>
            </v:shape>
            <o:OLEObject Type="Embed" ProgID="Equation.3" ShapeID="_x0000_i1128" DrawAspect="Content" ObjectID="_1549710453" r:id="rId283"/>
          </w:object>
        </w:r>
      </w:ins>
      <w:ins w:id="1596" w:author="Шайтан-машина" w:date="2017-01-28T16:24:00Z">
        <w:r>
          <w:rPr>
            <w:szCs w:val="24"/>
          </w:rPr>
          <w:t xml:space="preserve"> определяется как </w:t>
        </w:r>
        <w:r w:rsidRPr="004D7CA5">
          <w:rPr>
            <w:szCs w:val="24"/>
          </w:rPr>
          <w:t>[</w:t>
        </w:r>
        <w:r w:rsidR="00FF21EC">
          <w:rPr>
            <w:szCs w:val="24"/>
            <w:lang w:val="en-US"/>
          </w:rPr>
          <w:fldChar w:fldCharType="begin"/>
        </w:r>
        <w:r w:rsidRPr="000837ED">
          <w:rPr>
            <w:szCs w:val="24"/>
          </w:rPr>
          <w:instrText xml:space="preserve"> </w:instrText>
        </w:r>
        <w:r>
          <w:rPr>
            <w:szCs w:val="24"/>
            <w:lang w:val="en-US"/>
          </w:rPr>
          <w:instrText>REF</w:instrText>
        </w:r>
        <w:r w:rsidRPr="000837ED">
          <w:rPr>
            <w:szCs w:val="24"/>
          </w:rPr>
          <w:instrText xml:space="preserve"> _</w:instrText>
        </w:r>
        <w:r>
          <w:rPr>
            <w:szCs w:val="24"/>
            <w:lang w:val="en-US"/>
          </w:rPr>
          <w:instrText>Ref</w:instrText>
        </w:r>
        <w:r w:rsidRPr="000837ED">
          <w:rPr>
            <w:szCs w:val="24"/>
          </w:rPr>
          <w:instrText>417407682 \</w:instrText>
        </w:r>
        <w:r>
          <w:rPr>
            <w:szCs w:val="24"/>
            <w:lang w:val="en-US"/>
          </w:rPr>
          <w:instrText>r</w:instrText>
        </w:r>
        <w:r w:rsidRPr="000837ED">
          <w:rPr>
            <w:szCs w:val="24"/>
          </w:rPr>
          <w:instrText xml:space="preserve"> \</w:instrText>
        </w:r>
        <w:r>
          <w:rPr>
            <w:szCs w:val="24"/>
            <w:lang w:val="en-US"/>
          </w:rPr>
          <w:instrText>h</w:instrText>
        </w:r>
        <w:r w:rsidRPr="000837ED">
          <w:rPr>
            <w:szCs w:val="24"/>
          </w:rPr>
          <w:instrText xml:space="preserve"> </w:instrText>
        </w:r>
      </w:ins>
      <w:r w:rsidR="00FF21EC">
        <w:rPr>
          <w:szCs w:val="24"/>
          <w:lang w:val="en-US"/>
        </w:rPr>
      </w:r>
      <w:ins w:id="1597" w:author="Шайтан-машина" w:date="2017-01-28T16:24:00Z">
        <w:r w:rsidR="00FF21EC">
          <w:rPr>
            <w:szCs w:val="24"/>
            <w:lang w:val="en-US"/>
          </w:rPr>
          <w:fldChar w:fldCharType="separate"/>
        </w:r>
      </w:ins>
      <w:ins w:id="1598" w:author="Tsaun" w:date="2017-02-22T15:30:00Z">
        <w:r w:rsidR="00226569">
          <w:rPr>
            <w:b/>
            <w:bCs/>
            <w:szCs w:val="24"/>
          </w:rPr>
          <w:t>Ошибка! Источник ссылки не найден.</w:t>
        </w:r>
      </w:ins>
      <w:ins w:id="1599" w:author="Шайтан-машина" w:date="2017-01-28T16:24:00Z">
        <w:del w:id="1600" w:author="Tsaun" w:date="2017-02-22T15:29:00Z">
          <w:r w:rsidRPr="000837ED" w:rsidDel="00226569">
            <w:rPr>
              <w:szCs w:val="24"/>
            </w:rPr>
            <w:delText>129</w:delText>
          </w:r>
        </w:del>
        <w:r w:rsidR="00FF21EC">
          <w:rPr>
            <w:szCs w:val="24"/>
            <w:lang w:val="en-US"/>
          </w:rPr>
          <w:fldChar w:fldCharType="end"/>
        </w:r>
        <w:r w:rsidRPr="000837ED">
          <w:rPr>
            <w:szCs w:val="24"/>
          </w:rPr>
          <w:t>]</w:t>
        </w:r>
      </w:ins>
    </w:p>
    <w:tbl>
      <w:tblPr>
        <w:tblW w:w="9206" w:type="dxa"/>
        <w:tblInd w:w="648" w:type="dxa"/>
        <w:tblLook w:val="01E0" w:firstRow="1" w:lastRow="1" w:firstColumn="1" w:lastColumn="1" w:noHBand="0" w:noVBand="0"/>
      </w:tblPr>
      <w:tblGrid>
        <w:gridCol w:w="7959"/>
        <w:gridCol w:w="1247"/>
      </w:tblGrid>
      <w:tr w:rsidR="000837ED" w:rsidRPr="004C54D2" w:rsidTr="00082B7E">
        <w:trPr>
          <w:ins w:id="1601" w:author="Шайтан-машина" w:date="2017-01-28T16:24:00Z"/>
        </w:trPr>
        <w:tc>
          <w:tcPr>
            <w:tcW w:w="7959" w:type="dxa"/>
            <w:vAlign w:val="center"/>
          </w:tcPr>
          <w:p w:rsidR="000837ED" w:rsidRPr="00B72A74" w:rsidRDefault="000837ED" w:rsidP="00082B7E">
            <w:pPr>
              <w:ind w:firstLine="203"/>
              <w:rPr>
                <w:ins w:id="1602" w:author="Шайтан-машина" w:date="2017-01-28T16:24:00Z"/>
              </w:rPr>
            </w:pPr>
            <w:ins w:id="1603" w:author="Шайтан-машина" w:date="2017-01-28T16:24:00Z">
              <w:r w:rsidRPr="000837ED">
                <w:rPr>
                  <w:position w:val="-16"/>
                  <w:sz w:val="28"/>
                  <w:szCs w:val="28"/>
                </w:rPr>
                <w:object w:dxaOrig="2620" w:dyaOrig="440">
                  <v:shape id="_x0000_i1129" type="#_x0000_t75" style="width:131.45pt;height:20.2pt" o:ole="">
                    <v:imagedata r:id="rId284" o:title=""/>
                  </v:shape>
                  <o:OLEObject Type="Embed" ProgID="Equation.3" ShapeID="_x0000_i1129" DrawAspect="Content" ObjectID="_1549710454" r:id="rId285"/>
                </w:object>
              </w:r>
            </w:ins>
            <w:ins w:id="1604" w:author="Шайтан-машина" w:date="2017-01-28T16:24:00Z">
              <w:r w:rsidRPr="00B72A74">
                <w:t>,</w:t>
              </w:r>
            </w:ins>
          </w:p>
        </w:tc>
        <w:tc>
          <w:tcPr>
            <w:tcW w:w="1247" w:type="dxa"/>
            <w:vAlign w:val="center"/>
          </w:tcPr>
          <w:p w:rsidR="000837ED" w:rsidRPr="004C54D2" w:rsidRDefault="000837ED" w:rsidP="00082B7E">
            <w:pPr>
              <w:pStyle w:val="affffffffff"/>
              <w:rPr>
                <w:ins w:id="1605" w:author="Шайтан-машина" w:date="2017-01-28T16:24:00Z"/>
              </w:rPr>
            </w:pPr>
            <w:ins w:id="1606" w:author="Шайтан-машина" w:date="2017-01-28T16:24: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607" w:author="Шайтан-машина" w:date="2017-01-28T16:24: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608" w:author="Tsaun" w:date="2017-02-22T15:30:00Z">
              <w:r w:rsidR="00226569">
                <w:rPr>
                  <w:noProof/>
                </w:rPr>
                <w:t>35</w:t>
              </w:r>
            </w:ins>
            <w:ins w:id="1609" w:author="Шайтан-машина" w:date="2017-01-28T16:24:00Z">
              <w:del w:id="1610" w:author="Tsaun" w:date="2017-02-22T15:29:00Z">
                <w:r w:rsidDel="00226569">
                  <w:rPr>
                    <w:noProof/>
                  </w:rPr>
                  <w:delText>34</w:delText>
                </w:r>
              </w:del>
              <w:r w:rsidR="00FF21EC" w:rsidRPr="004C54D2">
                <w:fldChar w:fldCharType="end"/>
              </w:r>
              <w:r w:rsidRPr="004C54D2">
                <w:t>)</w:t>
              </w:r>
            </w:ins>
          </w:p>
        </w:tc>
      </w:tr>
    </w:tbl>
    <w:p w:rsidR="000837ED" w:rsidRPr="000837ED" w:rsidRDefault="000837ED" w:rsidP="00DD75B3">
      <w:pPr>
        <w:ind w:firstLine="0"/>
        <w:rPr>
          <w:ins w:id="1611" w:author="Шайтан-машина" w:date="2017-01-28T16:24:00Z"/>
          <w:szCs w:val="24"/>
        </w:rPr>
      </w:pPr>
      <w:ins w:id="1612" w:author="Шайтан-машина" w:date="2017-01-28T16:25:00Z">
        <w:r>
          <w:rPr>
            <w:szCs w:val="24"/>
          </w:rPr>
          <w:t xml:space="preserve">Значения коэффициентов </w:t>
        </w:r>
        <w:r>
          <w:rPr>
            <w:szCs w:val="24"/>
            <w:lang w:val="en-US"/>
          </w:rPr>
          <w:t>a</w:t>
        </w:r>
        <w:r w:rsidRPr="000837ED">
          <w:rPr>
            <w:szCs w:val="24"/>
          </w:rPr>
          <w:t>-</w:t>
        </w:r>
        <w:r>
          <w:rPr>
            <w:szCs w:val="24"/>
            <w:lang w:val="en-US"/>
          </w:rPr>
          <w:t>h</w:t>
        </w:r>
        <w:r w:rsidRPr="000837ED">
          <w:rPr>
            <w:szCs w:val="24"/>
          </w:rPr>
          <w:t xml:space="preserve">, параметров </w:t>
        </w:r>
      </w:ins>
      <w:ins w:id="1613" w:author="Шайтан-машина" w:date="2017-01-28T16:25:00Z">
        <w:r w:rsidRPr="00350DEA">
          <w:rPr>
            <w:position w:val="-12"/>
          </w:rPr>
          <w:object w:dxaOrig="320" w:dyaOrig="380">
            <v:shape id="_x0000_i1130" type="#_x0000_t75" style="width:15.8pt;height:19.65pt" o:ole="">
              <v:imagedata r:id="rId286" o:title=""/>
            </v:shape>
            <o:OLEObject Type="Embed" ProgID="Equation.3" ShapeID="_x0000_i1130" DrawAspect="Content" ObjectID="_1549710455" r:id="rId287"/>
          </w:object>
        </w:r>
      </w:ins>
      <w:ins w:id="1614" w:author="Шайтан-машина" w:date="2017-01-28T16:25:00Z">
        <w:r>
          <w:rPr>
            <w:szCs w:val="24"/>
          </w:rPr>
          <w:t xml:space="preserve"> и </w:t>
        </w:r>
      </w:ins>
      <w:ins w:id="1615" w:author="Шайтан-машина" w:date="2017-01-28T16:26:00Z">
        <w:r w:rsidRPr="00350DEA">
          <w:rPr>
            <w:position w:val="-12"/>
          </w:rPr>
          <w:object w:dxaOrig="680" w:dyaOrig="360">
            <v:shape id="_x0000_i1131" type="#_x0000_t75" style="width:34.35pt;height:17.45pt" o:ole="">
              <v:imagedata r:id="rId288" o:title=""/>
            </v:shape>
            <o:OLEObject Type="Embed" ProgID="Equation.3" ShapeID="_x0000_i1131" DrawAspect="Content" ObjectID="_1549710456" r:id="rId289"/>
          </w:object>
        </w:r>
      </w:ins>
      <w:ins w:id="1616" w:author="Шайтан-машина" w:date="2017-01-28T16:25:00Z">
        <w:r>
          <w:rPr>
            <w:szCs w:val="24"/>
          </w:rPr>
          <w:t xml:space="preserve"> </w:t>
        </w:r>
      </w:ins>
      <w:ins w:id="1617" w:author="Шайтан-машина" w:date="2017-01-28T16:26:00Z">
        <w:r>
          <w:rPr>
            <w:szCs w:val="24"/>
          </w:rPr>
          <w:t>для</w:t>
        </w:r>
      </w:ins>
      <w:ins w:id="1618" w:author="Шайтан-машина" w:date="2017-01-28T16:36:00Z">
        <w:r>
          <w:rPr>
            <w:szCs w:val="24"/>
          </w:rPr>
          <w:t xml:space="preserve"> части</w:t>
        </w:r>
      </w:ins>
      <w:ins w:id="1619" w:author="Шайтан-машина" w:date="2017-01-28T16:26:00Z">
        <w:r>
          <w:rPr>
            <w:szCs w:val="24"/>
          </w:rPr>
          <w:t xml:space="preserve"> рассматриваемых летучих ПД и компонентов несущей среды представлено в таблице</w:t>
        </w:r>
      </w:ins>
      <w:ins w:id="1620" w:author="Шайтан-машина" w:date="2017-01-28T16:36:00Z">
        <w:r w:rsidRPr="000837ED">
          <w:rPr>
            <w:szCs w:val="24"/>
          </w:rPr>
          <w:t xml:space="preserve"> 1</w:t>
        </w:r>
        <w:r>
          <w:rPr>
            <w:szCs w:val="24"/>
          </w:rPr>
          <w:t xml:space="preserve">.2 (взяты из </w:t>
        </w:r>
        <w:r w:rsidRPr="004D7CA5">
          <w:rPr>
            <w:szCs w:val="24"/>
          </w:rPr>
          <w:t>[</w:t>
        </w:r>
        <w:r w:rsidR="00FF21EC">
          <w:rPr>
            <w:szCs w:val="24"/>
            <w:lang w:val="en-US"/>
          </w:rPr>
          <w:fldChar w:fldCharType="begin"/>
        </w:r>
        <w:r w:rsidRPr="000837ED">
          <w:rPr>
            <w:szCs w:val="24"/>
          </w:rPr>
          <w:instrText xml:space="preserve"> </w:instrText>
        </w:r>
        <w:r>
          <w:rPr>
            <w:szCs w:val="24"/>
            <w:lang w:val="en-US"/>
          </w:rPr>
          <w:instrText>REF</w:instrText>
        </w:r>
        <w:r w:rsidRPr="000837ED">
          <w:rPr>
            <w:szCs w:val="24"/>
          </w:rPr>
          <w:instrText xml:space="preserve"> _</w:instrText>
        </w:r>
        <w:r>
          <w:rPr>
            <w:szCs w:val="24"/>
            <w:lang w:val="en-US"/>
          </w:rPr>
          <w:instrText>Ref</w:instrText>
        </w:r>
        <w:r w:rsidRPr="000837ED">
          <w:rPr>
            <w:szCs w:val="24"/>
          </w:rPr>
          <w:instrText>417407682 \</w:instrText>
        </w:r>
        <w:r>
          <w:rPr>
            <w:szCs w:val="24"/>
            <w:lang w:val="en-US"/>
          </w:rPr>
          <w:instrText>r</w:instrText>
        </w:r>
        <w:r w:rsidRPr="000837ED">
          <w:rPr>
            <w:szCs w:val="24"/>
          </w:rPr>
          <w:instrText xml:space="preserve"> \</w:instrText>
        </w:r>
        <w:r>
          <w:rPr>
            <w:szCs w:val="24"/>
            <w:lang w:val="en-US"/>
          </w:rPr>
          <w:instrText>h</w:instrText>
        </w:r>
        <w:r w:rsidRPr="000837ED">
          <w:rPr>
            <w:szCs w:val="24"/>
          </w:rPr>
          <w:instrText xml:space="preserve"> </w:instrText>
        </w:r>
      </w:ins>
      <w:r w:rsidR="00FF21EC">
        <w:rPr>
          <w:szCs w:val="24"/>
          <w:lang w:val="en-US"/>
        </w:rPr>
      </w:r>
      <w:ins w:id="1621" w:author="Шайтан-машина" w:date="2017-01-28T16:36:00Z">
        <w:r w:rsidR="00FF21EC">
          <w:rPr>
            <w:szCs w:val="24"/>
            <w:lang w:val="en-US"/>
          </w:rPr>
          <w:fldChar w:fldCharType="separate"/>
        </w:r>
      </w:ins>
      <w:ins w:id="1622" w:author="Tsaun" w:date="2017-02-22T15:30:00Z">
        <w:r w:rsidR="00226569">
          <w:rPr>
            <w:b/>
            <w:bCs/>
            <w:szCs w:val="24"/>
          </w:rPr>
          <w:t>Ошибка! Источник ссылки не найден.</w:t>
        </w:r>
      </w:ins>
      <w:ins w:id="1623" w:author="Шайтан-машина" w:date="2017-01-28T16:36:00Z">
        <w:del w:id="1624" w:author="Tsaun" w:date="2017-02-22T15:29:00Z">
          <w:r w:rsidRPr="000837ED" w:rsidDel="00226569">
            <w:rPr>
              <w:szCs w:val="24"/>
            </w:rPr>
            <w:delText>129</w:delText>
          </w:r>
        </w:del>
        <w:r w:rsidR="00FF21EC">
          <w:rPr>
            <w:szCs w:val="24"/>
            <w:lang w:val="en-US"/>
          </w:rPr>
          <w:fldChar w:fldCharType="end"/>
        </w:r>
        <w:r w:rsidRPr="000837ED">
          <w:rPr>
            <w:szCs w:val="24"/>
          </w:rPr>
          <w:t>]</w:t>
        </w:r>
      </w:ins>
      <w:ins w:id="1625" w:author="Шайтан-машина" w:date="2017-01-29T19:43:00Z">
        <w:r w:rsidR="00082B7E" w:rsidRPr="00082B7E">
          <w:rPr>
            <w:szCs w:val="24"/>
          </w:rPr>
          <w:t xml:space="preserve"> </w:t>
        </w:r>
        <w:r w:rsidR="00082B7E">
          <w:rPr>
            <w:szCs w:val="24"/>
          </w:rPr>
          <w:t xml:space="preserve">и из работы </w:t>
        </w:r>
        <w:r w:rsidR="00082B7E" w:rsidRPr="00082B7E">
          <w:rPr>
            <w:szCs w:val="24"/>
          </w:rPr>
          <w:t>[</w:t>
        </w:r>
      </w:ins>
      <w:ins w:id="1626" w:author="Шайтан-машина" w:date="2017-01-29T19:51:00Z">
        <w:r w:rsidR="00082B7E" w:rsidRPr="00082B7E">
          <w:rPr>
            <w:szCs w:val="24"/>
          </w:rPr>
          <w:t>130</w:t>
        </w:r>
      </w:ins>
      <w:ins w:id="1627" w:author="Шайтан-машина" w:date="2017-01-29T19:43:00Z">
        <w:r w:rsidR="00082B7E" w:rsidRPr="00082B7E">
          <w:rPr>
            <w:szCs w:val="24"/>
          </w:rPr>
          <w:t>]</w:t>
        </w:r>
        <w:r w:rsidR="00082B7E">
          <w:rPr>
            <w:szCs w:val="24"/>
          </w:rPr>
          <w:t xml:space="preserve"> для теллура и йодида цезия</w:t>
        </w:r>
      </w:ins>
      <w:ins w:id="1628" w:author="Шайтан-машина" w:date="2017-01-28T16:36:00Z">
        <w:r>
          <w:rPr>
            <w:szCs w:val="24"/>
          </w:rPr>
          <w:t>).</w:t>
        </w:r>
      </w:ins>
    </w:p>
    <w:p w:rsidR="000837ED" w:rsidRDefault="000837ED" w:rsidP="00DD75B3">
      <w:pPr>
        <w:ind w:firstLine="0"/>
        <w:rPr>
          <w:ins w:id="1629" w:author="Шайтан-машина" w:date="2017-01-28T16:29:00Z"/>
          <w:szCs w:val="24"/>
        </w:rPr>
      </w:pPr>
    </w:p>
    <w:p w:rsidR="000837ED" w:rsidRPr="000837ED" w:rsidRDefault="000837ED" w:rsidP="000837ED">
      <w:pPr>
        <w:pStyle w:val="af3"/>
        <w:rPr>
          <w:ins w:id="1630" w:author="Шайтан-машина" w:date="2017-01-28T16:29:00Z"/>
          <w:szCs w:val="24"/>
        </w:rPr>
      </w:pPr>
      <w:ins w:id="1631" w:author="Шайтан-машина" w:date="2017-01-28T16:29:00Z">
        <w:r>
          <w:rPr>
            <w:szCs w:val="24"/>
          </w:rPr>
          <w:t>Таблица 1.2. – Значения коэффициентов в формуле</w:t>
        </w:r>
      </w:ins>
      <w:ins w:id="1632" w:author="Шайтан-машина" w:date="2017-01-28T16:30:00Z">
        <w:r>
          <w:rPr>
            <w:szCs w:val="24"/>
          </w:rPr>
          <w:t xml:space="preserve"> для расчета коэффициента диффузии</w:t>
        </w:r>
      </w:ins>
    </w:p>
    <w:tbl>
      <w:tblPr>
        <w:tblStyle w:val="af2"/>
        <w:tblW w:w="0" w:type="auto"/>
        <w:tblLook w:val="04A0" w:firstRow="1" w:lastRow="0" w:firstColumn="1" w:lastColumn="0" w:noHBand="0" w:noVBand="1"/>
      </w:tblPr>
      <w:tblGrid>
        <w:gridCol w:w="1642"/>
        <w:gridCol w:w="1642"/>
        <w:gridCol w:w="1642"/>
        <w:gridCol w:w="1642"/>
        <w:gridCol w:w="1643"/>
        <w:gridCol w:w="1643"/>
        <w:tblGridChange w:id="1633">
          <w:tblGrid>
            <w:gridCol w:w="1642"/>
            <w:gridCol w:w="1642"/>
            <w:gridCol w:w="1642"/>
            <w:gridCol w:w="1642"/>
            <w:gridCol w:w="1643"/>
            <w:gridCol w:w="1643"/>
          </w:tblGrid>
        </w:tblGridChange>
      </w:tblGrid>
      <w:tr w:rsidR="000837ED" w:rsidTr="000837ED">
        <w:trPr>
          <w:ins w:id="1634" w:author="Шайтан-машина" w:date="2017-01-28T16:30:00Z"/>
        </w:trPr>
        <w:tc>
          <w:tcPr>
            <w:tcW w:w="1642" w:type="dxa"/>
          </w:tcPr>
          <w:p w:rsidR="000837ED" w:rsidRPr="000837ED" w:rsidRDefault="000837ED" w:rsidP="00DD75B3">
            <w:pPr>
              <w:ind w:firstLine="0"/>
              <w:rPr>
                <w:ins w:id="1635" w:author="Шайтан-машина" w:date="2017-01-28T16:30:00Z"/>
                <w:szCs w:val="24"/>
              </w:rPr>
            </w:pPr>
            <w:ins w:id="1636" w:author="Шайтан-машина" w:date="2017-01-28T16:30:00Z">
              <w:r>
                <w:rPr>
                  <w:szCs w:val="24"/>
                </w:rPr>
                <w:t>Параметр</w:t>
              </w:r>
            </w:ins>
          </w:p>
        </w:tc>
        <w:tc>
          <w:tcPr>
            <w:tcW w:w="1642" w:type="dxa"/>
          </w:tcPr>
          <w:p w:rsidR="000837ED" w:rsidRPr="000837ED" w:rsidRDefault="000837ED" w:rsidP="00DD75B3">
            <w:pPr>
              <w:ind w:firstLine="0"/>
              <w:rPr>
                <w:ins w:id="1637" w:author="Шайтан-машина" w:date="2017-01-28T16:30:00Z"/>
                <w:szCs w:val="24"/>
              </w:rPr>
            </w:pPr>
            <w:ins w:id="1638" w:author="Шайтан-машина" w:date="2017-01-28T16:30:00Z">
              <w:r>
                <w:rPr>
                  <w:szCs w:val="24"/>
                </w:rPr>
                <w:t>Значение</w:t>
              </w:r>
            </w:ins>
          </w:p>
        </w:tc>
        <w:tc>
          <w:tcPr>
            <w:tcW w:w="1642" w:type="dxa"/>
          </w:tcPr>
          <w:p w:rsidR="000837ED" w:rsidRDefault="000837ED" w:rsidP="00DD75B3">
            <w:pPr>
              <w:ind w:firstLine="0"/>
              <w:rPr>
                <w:ins w:id="1639" w:author="Шайтан-машина" w:date="2017-01-28T16:30:00Z"/>
                <w:szCs w:val="24"/>
              </w:rPr>
            </w:pPr>
            <w:ins w:id="1640" w:author="Шайтан-машина" w:date="2017-01-28T16:30:00Z">
              <w:r>
                <w:rPr>
                  <w:szCs w:val="24"/>
                </w:rPr>
                <w:t>Параметр</w:t>
              </w:r>
            </w:ins>
          </w:p>
        </w:tc>
        <w:tc>
          <w:tcPr>
            <w:tcW w:w="1642" w:type="dxa"/>
          </w:tcPr>
          <w:p w:rsidR="000837ED" w:rsidRDefault="000837ED" w:rsidP="00DD75B3">
            <w:pPr>
              <w:ind w:firstLine="0"/>
              <w:rPr>
                <w:ins w:id="1641" w:author="Шайтан-машина" w:date="2017-01-28T16:30:00Z"/>
                <w:szCs w:val="24"/>
              </w:rPr>
            </w:pPr>
            <w:ins w:id="1642" w:author="Шайтан-машина" w:date="2017-01-28T16:30:00Z">
              <w:r>
                <w:rPr>
                  <w:szCs w:val="24"/>
                </w:rPr>
                <w:t>Значение</w:t>
              </w:r>
            </w:ins>
          </w:p>
        </w:tc>
        <w:tc>
          <w:tcPr>
            <w:tcW w:w="1643" w:type="dxa"/>
          </w:tcPr>
          <w:p w:rsidR="000837ED" w:rsidRDefault="000837ED" w:rsidP="00DD75B3">
            <w:pPr>
              <w:ind w:firstLine="0"/>
              <w:rPr>
                <w:ins w:id="1643" w:author="Шайтан-машина" w:date="2017-01-28T16:30:00Z"/>
                <w:szCs w:val="24"/>
              </w:rPr>
            </w:pPr>
            <w:ins w:id="1644" w:author="Шайтан-машина" w:date="2017-01-28T16:30:00Z">
              <w:r>
                <w:rPr>
                  <w:szCs w:val="24"/>
                </w:rPr>
                <w:t>Параметр</w:t>
              </w:r>
            </w:ins>
          </w:p>
        </w:tc>
        <w:tc>
          <w:tcPr>
            <w:tcW w:w="1643" w:type="dxa"/>
          </w:tcPr>
          <w:p w:rsidR="000837ED" w:rsidRDefault="000837ED" w:rsidP="00DD75B3">
            <w:pPr>
              <w:ind w:firstLine="0"/>
              <w:rPr>
                <w:ins w:id="1645" w:author="Шайтан-машина" w:date="2017-01-28T16:30:00Z"/>
                <w:szCs w:val="24"/>
              </w:rPr>
            </w:pPr>
            <w:ins w:id="1646" w:author="Шайтан-машина" w:date="2017-01-28T16:30:00Z">
              <w:r>
                <w:rPr>
                  <w:szCs w:val="24"/>
                </w:rPr>
                <w:t>Значение</w:t>
              </w:r>
            </w:ins>
          </w:p>
        </w:tc>
      </w:tr>
      <w:tr w:rsidR="000837ED" w:rsidTr="00082B7E">
        <w:tblPrEx>
          <w:tblW w:w="0" w:type="auto"/>
          <w:tblPrExChange w:id="1647" w:author="Шайтан-машина" w:date="2017-01-28T16:35:00Z">
            <w:tblPrEx>
              <w:tblW w:w="0" w:type="auto"/>
            </w:tblPrEx>
          </w:tblPrExChange>
        </w:tblPrEx>
        <w:trPr>
          <w:ins w:id="1648" w:author="Шайтан-машина" w:date="2017-01-28T16:30:00Z"/>
        </w:trPr>
        <w:tc>
          <w:tcPr>
            <w:tcW w:w="1642" w:type="dxa"/>
            <w:tcPrChange w:id="1649" w:author="Шайтан-машина" w:date="2017-01-28T16:35:00Z">
              <w:tcPr>
                <w:tcW w:w="1642" w:type="dxa"/>
              </w:tcPr>
            </w:tcPrChange>
          </w:tcPr>
          <w:p w:rsidR="000837ED" w:rsidRPr="000837ED" w:rsidRDefault="000837ED" w:rsidP="00DD75B3">
            <w:pPr>
              <w:ind w:firstLine="0"/>
              <w:rPr>
                <w:ins w:id="1650" w:author="Шайтан-машина" w:date="2017-01-28T16:30:00Z"/>
                <w:szCs w:val="24"/>
                <w:lang w:val="en-US"/>
              </w:rPr>
            </w:pPr>
            <w:ins w:id="1651" w:author="Шайтан-машина" w:date="2017-01-28T16:33:00Z">
              <w:r>
                <w:rPr>
                  <w:szCs w:val="24"/>
                  <w:lang w:val="en-US"/>
                </w:rPr>
                <w:t>a</w:t>
              </w:r>
            </w:ins>
          </w:p>
        </w:tc>
        <w:tc>
          <w:tcPr>
            <w:tcW w:w="1642" w:type="dxa"/>
            <w:vAlign w:val="center"/>
            <w:tcPrChange w:id="1652" w:author="Шайтан-машина" w:date="2017-01-28T16:35:00Z">
              <w:tcPr>
                <w:tcW w:w="1642" w:type="dxa"/>
              </w:tcPr>
            </w:tcPrChange>
          </w:tcPr>
          <w:p w:rsidR="000837ED" w:rsidRPr="000837ED" w:rsidRDefault="000837ED" w:rsidP="00DD75B3">
            <w:pPr>
              <w:ind w:firstLine="0"/>
              <w:rPr>
                <w:ins w:id="1653" w:author="Шайтан-машина" w:date="2017-01-28T16:30:00Z"/>
                <w:szCs w:val="24"/>
              </w:rPr>
            </w:pPr>
            <w:ins w:id="1654" w:author="Шайтан-машина" w:date="2017-01-28T16:33:00Z">
              <w:r w:rsidRPr="000837ED">
                <w:rPr>
                  <w:szCs w:val="24"/>
                </w:rPr>
                <w:t>1,06036</w:t>
              </w:r>
            </w:ins>
          </w:p>
        </w:tc>
        <w:tc>
          <w:tcPr>
            <w:tcW w:w="1642" w:type="dxa"/>
            <w:vAlign w:val="center"/>
            <w:tcPrChange w:id="1655" w:author="Шайтан-машина" w:date="2017-01-28T16:35:00Z">
              <w:tcPr>
                <w:tcW w:w="1642" w:type="dxa"/>
              </w:tcPr>
            </w:tcPrChange>
          </w:tcPr>
          <w:p w:rsidR="000837ED" w:rsidRPr="000837ED" w:rsidRDefault="000837ED" w:rsidP="00DD75B3">
            <w:pPr>
              <w:ind w:firstLine="0"/>
              <w:rPr>
                <w:ins w:id="1656" w:author="Шайтан-машина" w:date="2017-01-28T16:30:00Z"/>
                <w:szCs w:val="24"/>
              </w:rPr>
            </w:pPr>
            <w:ins w:id="1657" w:author="Шайтан-машина" w:date="2017-01-28T16:34:00Z">
              <w:r w:rsidRPr="000837ED">
                <w:rPr>
                  <w:position w:val="-10"/>
                  <w:szCs w:val="24"/>
                </w:rPr>
                <w:object w:dxaOrig="360" w:dyaOrig="300">
                  <v:shape id="_x0000_i1132" type="#_x0000_t75" style="width:19.65pt;height:15.25pt" o:ole="">
                    <v:imagedata r:id="rId290" o:title=""/>
                  </v:shape>
                  <o:OLEObject Type="Embed" ProgID="Equation.3" ShapeID="_x0000_i1132" DrawAspect="Content" ObjectID="_1549710457" r:id="rId291"/>
                </w:object>
              </w:r>
            </w:ins>
            <w:ins w:id="1658" w:author="Шайтан-машина" w:date="2017-01-28T16:34:00Z">
              <w:r w:rsidRPr="000837ED">
                <w:rPr>
                  <w:szCs w:val="24"/>
                </w:rPr>
                <w:t>,Å</w:t>
              </w:r>
            </w:ins>
          </w:p>
        </w:tc>
        <w:tc>
          <w:tcPr>
            <w:tcW w:w="1642" w:type="dxa"/>
            <w:vAlign w:val="center"/>
            <w:tcPrChange w:id="1659" w:author="Шайтан-машина" w:date="2017-01-28T16:35:00Z">
              <w:tcPr>
                <w:tcW w:w="1642" w:type="dxa"/>
              </w:tcPr>
            </w:tcPrChange>
          </w:tcPr>
          <w:p w:rsidR="000837ED" w:rsidRPr="000837ED" w:rsidRDefault="000837ED" w:rsidP="00DD75B3">
            <w:pPr>
              <w:ind w:firstLine="0"/>
              <w:rPr>
                <w:ins w:id="1660" w:author="Шайтан-машина" w:date="2017-01-28T16:30:00Z"/>
                <w:szCs w:val="24"/>
              </w:rPr>
            </w:pPr>
            <w:ins w:id="1661" w:author="Шайтан-машина" w:date="2017-01-28T16:34:00Z">
              <w:r w:rsidRPr="000837ED">
                <w:rPr>
                  <w:szCs w:val="24"/>
                </w:rPr>
                <w:t>5,91</w:t>
              </w:r>
            </w:ins>
          </w:p>
        </w:tc>
        <w:tc>
          <w:tcPr>
            <w:tcW w:w="1643" w:type="dxa"/>
            <w:vAlign w:val="center"/>
            <w:tcPrChange w:id="1662" w:author="Шайтан-машина" w:date="2017-01-28T16:35:00Z">
              <w:tcPr>
                <w:tcW w:w="1643" w:type="dxa"/>
              </w:tcPr>
            </w:tcPrChange>
          </w:tcPr>
          <w:p w:rsidR="000837ED" w:rsidRPr="000837ED" w:rsidRDefault="000837ED" w:rsidP="00DD75B3">
            <w:pPr>
              <w:ind w:firstLine="0"/>
              <w:rPr>
                <w:ins w:id="1663" w:author="Шайтан-машина" w:date="2017-01-28T16:30:00Z"/>
                <w:szCs w:val="24"/>
              </w:rPr>
            </w:pPr>
            <w:ins w:id="1664" w:author="Шайтан-машина" w:date="2017-01-28T16:35:00Z">
              <w:r w:rsidRPr="000837ED">
                <w:rPr>
                  <w:position w:val="-10"/>
                  <w:szCs w:val="24"/>
                </w:rPr>
                <w:object w:dxaOrig="700" w:dyaOrig="300">
                  <v:shape id="_x0000_i1133" type="#_x0000_t75" style="width:35.45pt;height:15.25pt" o:ole="">
                    <v:imagedata r:id="rId292" o:title=""/>
                  </v:shape>
                  <o:OLEObject Type="Embed" ProgID="Equation.3" ShapeID="_x0000_i1133" DrawAspect="Content" ObjectID="_1549710458" r:id="rId293"/>
                </w:object>
              </w:r>
            </w:ins>
            <w:ins w:id="1665" w:author="Шайтан-машина" w:date="2017-01-28T16:35:00Z">
              <w:r w:rsidRPr="000837ED">
                <w:rPr>
                  <w:szCs w:val="24"/>
                </w:rPr>
                <w:t>, К</w:t>
              </w:r>
            </w:ins>
          </w:p>
        </w:tc>
        <w:tc>
          <w:tcPr>
            <w:tcW w:w="1643" w:type="dxa"/>
            <w:vAlign w:val="center"/>
            <w:tcPrChange w:id="1666" w:author="Шайтан-машина" w:date="2017-01-28T16:35:00Z">
              <w:tcPr>
                <w:tcW w:w="1643" w:type="dxa"/>
              </w:tcPr>
            </w:tcPrChange>
          </w:tcPr>
          <w:p w:rsidR="000837ED" w:rsidRPr="000837ED" w:rsidRDefault="000837ED" w:rsidP="00DD75B3">
            <w:pPr>
              <w:ind w:firstLine="0"/>
              <w:rPr>
                <w:ins w:id="1667" w:author="Шайтан-машина" w:date="2017-01-28T16:30:00Z"/>
                <w:szCs w:val="24"/>
              </w:rPr>
            </w:pPr>
            <w:ins w:id="1668" w:author="Шайтан-машина" w:date="2017-01-28T16:35:00Z">
              <w:r w:rsidRPr="000837ED">
                <w:rPr>
                  <w:szCs w:val="24"/>
                </w:rPr>
                <w:t>370</w:t>
              </w:r>
            </w:ins>
          </w:p>
        </w:tc>
      </w:tr>
      <w:tr w:rsidR="000837ED" w:rsidTr="00082B7E">
        <w:tblPrEx>
          <w:tblW w:w="0" w:type="auto"/>
          <w:tblPrExChange w:id="1669" w:author="Шайтан-машина" w:date="2017-01-28T16:35:00Z">
            <w:tblPrEx>
              <w:tblW w:w="0" w:type="auto"/>
            </w:tblPrEx>
          </w:tblPrExChange>
        </w:tblPrEx>
        <w:trPr>
          <w:ins w:id="1670" w:author="Шайтан-машина" w:date="2017-01-28T16:30:00Z"/>
        </w:trPr>
        <w:tc>
          <w:tcPr>
            <w:tcW w:w="1642" w:type="dxa"/>
            <w:tcPrChange w:id="1671" w:author="Шайтан-машина" w:date="2017-01-28T16:35:00Z">
              <w:tcPr>
                <w:tcW w:w="1642" w:type="dxa"/>
              </w:tcPr>
            </w:tcPrChange>
          </w:tcPr>
          <w:p w:rsidR="000837ED" w:rsidRPr="000837ED" w:rsidRDefault="000837ED" w:rsidP="00DD75B3">
            <w:pPr>
              <w:ind w:firstLine="0"/>
              <w:rPr>
                <w:ins w:id="1672" w:author="Шайтан-машина" w:date="2017-01-28T16:30:00Z"/>
                <w:szCs w:val="24"/>
                <w:lang w:val="en-US"/>
              </w:rPr>
            </w:pPr>
            <w:ins w:id="1673" w:author="Шайтан-машина" w:date="2017-01-28T16:33:00Z">
              <w:r>
                <w:rPr>
                  <w:szCs w:val="24"/>
                  <w:lang w:val="en-US"/>
                </w:rPr>
                <w:t>b</w:t>
              </w:r>
            </w:ins>
          </w:p>
        </w:tc>
        <w:tc>
          <w:tcPr>
            <w:tcW w:w="1642" w:type="dxa"/>
            <w:vAlign w:val="center"/>
            <w:tcPrChange w:id="1674" w:author="Шайтан-машина" w:date="2017-01-28T16:35:00Z">
              <w:tcPr>
                <w:tcW w:w="1642" w:type="dxa"/>
              </w:tcPr>
            </w:tcPrChange>
          </w:tcPr>
          <w:p w:rsidR="000837ED" w:rsidRPr="000837ED" w:rsidRDefault="000837ED" w:rsidP="00DD75B3">
            <w:pPr>
              <w:ind w:firstLine="0"/>
              <w:rPr>
                <w:ins w:id="1675" w:author="Шайтан-машина" w:date="2017-01-28T16:30:00Z"/>
                <w:szCs w:val="24"/>
              </w:rPr>
            </w:pPr>
            <w:ins w:id="1676" w:author="Шайтан-машина" w:date="2017-01-28T16:33:00Z">
              <w:r w:rsidRPr="000837ED">
                <w:rPr>
                  <w:szCs w:val="24"/>
                </w:rPr>
                <w:t>0,1561</w:t>
              </w:r>
            </w:ins>
          </w:p>
        </w:tc>
        <w:tc>
          <w:tcPr>
            <w:tcW w:w="1642" w:type="dxa"/>
            <w:tcPrChange w:id="1677" w:author="Шайтан-машина" w:date="2017-01-28T16:35:00Z">
              <w:tcPr>
                <w:tcW w:w="1642" w:type="dxa"/>
              </w:tcPr>
            </w:tcPrChange>
          </w:tcPr>
          <w:p w:rsidR="000837ED" w:rsidRDefault="000837ED" w:rsidP="000837ED">
            <w:pPr>
              <w:ind w:firstLine="0"/>
              <w:rPr>
                <w:ins w:id="1678" w:author="Шайтан-машина" w:date="2017-01-28T16:30:00Z"/>
                <w:szCs w:val="24"/>
              </w:rPr>
            </w:pPr>
            <w:ins w:id="1679" w:author="Шайтан-машина" w:date="2017-01-28T16:34:00Z">
              <w:r w:rsidRPr="000837ED">
                <w:rPr>
                  <w:position w:val="-14"/>
                  <w:szCs w:val="24"/>
                </w:rPr>
                <w:object w:dxaOrig="360" w:dyaOrig="380">
                  <v:shape id="_x0000_i1134" type="#_x0000_t75" style="width:19.65pt;height:19.65pt" o:ole="">
                    <v:imagedata r:id="rId294" o:title=""/>
                  </v:shape>
                  <o:OLEObject Type="Embed" ProgID="Equation.3" ShapeID="_x0000_i1134" DrawAspect="Content" ObjectID="_1549710459" r:id="rId295"/>
                </w:object>
              </w:r>
            </w:ins>
            <w:ins w:id="1680" w:author="Шайтан-машина" w:date="2017-01-28T16:34:00Z">
              <w:r w:rsidRPr="000837ED">
                <w:rPr>
                  <w:szCs w:val="24"/>
                </w:rPr>
                <w:t>,Å</w:t>
              </w:r>
            </w:ins>
          </w:p>
        </w:tc>
        <w:tc>
          <w:tcPr>
            <w:tcW w:w="1642" w:type="dxa"/>
            <w:tcPrChange w:id="1681" w:author="Шайтан-машина" w:date="2017-01-28T16:35:00Z">
              <w:tcPr>
                <w:tcW w:w="1642" w:type="dxa"/>
              </w:tcPr>
            </w:tcPrChange>
          </w:tcPr>
          <w:p w:rsidR="000837ED" w:rsidRPr="000837ED" w:rsidRDefault="000837ED" w:rsidP="00DD75B3">
            <w:pPr>
              <w:ind w:firstLine="0"/>
              <w:rPr>
                <w:ins w:id="1682" w:author="Шайтан-машина" w:date="2017-01-28T16:30:00Z"/>
                <w:szCs w:val="24"/>
                <w:lang w:val="en-US"/>
              </w:rPr>
            </w:pPr>
            <w:ins w:id="1683" w:author="Шайтан-машина" w:date="2017-01-28T16:35:00Z">
              <w:r>
                <w:rPr>
                  <w:szCs w:val="24"/>
                  <w:lang w:val="en-US"/>
                </w:rPr>
                <w:t>5</w:t>
              </w:r>
              <w:r w:rsidRPr="000837ED">
                <w:rPr>
                  <w:szCs w:val="24"/>
                </w:rPr>
                <w:t>,</w:t>
              </w:r>
              <w:r>
                <w:rPr>
                  <w:szCs w:val="24"/>
                  <w:lang w:val="en-US"/>
                </w:rPr>
                <w:t>16</w:t>
              </w:r>
            </w:ins>
          </w:p>
        </w:tc>
        <w:tc>
          <w:tcPr>
            <w:tcW w:w="1643" w:type="dxa"/>
            <w:vAlign w:val="center"/>
            <w:tcPrChange w:id="1684" w:author="Шайтан-машина" w:date="2017-01-28T16:35:00Z">
              <w:tcPr>
                <w:tcW w:w="1643" w:type="dxa"/>
              </w:tcPr>
            </w:tcPrChange>
          </w:tcPr>
          <w:p w:rsidR="000837ED" w:rsidRDefault="000837ED" w:rsidP="00DD75B3">
            <w:pPr>
              <w:ind w:firstLine="0"/>
              <w:rPr>
                <w:ins w:id="1685" w:author="Шайтан-машина" w:date="2017-01-28T16:30:00Z"/>
                <w:szCs w:val="24"/>
              </w:rPr>
            </w:pPr>
            <w:ins w:id="1686" w:author="Шайтан-машина" w:date="2017-01-28T16:35:00Z">
              <w:r w:rsidRPr="000837ED">
                <w:rPr>
                  <w:position w:val="-14"/>
                  <w:szCs w:val="24"/>
                </w:rPr>
                <w:object w:dxaOrig="760" w:dyaOrig="380">
                  <v:shape id="_x0000_i1135" type="#_x0000_t75" style="width:38.2pt;height:19.65pt" o:ole="">
                    <v:imagedata r:id="rId296" o:title=""/>
                  </v:shape>
                  <o:OLEObject Type="Embed" ProgID="Equation.3" ShapeID="_x0000_i1135" DrawAspect="Content" ObjectID="_1549710460" r:id="rId297"/>
                </w:object>
              </w:r>
            </w:ins>
            <w:ins w:id="1687" w:author="Шайтан-машина" w:date="2017-01-28T16:35:00Z">
              <w:r w:rsidRPr="000837ED">
                <w:rPr>
                  <w:szCs w:val="24"/>
                </w:rPr>
                <w:t>, К</w:t>
              </w:r>
            </w:ins>
          </w:p>
        </w:tc>
        <w:tc>
          <w:tcPr>
            <w:tcW w:w="1643" w:type="dxa"/>
            <w:vAlign w:val="center"/>
            <w:tcPrChange w:id="1688" w:author="Шайтан-машина" w:date="2017-01-28T16:35:00Z">
              <w:tcPr>
                <w:tcW w:w="1643" w:type="dxa"/>
              </w:tcPr>
            </w:tcPrChange>
          </w:tcPr>
          <w:p w:rsidR="000837ED" w:rsidRPr="000837ED" w:rsidRDefault="000837ED" w:rsidP="00DD75B3">
            <w:pPr>
              <w:ind w:firstLine="0"/>
              <w:rPr>
                <w:ins w:id="1689" w:author="Шайтан-машина" w:date="2017-01-28T16:30:00Z"/>
                <w:szCs w:val="24"/>
                <w:lang w:val="en-US"/>
              </w:rPr>
            </w:pPr>
            <w:ins w:id="1690" w:author="Шайтан-машина" w:date="2017-01-28T16:36:00Z">
              <w:r>
                <w:rPr>
                  <w:szCs w:val="24"/>
                  <w:lang w:val="en-US"/>
                </w:rPr>
                <w:t>474,2</w:t>
              </w:r>
            </w:ins>
          </w:p>
        </w:tc>
      </w:tr>
      <w:tr w:rsidR="000837ED" w:rsidTr="00082B7E">
        <w:tblPrEx>
          <w:tblW w:w="0" w:type="auto"/>
          <w:tblPrExChange w:id="1691" w:author="Шайтан-машина" w:date="2017-01-28T16:37:00Z">
            <w:tblPrEx>
              <w:tblW w:w="0" w:type="auto"/>
            </w:tblPrEx>
          </w:tblPrExChange>
        </w:tblPrEx>
        <w:trPr>
          <w:ins w:id="1692" w:author="Шайтан-машина" w:date="2017-01-28T16:30:00Z"/>
        </w:trPr>
        <w:tc>
          <w:tcPr>
            <w:tcW w:w="1642" w:type="dxa"/>
            <w:tcPrChange w:id="1693" w:author="Шайтан-машина" w:date="2017-01-28T16:37:00Z">
              <w:tcPr>
                <w:tcW w:w="1642" w:type="dxa"/>
              </w:tcPr>
            </w:tcPrChange>
          </w:tcPr>
          <w:p w:rsidR="000837ED" w:rsidRPr="000837ED" w:rsidRDefault="000837ED" w:rsidP="00DD75B3">
            <w:pPr>
              <w:ind w:firstLine="0"/>
              <w:rPr>
                <w:ins w:id="1694" w:author="Шайтан-машина" w:date="2017-01-28T16:30:00Z"/>
                <w:szCs w:val="24"/>
                <w:lang w:val="en-US"/>
              </w:rPr>
            </w:pPr>
            <w:ins w:id="1695" w:author="Шайтан-машина" w:date="2017-01-28T16:33:00Z">
              <w:r>
                <w:rPr>
                  <w:szCs w:val="24"/>
                  <w:lang w:val="en-US"/>
                </w:rPr>
                <w:t>c</w:t>
              </w:r>
            </w:ins>
          </w:p>
        </w:tc>
        <w:tc>
          <w:tcPr>
            <w:tcW w:w="1642" w:type="dxa"/>
            <w:vAlign w:val="center"/>
            <w:tcPrChange w:id="1696" w:author="Шайтан-машина" w:date="2017-01-28T16:37:00Z">
              <w:tcPr>
                <w:tcW w:w="1642" w:type="dxa"/>
              </w:tcPr>
            </w:tcPrChange>
          </w:tcPr>
          <w:p w:rsidR="000837ED" w:rsidRPr="000837ED" w:rsidRDefault="000837ED" w:rsidP="00DD75B3">
            <w:pPr>
              <w:ind w:firstLine="0"/>
              <w:rPr>
                <w:ins w:id="1697" w:author="Шайтан-машина" w:date="2017-01-28T16:30:00Z"/>
                <w:szCs w:val="24"/>
              </w:rPr>
            </w:pPr>
            <w:ins w:id="1698" w:author="Шайтан-машина" w:date="2017-01-28T16:33:00Z">
              <w:r w:rsidRPr="000837ED">
                <w:rPr>
                  <w:szCs w:val="24"/>
                </w:rPr>
                <w:t>0,193</w:t>
              </w:r>
            </w:ins>
          </w:p>
        </w:tc>
        <w:tc>
          <w:tcPr>
            <w:tcW w:w="1642" w:type="dxa"/>
            <w:tcPrChange w:id="1699" w:author="Шайтан-машина" w:date="2017-01-28T16:37:00Z">
              <w:tcPr>
                <w:tcW w:w="1642" w:type="dxa"/>
              </w:tcPr>
            </w:tcPrChange>
          </w:tcPr>
          <w:p w:rsidR="000837ED" w:rsidRDefault="000837ED" w:rsidP="00DD75B3">
            <w:pPr>
              <w:ind w:firstLine="0"/>
              <w:rPr>
                <w:ins w:id="1700" w:author="Шайтан-машина" w:date="2017-01-28T16:30:00Z"/>
                <w:szCs w:val="24"/>
              </w:rPr>
            </w:pPr>
            <w:ins w:id="1701" w:author="Шайтан-машина" w:date="2017-01-28T16:37:00Z">
              <w:r w:rsidRPr="000837ED">
                <w:rPr>
                  <w:position w:val="-14"/>
                  <w:szCs w:val="24"/>
                </w:rPr>
                <w:object w:dxaOrig="499" w:dyaOrig="380">
                  <v:shape id="_x0000_i1136" type="#_x0000_t75" style="width:26.75pt;height:19.65pt" o:ole="">
                    <v:imagedata r:id="rId298" o:title=""/>
                  </v:shape>
                  <o:OLEObject Type="Embed" ProgID="Equation.3" ShapeID="_x0000_i1136" DrawAspect="Content" ObjectID="_1549710461" r:id="rId299"/>
                </w:object>
              </w:r>
            </w:ins>
            <w:ins w:id="1702" w:author="Шайтан-машина" w:date="2017-01-28T16:37:00Z">
              <w:r w:rsidRPr="000837ED">
                <w:rPr>
                  <w:szCs w:val="24"/>
                </w:rPr>
                <w:t>,Å</w:t>
              </w:r>
            </w:ins>
          </w:p>
        </w:tc>
        <w:tc>
          <w:tcPr>
            <w:tcW w:w="1642" w:type="dxa"/>
            <w:tcPrChange w:id="1703" w:author="Шайтан-машина" w:date="2017-01-28T16:37:00Z">
              <w:tcPr>
                <w:tcW w:w="1642" w:type="dxa"/>
              </w:tcPr>
            </w:tcPrChange>
          </w:tcPr>
          <w:p w:rsidR="000837ED" w:rsidRDefault="000837ED" w:rsidP="000837ED">
            <w:pPr>
              <w:ind w:firstLine="0"/>
              <w:rPr>
                <w:ins w:id="1704" w:author="Шайтан-машина" w:date="2017-01-28T16:30:00Z"/>
                <w:szCs w:val="24"/>
              </w:rPr>
            </w:pPr>
            <w:ins w:id="1705" w:author="Шайтан-машина" w:date="2017-01-28T16:37:00Z">
              <w:r>
                <w:rPr>
                  <w:szCs w:val="24"/>
                  <w:lang w:val="en-US"/>
                </w:rPr>
                <w:t>2</w:t>
              </w:r>
              <w:r w:rsidRPr="000837ED">
                <w:rPr>
                  <w:szCs w:val="24"/>
                </w:rPr>
                <w:t>,</w:t>
              </w:r>
              <w:r>
                <w:rPr>
                  <w:szCs w:val="24"/>
                  <w:lang w:val="en-US"/>
                </w:rPr>
                <w:t>641</w:t>
              </w:r>
            </w:ins>
          </w:p>
        </w:tc>
        <w:tc>
          <w:tcPr>
            <w:tcW w:w="1643" w:type="dxa"/>
            <w:vAlign w:val="center"/>
            <w:tcPrChange w:id="1706" w:author="Шайтан-машина" w:date="2017-01-28T16:37:00Z">
              <w:tcPr>
                <w:tcW w:w="1643" w:type="dxa"/>
              </w:tcPr>
            </w:tcPrChange>
          </w:tcPr>
          <w:p w:rsidR="000837ED" w:rsidRDefault="000837ED" w:rsidP="00DD75B3">
            <w:pPr>
              <w:ind w:firstLine="0"/>
              <w:rPr>
                <w:ins w:id="1707" w:author="Шайтан-машина" w:date="2017-01-28T16:30:00Z"/>
                <w:szCs w:val="24"/>
              </w:rPr>
            </w:pPr>
            <w:ins w:id="1708" w:author="Шайтан-машина" w:date="2017-01-28T16:37:00Z">
              <w:r w:rsidRPr="000837ED">
                <w:rPr>
                  <w:position w:val="-14"/>
                  <w:szCs w:val="24"/>
                </w:rPr>
                <w:object w:dxaOrig="900" w:dyaOrig="380">
                  <v:shape id="_x0000_i1137" type="#_x0000_t75" style="width:45.25pt;height:19.65pt" o:ole="">
                    <v:imagedata r:id="rId300" o:title=""/>
                  </v:shape>
                  <o:OLEObject Type="Embed" ProgID="Equation.3" ShapeID="_x0000_i1137" DrawAspect="Content" ObjectID="_1549710462" r:id="rId301"/>
                </w:object>
              </w:r>
            </w:ins>
            <w:ins w:id="1709" w:author="Шайтан-машина" w:date="2017-01-28T16:37:00Z">
              <w:r w:rsidRPr="000837ED">
                <w:rPr>
                  <w:szCs w:val="24"/>
                </w:rPr>
                <w:t>, К</w:t>
              </w:r>
            </w:ins>
          </w:p>
        </w:tc>
        <w:tc>
          <w:tcPr>
            <w:tcW w:w="1643" w:type="dxa"/>
            <w:vAlign w:val="center"/>
            <w:tcPrChange w:id="1710" w:author="Шайтан-машина" w:date="2017-01-28T16:37:00Z">
              <w:tcPr>
                <w:tcW w:w="1643" w:type="dxa"/>
              </w:tcPr>
            </w:tcPrChange>
          </w:tcPr>
          <w:p w:rsidR="000837ED" w:rsidRDefault="000837ED" w:rsidP="000837ED">
            <w:pPr>
              <w:ind w:firstLine="0"/>
              <w:rPr>
                <w:ins w:id="1711" w:author="Шайтан-машина" w:date="2017-01-28T16:30:00Z"/>
                <w:szCs w:val="24"/>
              </w:rPr>
            </w:pPr>
            <w:ins w:id="1712" w:author="Шайтан-машина" w:date="2017-01-28T16:38:00Z">
              <w:r>
                <w:rPr>
                  <w:szCs w:val="24"/>
                  <w:lang w:val="en-US"/>
                </w:rPr>
                <w:t>809</w:t>
              </w:r>
            </w:ins>
            <w:ins w:id="1713" w:author="Шайтан-машина" w:date="2017-01-28T16:37:00Z">
              <w:r>
                <w:rPr>
                  <w:szCs w:val="24"/>
                  <w:lang w:val="en-US"/>
                </w:rPr>
                <w:t>,</w:t>
              </w:r>
            </w:ins>
            <w:ins w:id="1714" w:author="Шайтан-машина" w:date="2017-01-28T16:38:00Z">
              <w:r>
                <w:rPr>
                  <w:szCs w:val="24"/>
                  <w:lang w:val="en-US"/>
                </w:rPr>
                <w:t>1</w:t>
              </w:r>
            </w:ins>
          </w:p>
        </w:tc>
      </w:tr>
      <w:tr w:rsidR="000837ED" w:rsidTr="00082B7E">
        <w:tblPrEx>
          <w:tblW w:w="0" w:type="auto"/>
          <w:tblPrExChange w:id="1715" w:author="Шайтан-машина" w:date="2017-01-28T16:38:00Z">
            <w:tblPrEx>
              <w:tblW w:w="0" w:type="auto"/>
            </w:tblPrEx>
          </w:tblPrExChange>
        </w:tblPrEx>
        <w:trPr>
          <w:ins w:id="1716" w:author="Шайтан-машина" w:date="2017-01-28T16:30:00Z"/>
        </w:trPr>
        <w:tc>
          <w:tcPr>
            <w:tcW w:w="1642" w:type="dxa"/>
            <w:tcPrChange w:id="1717" w:author="Шайтан-машина" w:date="2017-01-28T16:38:00Z">
              <w:tcPr>
                <w:tcW w:w="1642" w:type="dxa"/>
              </w:tcPr>
            </w:tcPrChange>
          </w:tcPr>
          <w:p w:rsidR="000837ED" w:rsidRPr="000837ED" w:rsidRDefault="000837ED" w:rsidP="00DD75B3">
            <w:pPr>
              <w:ind w:firstLine="0"/>
              <w:rPr>
                <w:ins w:id="1718" w:author="Шайтан-машина" w:date="2017-01-28T16:30:00Z"/>
                <w:szCs w:val="24"/>
                <w:lang w:val="en-US"/>
              </w:rPr>
            </w:pPr>
            <w:ins w:id="1719" w:author="Шайтан-машина" w:date="2017-01-28T16:33:00Z">
              <w:r>
                <w:rPr>
                  <w:szCs w:val="24"/>
                  <w:lang w:val="en-US"/>
                </w:rPr>
                <w:t>d</w:t>
              </w:r>
            </w:ins>
          </w:p>
        </w:tc>
        <w:tc>
          <w:tcPr>
            <w:tcW w:w="1642" w:type="dxa"/>
            <w:vAlign w:val="center"/>
            <w:tcPrChange w:id="1720" w:author="Шайтан-машина" w:date="2017-01-28T16:38:00Z">
              <w:tcPr>
                <w:tcW w:w="1642" w:type="dxa"/>
              </w:tcPr>
            </w:tcPrChange>
          </w:tcPr>
          <w:p w:rsidR="000837ED" w:rsidRPr="000837ED" w:rsidRDefault="000837ED" w:rsidP="00DD75B3">
            <w:pPr>
              <w:ind w:firstLine="0"/>
              <w:rPr>
                <w:ins w:id="1721" w:author="Шайтан-машина" w:date="2017-01-28T16:30:00Z"/>
                <w:szCs w:val="24"/>
              </w:rPr>
            </w:pPr>
            <w:ins w:id="1722" w:author="Шайтан-машина" w:date="2017-01-28T16:33:00Z">
              <w:r w:rsidRPr="000837ED">
                <w:rPr>
                  <w:szCs w:val="24"/>
                </w:rPr>
                <w:t>0,47635</w:t>
              </w:r>
            </w:ins>
          </w:p>
        </w:tc>
        <w:tc>
          <w:tcPr>
            <w:tcW w:w="1642" w:type="dxa"/>
            <w:tcPrChange w:id="1723" w:author="Шайтан-машина" w:date="2017-01-28T16:38:00Z">
              <w:tcPr>
                <w:tcW w:w="1642" w:type="dxa"/>
              </w:tcPr>
            </w:tcPrChange>
          </w:tcPr>
          <w:p w:rsidR="000837ED" w:rsidRDefault="000837ED" w:rsidP="00DD75B3">
            <w:pPr>
              <w:ind w:firstLine="0"/>
              <w:rPr>
                <w:ins w:id="1724" w:author="Шайтан-машина" w:date="2017-01-28T16:30:00Z"/>
                <w:szCs w:val="24"/>
              </w:rPr>
            </w:pPr>
            <w:ins w:id="1725" w:author="Шайтан-машина" w:date="2017-01-28T16:38:00Z">
              <w:r w:rsidRPr="000837ED">
                <w:rPr>
                  <w:position w:val="-14"/>
                  <w:szCs w:val="24"/>
                </w:rPr>
                <w:object w:dxaOrig="420" w:dyaOrig="380">
                  <v:shape id="_x0000_i1138" type="#_x0000_t75" style="width:21.8pt;height:19.65pt" o:ole="">
                    <v:imagedata r:id="rId302" o:title=""/>
                  </v:shape>
                  <o:OLEObject Type="Embed" ProgID="Equation.3" ShapeID="_x0000_i1138" DrawAspect="Content" ObjectID="_1549710463" r:id="rId303"/>
                </w:object>
              </w:r>
            </w:ins>
            <w:ins w:id="1726" w:author="Шайтан-машина" w:date="2017-01-28T16:38:00Z">
              <w:r w:rsidRPr="000837ED">
                <w:rPr>
                  <w:szCs w:val="24"/>
                </w:rPr>
                <w:t>,Å</w:t>
              </w:r>
            </w:ins>
          </w:p>
        </w:tc>
        <w:tc>
          <w:tcPr>
            <w:tcW w:w="1642" w:type="dxa"/>
            <w:tcPrChange w:id="1727" w:author="Шайтан-машина" w:date="2017-01-28T16:38:00Z">
              <w:tcPr>
                <w:tcW w:w="1642" w:type="dxa"/>
              </w:tcPr>
            </w:tcPrChange>
          </w:tcPr>
          <w:p w:rsidR="000837ED" w:rsidRPr="000837ED" w:rsidRDefault="000837ED" w:rsidP="000837ED">
            <w:pPr>
              <w:ind w:firstLine="0"/>
              <w:rPr>
                <w:ins w:id="1728" w:author="Шайтан-машина" w:date="2017-01-28T16:30:00Z"/>
                <w:szCs w:val="24"/>
                <w:lang w:val="en-US"/>
              </w:rPr>
            </w:pPr>
            <w:ins w:id="1729" w:author="Шайтан-машина" w:date="2017-01-28T16:38:00Z">
              <w:r>
                <w:rPr>
                  <w:szCs w:val="24"/>
                  <w:lang w:val="en-US"/>
                </w:rPr>
                <w:t>2</w:t>
              </w:r>
              <w:r w:rsidRPr="000837ED">
                <w:rPr>
                  <w:szCs w:val="24"/>
                </w:rPr>
                <w:t>,</w:t>
              </w:r>
              <w:r>
                <w:rPr>
                  <w:szCs w:val="24"/>
                  <w:lang w:val="en-US"/>
                </w:rPr>
                <w:t>827</w:t>
              </w:r>
            </w:ins>
          </w:p>
        </w:tc>
        <w:tc>
          <w:tcPr>
            <w:tcW w:w="1643" w:type="dxa"/>
            <w:vAlign w:val="center"/>
            <w:tcPrChange w:id="1730" w:author="Шайтан-машина" w:date="2017-01-28T16:38:00Z">
              <w:tcPr>
                <w:tcW w:w="1643" w:type="dxa"/>
              </w:tcPr>
            </w:tcPrChange>
          </w:tcPr>
          <w:p w:rsidR="000837ED" w:rsidRDefault="000837ED" w:rsidP="00DD75B3">
            <w:pPr>
              <w:ind w:firstLine="0"/>
              <w:rPr>
                <w:ins w:id="1731" w:author="Шайтан-машина" w:date="2017-01-28T16:30:00Z"/>
                <w:szCs w:val="24"/>
              </w:rPr>
            </w:pPr>
            <w:ins w:id="1732" w:author="Шайтан-машина" w:date="2017-01-28T16:38:00Z">
              <w:r w:rsidRPr="000837ED">
                <w:rPr>
                  <w:position w:val="-14"/>
                  <w:szCs w:val="24"/>
                </w:rPr>
                <w:object w:dxaOrig="800" w:dyaOrig="380">
                  <v:shape id="_x0000_i1139" type="#_x0000_t75" style="width:39.8pt;height:19.65pt" o:ole="">
                    <v:imagedata r:id="rId304" o:title=""/>
                  </v:shape>
                  <o:OLEObject Type="Embed" ProgID="Equation.3" ShapeID="_x0000_i1139" DrawAspect="Content" ObjectID="_1549710464" r:id="rId305"/>
                </w:object>
              </w:r>
            </w:ins>
            <w:ins w:id="1733" w:author="Шайтан-машина" w:date="2017-01-28T16:38:00Z">
              <w:r w:rsidRPr="000837ED">
                <w:rPr>
                  <w:szCs w:val="24"/>
                </w:rPr>
                <w:t>, К</w:t>
              </w:r>
            </w:ins>
          </w:p>
        </w:tc>
        <w:tc>
          <w:tcPr>
            <w:tcW w:w="1643" w:type="dxa"/>
            <w:vAlign w:val="center"/>
            <w:tcPrChange w:id="1734" w:author="Шайтан-машина" w:date="2017-01-28T16:38:00Z">
              <w:tcPr>
                <w:tcW w:w="1643" w:type="dxa"/>
              </w:tcPr>
            </w:tcPrChange>
          </w:tcPr>
          <w:p w:rsidR="000837ED" w:rsidRDefault="000837ED" w:rsidP="000837ED">
            <w:pPr>
              <w:ind w:firstLine="0"/>
              <w:rPr>
                <w:ins w:id="1735" w:author="Шайтан-машина" w:date="2017-01-28T16:30:00Z"/>
                <w:szCs w:val="24"/>
              </w:rPr>
            </w:pPr>
            <w:ins w:id="1736" w:author="Шайтан-машина" w:date="2017-01-28T16:38:00Z">
              <w:r>
                <w:rPr>
                  <w:szCs w:val="24"/>
                  <w:lang w:val="en-US"/>
                </w:rPr>
                <w:t>59,7</w:t>
              </w:r>
            </w:ins>
          </w:p>
        </w:tc>
      </w:tr>
      <w:tr w:rsidR="000837ED" w:rsidTr="00082B7E">
        <w:tblPrEx>
          <w:tblW w:w="0" w:type="auto"/>
          <w:tblPrExChange w:id="1737" w:author="Шайтан-машина" w:date="2017-01-28T16:39:00Z">
            <w:tblPrEx>
              <w:tblW w:w="0" w:type="auto"/>
            </w:tblPrEx>
          </w:tblPrExChange>
        </w:tblPrEx>
        <w:trPr>
          <w:ins w:id="1738" w:author="Шайтан-машина" w:date="2017-01-28T16:30:00Z"/>
        </w:trPr>
        <w:tc>
          <w:tcPr>
            <w:tcW w:w="1642" w:type="dxa"/>
            <w:tcPrChange w:id="1739" w:author="Шайтан-машина" w:date="2017-01-28T16:39:00Z">
              <w:tcPr>
                <w:tcW w:w="1642" w:type="dxa"/>
              </w:tcPr>
            </w:tcPrChange>
          </w:tcPr>
          <w:p w:rsidR="000837ED" w:rsidRPr="000837ED" w:rsidRDefault="000837ED" w:rsidP="00DD75B3">
            <w:pPr>
              <w:ind w:firstLine="0"/>
              <w:rPr>
                <w:ins w:id="1740" w:author="Шайтан-машина" w:date="2017-01-28T16:30:00Z"/>
                <w:szCs w:val="24"/>
                <w:lang w:val="en-US"/>
              </w:rPr>
            </w:pPr>
            <w:ins w:id="1741" w:author="Шайтан-машина" w:date="2017-01-28T16:33:00Z">
              <w:r>
                <w:rPr>
                  <w:szCs w:val="24"/>
                  <w:lang w:val="en-US"/>
                </w:rPr>
                <w:t>e</w:t>
              </w:r>
            </w:ins>
          </w:p>
        </w:tc>
        <w:tc>
          <w:tcPr>
            <w:tcW w:w="1642" w:type="dxa"/>
            <w:vAlign w:val="center"/>
            <w:tcPrChange w:id="1742" w:author="Шайтан-машина" w:date="2017-01-28T16:39:00Z">
              <w:tcPr>
                <w:tcW w:w="1642" w:type="dxa"/>
              </w:tcPr>
            </w:tcPrChange>
          </w:tcPr>
          <w:p w:rsidR="000837ED" w:rsidRPr="000837ED" w:rsidRDefault="000837ED" w:rsidP="00DD75B3">
            <w:pPr>
              <w:ind w:firstLine="0"/>
              <w:rPr>
                <w:ins w:id="1743" w:author="Шайтан-машина" w:date="2017-01-28T16:30:00Z"/>
                <w:szCs w:val="24"/>
              </w:rPr>
            </w:pPr>
            <w:ins w:id="1744" w:author="Шайтан-машина" w:date="2017-01-28T16:33:00Z">
              <w:r w:rsidRPr="000837ED">
                <w:rPr>
                  <w:szCs w:val="24"/>
                </w:rPr>
                <w:t>1,03587</w:t>
              </w:r>
            </w:ins>
          </w:p>
        </w:tc>
        <w:tc>
          <w:tcPr>
            <w:tcW w:w="1642" w:type="dxa"/>
            <w:tcPrChange w:id="1745" w:author="Шайтан-машина" w:date="2017-01-28T16:39:00Z">
              <w:tcPr>
                <w:tcW w:w="1642" w:type="dxa"/>
              </w:tcPr>
            </w:tcPrChange>
          </w:tcPr>
          <w:p w:rsidR="000837ED" w:rsidRDefault="000837ED" w:rsidP="00DD75B3">
            <w:pPr>
              <w:ind w:firstLine="0"/>
              <w:rPr>
                <w:ins w:id="1746" w:author="Шайтан-машина" w:date="2017-01-28T16:30:00Z"/>
                <w:szCs w:val="24"/>
              </w:rPr>
            </w:pPr>
            <w:ins w:id="1747" w:author="Шайтан-машина" w:date="2017-01-28T16:39:00Z">
              <w:r w:rsidRPr="000837ED">
                <w:rPr>
                  <w:position w:val="-14"/>
                  <w:szCs w:val="24"/>
                </w:rPr>
                <w:object w:dxaOrig="400" w:dyaOrig="380">
                  <v:shape id="_x0000_i1140" type="#_x0000_t75" style="width:20.2pt;height:19.65pt" o:ole="">
                    <v:imagedata r:id="rId306" o:title=""/>
                  </v:shape>
                  <o:OLEObject Type="Embed" ProgID="Equation.3" ShapeID="_x0000_i1140" DrawAspect="Content" ObjectID="_1549710465" r:id="rId307"/>
                </w:object>
              </w:r>
            </w:ins>
            <w:ins w:id="1748" w:author="Шайтан-машина" w:date="2017-01-28T16:39:00Z">
              <w:r w:rsidRPr="000837ED">
                <w:rPr>
                  <w:szCs w:val="24"/>
                </w:rPr>
                <w:t>,Å</w:t>
              </w:r>
            </w:ins>
          </w:p>
        </w:tc>
        <w:tc>
          <w:tcPr>
            <w:tcW w:w="1642" w:type="dxa"/>
            <w:tcPrChange w:id="1749" w:author="Шайтан-машина" w:date="2017-01-28T16:39:00Z">
              <w:tcPr>
                <w:tcW w:w="1642" w:type="dxa"/>
              </w:tcPr>
            </w:tcPrChange>
          </w:tcPr>
          <w:p w:rsidR="000837ED" w:rsidRPr="000837ED" w:rsidRDefault="000837ED" w:rsidP="000837ED">
            <w:pPr>
              <w:ind w:firstLine="0"/>
              <w:rPr>
                <w:ins w:id="1750" w:author="Шайтан-машина" w:date="2017-01-28T16:30:00Z"/>
                <w:szCs w:val="24"/>
                <w:lang w:val="en-US"/>
              </w:rPr>
            </w:pPr>
            <w:ins w:id="1751" w:author="Шайтан-машина" w:date="2017-01-28T16:40:00Z">
              <w:r>
                <w:rPr>
                  <w:szCs w:val="24"/>
                  <w:lang w:val="en-US"/>
                </w:rPr>
                <w:t>3</w:t>
              </w:r>
            </w:ins>
            <w:ins w:id="1752" w:author="Шайтан-машина" w:date="2017-01-28T16:39:00Z">
              <w:r w:rsidRPr="000837ED">
                <w:rPr>
                  <w:szCs w:val="24"/>
                </w:rPr>
                <w:t>,</w:t>
              </w:r>
            </w:ins>
            <w:ins w:id="1753" w:author="Шайтан-машина" w:date="2017-01-28T16:40:00Z">
              <w:r>
                <w:rPr>
                  <w:szCs w:val="24"/>
                  <w:lang w:val="en-US"/>
                </w:rPr>
                <w:t>798</w:t>
              </w:r>
            </w:ins>
          </w:p>
        </w:tc>
        <w:tc>
          <w:tcPr>
            <w:tcW w:w="1643" w:type="dxa"/>
            <w:vAlign w:val="center"/>
            <w:tcPrChange w:id="1754" w:author="Шайтан-машина" w:date="2017-01-28T16:39:00Z">
              <w:tcPr>
                <w:tcW w:w="1643" w:type="dxa"/>
              </w:tcPr>
            </w:tcPrChange>
          </w:tcPr>
          <w:p w:rsidR="000837ED" w:rsidRDefault="000837ED" w:rsidP="00DD75B3">
            <w:pPr>
              <w:ind w:firstLine="0"/>
              <w:rPr>
                <w:ins w:id="1755" w:author="Шайтан-машина" w:date="2017-01-28T16:30:00Z"/>
                <w:szCs w:val="24"/>
              </w:rPr>
            </w:pPr>
            <w:ins w:id="1756" w:author="Шайтан-машина" w:date="2017-01-28T16:39:00Z">
              <w:r w:rsidRPr="000837ED">
                <w:rPr>
                  <w:position w:val="-14"/>
                  <w:szCs w:val="24"/>
                </w:rPr>
                <w:object w:dxaOrig="800" w:dyaOrig="380">
                  <v:shape id="_x0000_i1141" type="#_x0000_t75" style="width:39.8pt;height:19.65pt" o:ole="">
                    <v:imagedata r:id="rId308" o:title=""/>
                  </v:shape>
                  <o:OLEObject Type="Embed" ProgID="Equation.3" ShapeID="_x0000_i1141" DrawAspect="Content" ObjectID="_1549710466" r:id="rId309"/>
                </w:object>
              </w:r>
            </w:ins>
            <w:ins w:id="1757" w:author="Шайтан-машина" w:date="2017-01-28T16:39:00Z">
              <w:r w:rsidRPr="000837ED">
                <w:rPr>
                  <w:szCs w:val="24"/>
                </w:rPr>
                <w:t>, К</w:t>
              </w:r>
            </w:ins>
          </w:p>
        </w:tc>
        <w:tc>
          <w:tcPr>
            <w:tcW w:w="1643" w:type="dxa"/>
            <w:vAlign w:val="center"/>
            <w:tcPrChange w:id="1758" w:author="Шайтан-машина" w:date="2017-01-28T16:39:00Z">
              <w:tcPr>
                <w:tcW w:w="1643" w:type="dxa"/>
              </w:tcPr>
            </w:tcPrChange>
          </w:tcPr>
          <w:p w:rsidR="000837ED" w:rsidRDefault="000837ED" w:rsidP="000837ED">
            <w:pPr>
              <w:ind w:firstLine="0"/>
              <w:rPr>
                <w:ins w:id="1759" w:author="Шайтан-машина" w:date="2017-01-28T16:30:00Z"/>
                <w:szCs w:val="24"/>
              </w:rPr>
            </w:pPr>
            <w:ins w:id="1760" w:author="Шайтан-машина" w:date="2017-01-28T16:40:00Z">
              <w:r>
                <w:rPr>
                  <w:szCs w:val="24"/>
                  <w:lang w:val="en-US"/>
                </w:rPr>
                <w:t>71</w:t>
              </w:r>
            </w:ins>
            <w:ins w:id="1761" w:author="Шайтан-машина" w:date="2017-01-28T16:39:00Z">
              <w:r>
                <w:rPr>
                  <w:szCs w:val="24"/>
                  <w:lang w:val="en-US"/>
                </w:rPr>
                <w:t>,</w:t>
              </w:r>
            </w:ins>
            <w:ins w:id="1762" w:author="Шайтан-машина" w:date="2017-01-28T16:40:00Z">
              <w:r>
                <w:rPr>
                  <w:szCs w:val="24"/>
                  <w:lang w:val="en-US"/>
                </w:rPr>
                <w:t>4</w:t>
              </w:r>
            </w:ins>
          </w:p>
        </w:tc>
      </w:tr>
      <w:tr w:rsidR="000837ED" w:rsidTr="00082B7E">
        <w:tblPrEx>
          <w:tblW w:w="0" w:type="auto"/>
          <w:tblPrExChange w:id="1763" w:author="Шайтан-машина" w:date="2017-01-28T16:40:00Z">
            <w:tblPrEx>
              <w:tblW w:w="0" w:type="auto"/>
            </w:tblPrEx>
          </w:tblPrExChange>
        </w:tblPrEx>
        <w:trPr>
          <w:ins w:id="1764" w:author="Шайтан-машина" w:date="2017-01-28T16:30:00Z"/>
        </w:trPr>
        <w:tc>
          <w:tcPr>
            <w:tcW w:w="1642" w:type="dxa"/>
            <w:tcPrChange w:id="1765" w:author="Шайтан-машина" w:date="2017-01-28T16:40:00Z">
              <w:tcPr>
                <w:tcW w:w="1642" w:type="dxa"/>
              </w:tcPr>
            </w:tcPrChange>
          </w:tcPr>
          <w:p w:rsidR="000837ED" w:rsidRPr="000837ED" w:rsidRDefault="000837ED" w:rsidP="00DD75B3">
            <w:pPr>
              <w:ind w:firstLine="0"/>
              <w:rPr>
                <w:ins w:id="1766" w:author="Шайтан-машина" w:date="2017-01-28T16:30:00Z"/>
                <w:szCs w:val="24"/>
                <w:lang w:val="en-US"/>
              </w:rPr>
            </w:pPr>
            <w:ins w:id="1767" w:author="Шайтан-машина" w:date="2017-01-28T16:33:00Z">
              <w:r>
                <w:rPr>
                  <w:szCs w:val="24"/>
                  <w:lang w:val="en-US"/>
                </w:rPr>
                <w:t>f</w:t>
              </w:r>
            </w:ins>
          </w:p>
        </w:tc>
        <w:tc>
          <w:tcPr>
            <w:tcW w:w="1642" w:type="dxa"/>
            <w:vAlign w:val="center"/>
            <w:tcPrChange w:id="1768" w:author="Шайтан-машина" w:date="2017-01-28T16:40:00Z">
              <w:tcPr>
                <w:tcW w:w="1642" w:type="dxa"/>
              </w:tcPr>
            </w:tcPrChange>
          </w:tcPr>
          <w:p w:rsidR="000837ED" w:rsidRPr="000837ED" w:rsidRDefault="000837ED" w:rsidP="00DD75B3">
            <w:pPr>
              <w:ind w:firstLine="0"/>
              <w:rPr>
                <w:ins w:id="1769" w:author="Шайтан-машина" w:date="2017-01-28T16:30:00Z"/>
                <w:szCs w:val="24"/>
              </w:rPr>
            </w:pPr>
            <w:ins w:id="1770" w:author="Шайтан-машина" w:date="2017-01-28T16:33:00Z">
              <w:r w:rsidRPr="000837ED">
                <w:rPr>
                  <w:szCs w:val="24"/>
                </w:rPr>
                <w:t>1,52996</w:t>
              </w:r>
            </w:ins>
          </w:p>
        </w:tc>
        <w:tc>
          <w:tcPr>
            <w:tcW w:w="1642" w:type="dxa"/>
            <w:tcPrChange w:id="1771" w:author="Шайтан-машина" w:date="2017-01-28T16:40:00Z">
              <w:tcPr>
                <w:tcW w:w="1642" w:type="dxa"/>
              </w:tcPr>
            </w:tcPrChange>
          </w:tcPr>
          <w:p w:rsidR="000837ED" w:rsidRDefault="000837ED" w:rsidP="00DD75B3">
            <w:pPr>
              <w:ind w:firstLine="0"/>
              <w:rPr>
                <w:ins w:id="1772" w:author="Шайтан-машина" w:date="2017-01-28T16:30:00Z"/>
                <w:szCs w:val="24"/>
              </w:rPr>
            </w:pPr>
            <w:ins w:id="1773" w:author="Шайтан-машина" w:date="2017-01-28T16:40:00Z">
              <w:r w:rsidRPr="000837ED">
                <w:rPr>
                  <w:position w:val="-14"/>
                  <w:szCs w:val="24"/>
                </w:rPr>
                <w:object w:dxaOrig="380" w:dyaOrig="380">
                  <v:shape id="_x0000_i1142" type="#_x0000_t75" style="width:20.2pt;height:19.65pt" o:ole="">
                    <v:imagedata r:id="rId310" o:title=""/>
                  </v:shape>
                  <o:OLEObject Type="Embed" ProgID="Equation.3" ShapeID="_x0000_i1142" DrawAspect="Content" ObjectID="_1549710467" r:id="rId311"/>
                </w:object>
              </w:r>
            </w:ins>
            <w:ins w:id="1774" w:author="Шайтан-машина" w:date="2017-01-28T16:40:00Z">
              <w:r w:rsidRPr="000837ED">
                <w:rPr>
                  <w:szCs w:val="24"/>
                </w:rPr>
                <w:t>,Å</w:t>
              </w:r>
            </w:ins>
          </w:p>
        </w:tc>
        <w:tc>
          <w:tcPr>
            <w:tcW w:w="1642" w:type="dxa"/>
            <w:tcPrChange w:id="1775" w:author="Шайтан-машина" w:date="2017-01-28T16:40:00Z">
              <w:tcPr>
                <w:tcW w:w="1642" w:type="dxa"/>
              </w:tcPr>
            </w:tcPrChange>
          </w:tcPr>
          <w:p w:rsidR="000837ED" w:rsidRPr="000837ED" w:rsidRDefault="000837ED" w:rsidP="000837ED">
            <w:pPr>
              <w:ind w:firstLine="0"/>
              <w:rPr>
                <w:ins w:id="1776" w:author="Шайтан-машина" w:date="2017-01-28T16:30:00Z"/>
                <w:szCs w:val="24"/>
                <w:lang w:val="en-US"/>
              </w:rPr>
            </w:pPr>
            <w:ins w:id="1777" w:author="Шайтан-машина" w:date="2017-01-28T16:40:00Z">
              <w:r>
                <w:rPr>
                  <w:szCs w:val="24"/>
                  <w:lang w:val="en-US"/>
                </w:rPr>
                <w:t>3</w:t>
              </w:r>
              <w:r w:rsidRPr="000837ED">
                <w:rPr>
                  <w:szCs w:val="24"/>
                </w:rPr>
                <w:t>,</w:t>
              </w:r>
              <w:r>
                <w:rPr>
                  <w:szCs w:val="24"/>
                  <w:lang w:val="en-US"/>
                </w:rPr>
                <w:t>467</w:t>
              </w:r>
            </w:ins>
          </w:p>
        </w:tc>
        <w:tc>
          <w:tcPr>
            <w:tcW w:w="1643" w:type="dxa"/>
            <w:vAlign w:val="center"/>
            <w:tcPrChange w:id="1778" w:author="Шайтан-машина" w:date="2017-01-28T16:40:00Z">
              <w:tcPr>
                <w:tcW w:w="1643" w:type="dxa"/>
              </w:tcPr>
            </w:tcPrChange>
          </w:tcPr>
          <w:p w:rsidR="000837ED" w:rsidRDefault="000837ED" w:rsidP="00DD75B3">
            <w:pPr>
              <w:ind w:firstLine="0"/>
              <w:rPr>
                <w:ins w:id="1779" w:author="Шайтан-машина" w:date="2017-01-28T16:30:00Z"/>
                <w:szCs w:val="24"/>
              </w:rPr>
            </w:pPr>
            <w:ins w:id="1780" w:author="Шайтан-машина" w:date="2017-01-28T16:40:00Z">
              <w:r w:rsidRPr="000837ED">
                <w:rPr>
                  <w:position w:val="-14"/>
                  <w:szCs w:val="24"/>
                </w:rPr>
                <w:object w:dxaOrig="780" w:dyaOrig="380">
                  <v:shape id="_x0000_i1143" type="#_x0000_t75" style="width:39.8pt;height:19.65pt" o:ole="">
                    <v:imagedata r:id="rId312" o:title=""/>
                  </v:shape>
                  <o:OLEObject Type="Embed" ProgID="Equation.3" ShapeID="_x0000_i1143" DrawAspect="Content" ObjectID="_1549710468" r:id="rId313"/>
                </w:object>
              </w:r>
            </w:ins>
            <w:ins w:id="1781" w:author="Шайтан-машина" w:date="2017-01-28T16:40:00Z">
              <w:r w:rsidRPr="000837ED">
                <w:rPr>
                  <w:szCs w:val="24"/>
                </w:rPr>
                <w:t>, К</w:t>
              </w:r>
            </w:ins>
          </w:p>
        </w:tc>
        <w:tc>
          <w:tcPr>
            <w:tcW w:w="1643" w:type="dxa"/>
            <w:vAlign w:val="center"/>
            <w:tcPrChange w:id="1782" w:author="Шайтан-машина" w:date="2017-01-28T16:40:00Z">
              <w:tcPr>
                <w:tcW w:w="1643" w:type="dxa"/>
              </w:tcPr>
            </w:tcPrChange>
          </w:tcPr>
          <w:p w:rsidR="000837ED" w:rsidRDefault="000837ED" w:rsidP="000837ED">
            <w:pPr>
              <w:ind w:firstLine="0"/>
              <w:rPr>
                <w:ins w:id="1783" w:author="Шайтан-машина" w:date="2017-01-28T16:30:00Z"/>
                <w:szCs w:val="24"/>
              </w:rPr>
            </w:pPr>
            <w:ins w:id="1784" w:author="Шайтан-машина" w:date="2017-01-28T16:40:00Z">
              <w:r>
                <w:rPr>
                  <w:szCs w:val="24"/>
                  <w:lang w:val="en-US"/>
                </w:rPr>
                <w:t>1</w:t>
              </w:r>
            </w:ins>
            <w:ins w:id="1785" w:author="Шайтан-машина" w:date="2017-01-28T16:41:00Z">
              <w:r>
                <w:rPr>
                  <w:szCs w:val="24"/>
                  <w:lang w:val="en-US"/>
                </w:rPr>
                <w:t>06</w:t>
              </w:r>
            </w:ins>
            <w:ins w:id="1786" w:author="Шайтан-машина" w:date="2017-01-28T16:40:00Z">
              <w:r>
                <w:rPr>
                  <w:szCs w:val="24"/>
                  <w:lang w:val="en-US"/>
                </w:rPr>
                <w:t>,</w:t>
              </w:r>
            </w:ins>
            <w:ins w:id="1787" w:author="Шайтан-машина" w:date="2017-01-28T16:41:00Z">
              <w:r>
                <w:rPr>
                  <w:szCs w:val="24"/>
                  <w:lang w:val="en-US"/>
                </w:rPr>
                <w:t>7</w:t>
              </w:r>
            </w:ins>
          </w:p>
        </w:tc>
      </w:tr>
      <w:tr w:rsidR="00082B7E" w:rsidTr="00082B7E">
        <w:tblPrEx>
          <w:tblW w:w="0" w:type="auto"/>
          <w:tblPrExChange w:id="1788" w:author="Шайтан-машина" w:date="2017-01-29T19:44:00Z">
            <w:tblPrEx>
              <w:tblW w:w="0" w:type="auto"/>
            </w:tblPrEx>
          </w:tblPrExChange>
        </w:tblPrEx>
        <w:trPr>
          <w:ins w:id="1789" w:author="Шайтан-машина" w:date="2017-01-28T16:33:00Z"/>
        </w:trPr>
        <w:tc>
          <w:tcPr>
            <w:tcW w:w="1642" w:type="dxa"/>
            <w:tcPrChange w:id="1790" w:author="Шайтан-машина" w:date="2017-01-29T19:44:00Z">
              <w:tcPr>
                <w:tcW w:w="1642" w:type="dxa"/>
              </w:tcPr>
            </w:tcPrChange>
          </w:tcPr>
          <w:p w:rsidR="00082B7E" w:rsidRPr="000837ED" w:rsidRDefault="00082B7E" w:rsidP="00DD75B3">
            <w:pPr>
              <w:ind w:firstLine="0"/>
              <w:rPr>
                <w:ins w:id="1791" w:author="Шайтан-машина" w:date="2017-01-28T16:33:00Z"/>
                <w:szCs w:val="24"/>
                <w:lang w:val="en-US"/>
              </w:rPr>
            </w:pPr>
            <w:ins w:id="1792" w:author="Шайтан-машина" w:date="2017-01-28T16:33:00Z">
              <w:r>
                <w:rPr>
                  <w:szCs w:val="24"/>
                  <w:lang w:val="en-US"/>
                </w:rPr>
                <w:t>g</w:t>
              </w:r>
            </w:ins>
          </w:p>
        </w:tc>
        <w:tc>
          <w:tcPr>
            <w:tcW w:w="1642" w:type="dxa"/>
            <w:vAlign w:val="center"/>
            <w:tcPrChange w:id="1793" w:author="Шайтан-машина" w:date="2017-01-29T19:44:00Z">
              <w:tcPr>
                <w:tcW w:w="1642" w:type="dxa"/>
              </w:tcPr>
            </w:tcPrChange>
          </w:tcPr>
          <w:p w:rsidR="00082B7E" w:rsidRPr="000837ED" w:rsidRDefault="00082B7E" w:rsidP="00DD75B3">
            <w:pPr>
              <w:ind w:firstLine="0"/>
              <w:rPr>
                <w:ins w:id="1794" w:author="Шайтан-машина" w:date="2017-01-28T16:33:00Z"/>
                <w:szCs w:val="24"/>
              </w:rPr>
            </w:pPr>
            <w:ins w:id="1795" w:author="Шайтан-машина" w:date="2017-01-28T16:33:00Z">
              <w:r w:rsidRPr="000837ED">
                <w:rPr>
                  <w:szCs w:val="24"/>
                </w:rPr>
                <w:t>1,76474</w:t>
              </w:r>
            </w:ins>
          </w:p>
        </w:tc>
        <w:tc>
          <w:tcPr>
            <w:tcW w:w="1642" w:type="dxa"/>
            <w:tcPrChange w:id="1796" w:author="Шайтан-машина" w:date="2017-01-29T19:44:00Z">
              <w:tcPr>
                <w:tcW w:w="1642" w:type="dxa"/>
              </w:tcPr>
            </w:tcPrChange>
          </w:tcPr>
          <w:p w:rsidR="00082B7E" w:rsidRDefault="00082B7E" w:rsidP="00DD75B3">
            <w:pPr>
              <w:ind w:firstLine="0"/>
              <w:rPr>
                <w:ins w:id="1797" w:author="Шайтан-машина" w:date="2017-01-28T16:33:00Z"/>
                <w:szCs w:val="24"/>
              </w:rPr>
            </w:pPr>
            <w:ins w:id="1798" w:author="Шайтан-машина" w:date="2017-01-29T19:43:00Z">
              <w:r w:rsidRPr="00082B7E">
                <w:rPr>
                  <w:position w:val="-12"/>
                  <w:szCs w:val="24"/>
                </w:rPr>
                <w:object w:dxaOrig="440" w:dyaOrig="360">
                  <v:shape id="_x0000_i1144" type="#_x0000_t75" style="width:23.45pt;height:18.55pt" o:ole="">
                    <v:imagedata r:id="rId314" o:title=""/>
                  </v:shape>
                  <o:OLEObject Type="Embed" ProgID="Equation.3" ShapeID="_x0000_i1144" DrawAspect="Content" ObjectID="_1549710469" r:id="rId315"/>
                </w:object>
              </w:r>
            </w:ins>
            <w:ins w:id="1799" w:author="Шайтан-машина" w:date="2017-01-29T19:43:00Z">
              <w:r w:rsidRPr="000837ED">
                <w:rPr>
                  <w:szCs w:val="24"/>
                </w:rPr>
                <w:t>,Å</w:t>
              </w:r>
            </w:ins>
          </w:p>
        </w:tc>
        <w:tc>
          <w:tcPr>
            <w:tcW w:w="1642" w:type="dxa"/>
            <w:tcPrChange w:id="1800" w:author="Шайтан-машина" w:date="2017-01-29T19:44:00Z">
              <w:tcPr>
                <w:tcW w:w="1642" w:type="dxa"/>
              </w:tcPr>
            </w:tcPrChange>
          </w:tcPr>
          <w:p w:rsidR="00082B7E" w:rsidRPr="00082B7E" w:rsidRDefault="00082B7E" w:rsidP="00082B7E">
            <w:pPr>
              <w:ind w:firstLine="0"/>
              <w:rPr>
                <w:ins w:id="1801" w:author="Шайтан-машина" w:date="2017-01-28T16:33:00Z"/>
                <w:szCs w:val="24"/>
                <w:lang w:val="en-US"/>
              </w:rPr>
            </w:pPr>
            <w:ins w:id="1802" w:author="Шайтан-машина" w:date="2017-01-29T19:44:00Z">
              <w:r>
                <w:rPr>
                  <w:szCs w:val="24"/>
                  <w:lang w:val="en-US"/>
                </w:rPr>
                <w:t>4</w:t>
              </w:r>
            </w:ins>
            <w:ins w:id="1803" w:author="Шайтан-машина" w:date="2017-01-29T19:43:00Z">
              <w:r w:rsidRPr="000837ED">
                <w:rPr>
                  <w:szCs w:val="24"/>
                </w:rPr>
                <w:t>,</w:t>
              </w:r>
            </w:ins>
            <w:ins w:id="1804" w:author="Шайтан-машина" w:date="2017-01-29T19:44:00Z">
              <w:r>
                <w:rPr>
                  <w:szCs w:val="24"/>
                  <w:lang w:val="en-US"/>
                </w:rPr>
                <w:t>12</w:t>
              </w:r>
            </w:ins>
          </w:p>
        </w:tc>
        <w:tc>
          <w:tcPr>
            <w:tcW w:w="1643" w:type="dxa"/>
            <w:vAlign w:val="center"/>
            <w:tcPrChange w:id="1805" w:author="Шайтан-машина" w:date="2017-01-29T19:44:00Z">
              <w:tcPr>
                <w:tcW w:w="1643" w:type="dxa"/>
              </w:tcPr>
            </w:tcPrChange>
          </w:tcPr>
          <w:p w:rsidR="00082B7E" w:rsidRPr="00082B7E" w:rsidRDefault="00082B7E" w:rsidP="00DD75B3">
            <w:pPr>
              <w:ind w:firstLine="0"/>
              <w:rPr>
                <w:ins w:id="1806" w:author="Шайтан-машина" w:date="2017-01-28T16:33:00Z"/>
                <w:szCs w:val="24"/>
                <w:lang w:val="en-US"/>
              </w:rPr>
            </w:pPr>
            <w:ins w:id="1807" w:author="Шайтан-машина" w:date="2017-01-29T19:44:00Z">
              <w:r w:rsidRPr="00082B7E">
                <w:rPr>
                  <w:position w:val="-12"/>
                  <w:szCs w:val="24"/>
                </w:rPr>
                <w:object w:dxaOrig="840" w:dyaOrig="360">
                  <v:shape id="_x0000_i1145" type="#_x0000_t75" style="width:42pt;height:18.55pt" o:ole="">
                    <v:imagedata r:id="rId316" o:title=""/>
                  </v:shape>
                  <o:OLEObject Type="Embed" ProgID="Equation.3" ShapeID="_x0000_i1145" DrawAspect="Content" ObjectID="_1549710470" r:id="rId317"/>
                </w:object>
              </w:r>
            </w:ins>
            <w:ins w:id="1808" w:author="Шайтан-машина" w:date="2017-01-29T19:44:00Z">
              <w:r w:rsidRPr="000837ED">
                <w:rPr>
                  <w:szCs w:val="24"/>
                </w:rPr>
                <w:t>, К</w:t>
              </w:r>
            </w:ins>
          </w:p>
        </w:tc>
        <w:tc>
          <w:tcPr>
            <w:tcW w:w="1643" w:type="dxa"/>
            <w:vAlign w:val="center"/>
            <w:tcPrChange w:id="1809" w:author="Шайтан-машина" w:date="2017-01-29T19:44:00Z">
              <w:tcPr>
                <w:tcW w:w="1643" w:type="dxa"/>
              </w:tcPr>
            </w:tcPrChange>
          </w:tcPr>
          <w:p w:rsidR="00082B7E" w:rsidRDefault="00082B7E" w:rsidP="00082B7E">
            <w:pPr>
              <w:ind w:firstLine="0"/>
              <w:rPr>
                <w:ins w:id="1810" w:author="Шайтан-машина" w:date="2017-01-28T16:33:00Z"/>
                <w:szCs w:val="24"/>
              </w:rPr>
            </w:pPr>
            <w:ins w:id="1811" w:author="Шайтан-машина" w:date="2017-01-29T19:44:00Z">
              <w:r>
                <w:rPr>
                  <w:szCs w:val="24"/>
                  <w:lang w:val="en-US"/>
                </w:rPr>
                <w:t>1785,9</w:t>
              </w:r>
            </w:ins>
          </w:p>
        </w:tc>
      </w:tr>
      <w:tr w:rsidR="00082B7E" w:rsidTr="00082B7E">
        <w:tblPrEx>
          <w:tblW w:w="0" w:type="auto"/>
          <w:tblPrExChange w:id="1812" w:author="Шайтан-машина" w:date="2017-01-29T19:45:00Z">
            <w:tblPrEx>
              <w:tblW w:w="0" w:type="auto"/>
            </w:tblPrEx>
          </w:tblPrExChange>
        </w:tblPrEx>
        <w:trPr>
          <w:ins w:id="1813" w:author="Шайтан-машина" w:date="2017-01-28T16:33:00Z"/>
        </w:trPr>
        <w:tc>
          <w:tcPr>
            <w:tcW w:w="1642" w:type="dxa"/>
            <w:tcPrChange w:id="1814" w:author="Шайтан-машина" w:date="2017-01-29T19:45:00Z">
              <w:tcPr>
                <w:tcW w:w="1642" w:type="dxa"/>
              </w:tcPr>
            </w:tcPrChange>
          </w:tcPr>
          <w:p w:rsidR="00082B7E" w:rsidRPr="000837ED" w:rsidRDefault="00082B7E" w:rsidP="00DD75B3">
            <w:pPr>
              <w:ind w:firstLine="0"/>
              <w:rPr>
                <w:ins w:id="1815" w:author="Шайтан-машина" w:date="2017-01-28T16:33:00Z"/>
                <w:szCs w:val="24"/>
                <w:lang w:val="en-US"/>
              </w:rPr>
            </w:pPr>
            <w:ins w:id="1816" w:author="Шайтан-машина" w:date="2017-01-28T16:33:00Z">
              <w:r>
                <w:rPr>
                  <w:szCs w:val="24"/>
                  <w:lang w:val="en-US"/>
                </w:rPr>
                <w:t>h</w:t>
              </w:r>
            </w:ins>
          </w:p>
        </w:tc>
        <w:tc>
          <w:tcPr>
            <w:tcW w:w="1642" w:type="dxa"/>
            <w:vAlign w:val="center"/>
            <w:tcPrChange w:id="1817" w:author="Шайтан-машина" w:date="2017-01-29T19:45:00Z">
              <w:tcPr>
                <w:tcW w:w="1642" w:type="dxa"/>
              </w:tcPr>
            </w:tcPrChange>
          </w:tcPr>
          <w:p w:rsidR="00082B7E" w:rsidRPr="000837ED" w:rsidRDefault="00082B7E" w:rsidP="00DD75B3">
            <w:pPr>
              <w:ind w:firstLine="0"/>
              <w:rPr>
                <w:ins w:id="1818" w:author="Шайтан-машина" w:date="2017-01-28T16:33:00Z"/>
                <w:szCs w:val="24"/>
              </w:rPr>
            </w:pPr>
            <w:ins w:id="1819" w:author="Шайтан-машина" w:date="2017-01-28T16:33:00Z">
              <w:r w:rsidRPr="000837ED">
                <w:rPr>
                  <w:szCs w:val="24"/>
                </w:rPr>
                <w:t>3,89411</w:t>
              </w:r>
            </w:ins>
          </w:p>
        </w:tc>
        <w:tc>
          <w:tcPr>
            <w:tcW w:w="1642" w:type="dxa"/>
            <w:tcPrChange w:id="1820" w:author="Шайтан-машина" w:date="2017-01-29T19:45:00Z">
              <w:tcPr>
                <w:tcW w:w="1642" w:type="dxa"/>
              </w:tcPr>
            </w:tcPrChange>
          </w:tcPr>
          <w:p w:rsidR="00082B7E" w:rsidRDefault="00082B7E" w:rsidP="00DD75B3">
            <w:pPr>
              <w:ind w:firstLine="0"/>
              <w:rPr>
                <w:ins w:id="1821" w:author="Шайтан-машина" w:date="2017-01-28T16:33:00Z"/>
                <w:szCs w:val="24"/>
              </w:rPr>
            </w:pPr>
            <w:ins w:id="1822" w:author="Шайтан-машина" w:date="2017-01-29T19:45:00Z">
              <w:r w:rsidRPr="00082B7E">
                <w:rPr>
                  <w:position w:val="-12"/>
                  <w:szCs w:val="24"/>
                </w:rPr>
                <w:object w:dxaOrig="360" w:dyaOrig="360">
                  <v:shape id="_x0000_i1146" type="#_x0000_t75" style="width:19.65pt;height:18.55pt" o:ole="">
                    <v:imagedata r:id="rId318" o:title=""/>
                  </v:shape>
                  <o:OLEObject Type="Embed" ProgID="Equation.3" ShapeID="_x0000_i1146" DrawAspect="Content" ObjectID="_1549710471" r:id="rId319"/>
                </w:object>
              </w:r>
            </w:ins>
            <w:ins w:id="1823" w:author="Шайтан-машина" w:date="2017-01-29T19:45:00Z">
              <w:r w:rsidRPr="000837ED">
                <w:rPr>
                  <w:szCs w:val="24"/>
                </w:rPr>
                <w:t>,Å</w:t>
              </w:r>
            </w:ins>
          </w:p>
        </w:tc>
        <w:tc>
          <w:tcPr>
            <w:tcW w:w="1642" w:type="dxa"/>
            <w:tcPrChange w:id="1824" w:author="Шайтан-машина" w:date="2017-01-29T19:45:00Z">
              <w:tcPr>
                <w:tcW w:w="1642" w:type="dxa"/>
              </w:tcPr>
            </w:tcPrChange>
          </w:tcPr>
          <w:p w:rsidR="00082B7E" w:rsidRPr="00082B7E" w:rsidRDefault="00082B7E" w:rsidP="00212145">
            <w:pPr>
              <w:ind w:firstLine="0"/>
              <w:rPr>
                <w:ins w:id="1825" w:author="Шайтан-машина" w:date="2017-01-28T16:33:00Z"/>
                <w:szCs w:val="24"/>
                <w:lang w:val="en-US"/>
              </w:rPr>
            </w:pPr>
            <w:ins w:id="1826" w:author="Шайтан-машина" w:date="2017-01-29T19:45:00Z">
              <w:r>
                <w:rPr>
                  <w:szCs w:val="24"/>
                  <w:lang w:val="en-US"/>
                </w:rPr>
                <w:t>3</w:t>
              </w:r>
              <w:r w:rsidRPr="000837ED">
                <w:rPr>
                  <w:szCs w:val="24"/>
                </w:rPr>
                <w:t>,</w:t>
              </w:r>
            </w:ins>
            <w:ins w:id="1827" w:author="Шайтан-машина" w:date="2017-01-29T20:08:00Z">
              <w:r w:rsidR="00212145">
                <w:rPr>
                  <w:szCs w:val="24"/>
                </w:rPr>
                <w:t>35</w:t>
              </w:r>
            </w:ins>
          </w:p>
        </w:tc>
        <w:tc>
          <w:tcPr>
            <w:tcW w:w="1643" w:type="dxa"/>
            <w:vAlign w:val="center"/>
            <w:tcPrChange w:id="1828" w:author="Шайтан-машина" w:date="2017-01-29T19:45:00Z">
              <w:tcPr>
                <w:tcW w:w="1643" w:type="dxa"/>
              </w:tcPr>
            </w:tcPrChange>
          </w:tcPr>
          <w:p w:rsidR="00082B7E" w:rsidRDefault="00082B7E" w:rsidP="00DD75B3">
            <w:pPr>
              <w:ind w:firstLine="0"/>
              <w:rPr>
                <w:ins w:id="1829" w:author="Шайтан-машина" w:date="2017-01-28T16:33:00Z"/>
                <w:szCs w:val="24"/>
              </w:rPr>
            </w:pPr>
            <w:ins w:id="1830" w:author="Шайтан-машина" w:date="2017-01-29T19:45:00Z">
              <w:r w:rsidRPr="00082B7E">
                <w:rPr>
                  <w:position w:val="-12"/>
                  <w:szCs w:val="24"/>
                </w:rPr>
                <w:object w:dxaOrig="760" w:dyaOrig="360">
                  <v:shape id="_x0000_i1147" type="#_x0000_t75" style="width:38.2pt;height:18.55pt" o:ole="">
                    <v:imagedata r:id="rId320" o:title=""/>
                  </v:shape>
                  <o:OLEObject Type="Embed" ProgID="Equation.3" ShapeID="_x0000_i1147" DrawAspect="Content" ObjectID="_1549710472" r:id="rId321"/>
                </w:object>
              </w:r>
            </w:ins>
            <w:ins w:id="1831" w:author="Шайтан-машина" w:date="2017-01-29T19:45:00Z">
              <w:r w:rsidRPr="000837ED">
                <w:rPr>
                  <w:szCs w:val="24"/>
                </w:rPr>
                <w:t>, К</w:t>
              </w:r>
            </w:ins>
          </w:p>
        </w:tc>
        <w:tc>
          <w:tcPr>
            <w:tcW w:w="1643" w:type="dxa"/>
            <w:vAlign w:val="center"/>
            <w:tcPrChange w:id="1832" w:author="Шайтан-машина" w:date="2017-01-29T19:45:00Z">
              <w:tcPr>
                <w:tcW w:w="1643" w:type="dxa"/>
              </w:tcPr>
            </w:tcPrChange>
          </w:tcPr>
          <w:p w:rsidR="00082B7E" w:rsidRDefault="00212145" w:rsidP="00212145">
            <w:pPr>
              <w:ind w:firstLine="0"/>
              <w:rPr>
                <w:ins w:id="1833" w:author="Шайтан-машина" w:date="2017-01-28T16:33:00Z"/>
                <w:szCs w:val="24"/>
              </w:rPr>
            </w:pPr>
            <w:ins w:id="1834" w:author="Шайтан-машина" w:date="2017-01-29T19:45:00Z">
              <w:r>
                <w:rPr>
                  <w:szCs w:val="24"/>
                  <w:lang w:val="en-US"/>
                </w:rPr>
                <w:t>1</w:t>
              </w:r>
            </w:ins>
            <w:ins w:id="1835" w:author="Шайтан-машина" w:date="2017-01-29T20:08:00Z">
              <w:r>
                <w:rPr>
                  <w:szCs w:val="24"/>
                </w:rPr>
                <w:t>850</w:t>
              </w:r>
            </w:ins>
            <w:ins w:id="1836" w:author="Шайтан-машина" w:date="2017-01-29T19:45:00Z">
              <w:r w:rsidR="00082B7E">
                <w:rPr>
                  <w:szCs w:val="24"/>
                  <w:lang w:val="en-US"/>
                </w:rPr>
                <w:t>,0</w:t>
              </w:r>
            </w:ins>
          </w:p>
        </w:tc>
      </w:tr>
      <w:tr w:rsidR="00212145" w:rsidTr="00082B7E">
        <w:trPr>
          <w:ins w:id="1837" w:author="Шайтан-машина" w:date="2017-01-29T20:08:00Z"/>
        </w:trPr>
        <w:tc>
          <w:tcPr>
            <w:tcW w:w="1642" w:type="dxa"/>
          </w:tcPr>
          <w:p w:rsidR="00212145" w:rsidRDefault="00212145" w:rsidP="00DD75B3">
            <w:pPr>
              <w:ind w:firstLine="0"/>
              <w:rPr>
                <w:ins w:id="1838" w:author="Шайтан-машина" w:date="2017-01-29T20:08:00Z"/>
                <w:szCs w:val="24"/>
                <w:lang w:val="en-US"/>
              </w:rPr>
            </w:pPr>
          </w:p>
        </w:tc>
        <w:tc>
          <w:tcPr>
            <w:tcW w:w="1642" w:type="dxa"/>
            <w:vAlign w:val="center"/>
          </w:tcPr>
          <w:p w:rsidR="00212145" w:rsidRPr="000837ED" w:rsidRDefault="00212145" w:rsidP="00DD75B3">
            <w:pPr>
              <w:ind w:firstLine="0"/>
              <w:rPr>
                <w:ins w:id="1839" w:author="Шайтан-машина" w:date="2017-01-29T20:08:00Z"/>
                <w:szCs w:val="24"/>
              </w:rPr>
            </w:pPr>
          </w:p>
        </w:tc>
        <w:tc>
          <w:tcPr>
            <w:tcW w:w="1642" w:type="dxa"/>
          </w:tcPr>
          <w:p w:rsidR="00212145" w:rsidRPr="000837ED" w:rsidRDefault="008B77A3" w:rsidP="00DD75B3">
            <w:pPr>
              <w:ind w:firstLine="0"/>
              <w:rPr>
                <w:ins w:id="1840" w:author="Шайтан-машина" w:date="2017-01-29T20:08:00Z"/>
                <w:position w:val="-14"/>
                <w:szCs w:val="24"/>
              </w:rPr>
            </w:pPr>
            <w:ins w:id="1841" w:author="Шайтан-машина" w:date="2017-01-29T20:09:00Z">
              <w:r w:rsidRPr="00212145">
                <w:rPr>
                  <w:position w:val="-12"/>
                  <w:szCs w:val="24"/>
                </w:rPr>
                <w:object w:dxaOrig="380" w:dyaOrig="360">
                  <v:shape id="_x0000_i1148" type="#_x0000_t75" style="width:20.2pt;height:18.55pt" o:ole="">
                    <v:imagedata r:id="rId322" o:title=""/>
                  </v:shape>
                  <o:OLEObject Type="Embed" ProgID="Equation.3" ShapeID="_x0000_i1148" DrawAspect="Content" ObjectID="_1549710473" r:id="rId323"/>
                </w:object>
              </w:r>
            </w:ins>
            <w:ins w:id="1842" w:author="Шайтан-машина" w:date="2017-01-29T20:09:00Z">
              <w:r w:rsidR="00212145" w:rsidRPr="000837ED">
                <w:rPr>
                  <w:szCs w:val="24"/>
                </w:rPr>
                <w:t>,Å</w:t>
              </w:r>
            </w:ins>
          </w:p>
        </w:tc>
        <w:tc>
          <w:tcPr>
            <w:tcW w:w="1642" w:type="dxa"/>
          </w:tcPr>
          <w:p w:rsidR="00212145" w:rsidRPr="00212145" w:rsidRDefault="00212145" w:rsidP="00212145">
            <w:pPr>
              <w:ind w:firstLine="0"/>
              <w:rPr>
                <w:ins w:id="1843" w:author="Шайтан-машина" w:date="2017-01-29T20:08:00Z"/>
                <w:szCs w:val="24"/>
                <w:lang w:val="en-US"/>
              </w:rPr>
            </w:pPr>
            <w:ins w:id="1844" w:author="Шайтан-машина" w:date="2017-01-29T20:09:00Z">
              <w:r>
                <w:rPr>
                  <w:szCs w:val="24"/>
                  <w:lang w:val="en-US"/>
                </w:rPr>
                <w:t>3</w:t>
              </w:r>
              <w:r w:rsidRPr="000837ED">
                <w:rPr>
                  <w:szCs w:val="24"/>
                </w:rPr>
                <w:t>,</w:t>
              </w:r>
              <w:r>
                <w:rPr>
                  <w:szCs w:val="24"/>
                  <w:lang w:val="en-US"/>
                </w:rPr>
                <w:t>41</w:t>
              </w:r>
            </w:ins>
          </w:p>
        </w:tc>
        <w:tc>
          <w:tcPr>
            <w:tcW w:w="1643" w:type="dxa"/>
            <w:vAlign w:val="center"/>
          </w:tcPr>
          <w:p w:rsidR="00212145" w:rsidRPr="000837ED" w:rsidRDefault="008B77A3" w:rsidP="00DD75B3">
            <w:pPr>
              <w:ind w:firstLine="0"/>
              <w:rPr>
                <w:ins w:id="1845" w:author="Шайтан-машина" w:date="2017-01-29T20:08:00Z"/>
                <w:position w:val="-14"/>
                <w:szCs w:val="24"/>
              </w:rPr>
            </w:pPr>
            <w:ins w:id="1846" w:author="Шайтан-машина" w:date="2017-01-29T20:09:00Z">
              <w:r w:rsidRPr="00082B7E">
                <w:rPr>
                  <w:position w:val="-12"/>
                  <w:szCs w:val="24"/>
                </w:rPr>
                <w:object w:dxaOrig="780" w:dyaOrig="360">
                  <v:shape id="_x0000_i1149" type="#_x0000_t75" style="width:39.8pt;height:18.55pt" o:ole="">
                    <v:imagedata r:id="rId324" o:title=""/>
                  </v:shape>
                  <o:OLEObject Type="Embed" ProgID="Equation.3" ShapeID="_x0000_i1149" DrawAspect="Content" ObjectID="_1549710474" r:id="rId325"/>
                </w:object>
              </w:r>
            </w:ins>
            <w:ins w:id="1847" w:author="Шайтан-машина" w:date="2017-01-29T20:09:00Z">
              <w:r w:rsidR="00212145" w:rsidRPr="000837ED">
                <w:rPr>
                  <w:szCs w:val="24"/>
                </w:rPr>
                <w:t>, К</w:t>
              </w:r>
            </w:ins>
          </w:p>
        </w:tc>
        <w:tc>
          <w:tcPr>
            <w:tcW w:w="1643" w:type="dxa"/>
            <w:vAlign w:val="center"/>
          </w:tcPr>
          <w:p w:rsidR="00212145" w:rsidRDefault="00212145" w:rsidP="00212145">
            <w:pPr>
              <w:ind w:firstLine="0"/>
              <w:rPr>
                <w:ins w:id="1848" w:author="Шайтан-машина" w:date="2017-01-29T20:08:00Z"/>
                <w:szCs w:val="24"/>
                <w:lang w:val="en-US"/>
              </w:rPr>
            </w:pPr>
            <w:ins w:id="1849" w:author="Шайтан-машина" w:date="2017-01-29T20:09:00Z">
              <w:r>
                <w:rPr>
                  <w:szCs w:val="24"/>
                  <w:lang w:val="en-US"/>
                </w:rPr>
                <w:t>1780,0</w:t>
              </w:r>
            </w:ins>
          </w:p>
        </w:tc>
      </w:tr>
    </w:tbl>
    <w:p w:rsidR="000837ED" w:rsidRDefault="000837ED" w:rsidP="00DD75B3">
      <w:pPr>
        <w:ind w:firstLine="0"/>
        <w:rPr>
          <w:ins w:id="1850" w:author="Шайтан-машина" w:date="2017-01-28T16:44:00Z"/>
          <w:szCs w:val="24"/>
          <w:lang w:val="en-US"/>
        </w:rPr>
      </w:pPr>
    </w:p>
    <w:p w:rsidR="000837ED" w:rsidRPr="000837ED" w:rsidRDefault="000837ED" w:rsidP="00DD75B3">
      <w:pPr>
        <w:ind w:firstLine="0"/>
        <w:rPr>
          <w:ins w:id="1851" w:author="Шайтан-машина" w:date="2017-01-28T16:29:00Z"/>
          <w:szCs w:val="24"/>
        </w:rPr>
      </w:pPr>
      <w:ins w:id="1852" w:author="Шайтан-машина" w:date="2017-01-28T16:44:00Z">
        <w:r>
          <w:rPr>
            <w:szCs w:val="24"/>
          </w:rPr>
          <w:t xml:space="preserve">Для ряда рассматриваемых летучих ПД в открытых публикациях не удалось найти данных о значениях параметров </w:t>
        </w:r>
      </w:ins>
      <w:ins w:id="1853" w:author="Шайтан-машина" w:date="2017-01-28T16:45:00Z">
        <w:r w:rsidRPr="00350DEA">
          <w:rPr>
            <w:position w:val="-12"/>
          </w:rPr>
          <w:object w:dxaOrig="320" w:dyaOrig="380">
            <v:shape id="_x0000_i1150" type="#_x0000_t75" style="width:15.8pt;height:19.65pt" o:ole="">
              <v:imagedata r:id="rId286" o:title=""/>
            </v:shape>
            <o:OLEObject Type="Embed" ProgID="Equation.3" ShapeID="_x0000_i1150" DrawAspect="Content" ObjectID="_1549710475" r:id="rId326"/>
          </w:object>
        </w:r>
      </w:ins>
      <w:ins w:id="1854" w:author="Шайтан-машина" w:date="2017-01-28T16:45:00Z">
        <w:r>
          <w:rPr>
            <w:szCs w:val="24"/>
          </w:rPr>
          <w:t xml:space="preserve"> и </w:t>
        </w:r>
      </w:ins>
      <w:ins w:id="1855" w:author="Шайтан-машина" w:date="2017-01-28T16:45:00Z">
        <w:r w:rsidRPr="00350DEA">
          <w:rPr>
            <w:position w:val="-12"/>
          </w:rPr>
          <w:object w:dxaOrig="680" w:dyaOrig="360">
            <v:shape id="_x0000_i1151" type="#_x0000_t75" style="width:34.35pt;height:17.45pt" o:ole="">
              <v:imagedata r:id="rId288" o:title=""/>
            </v:shape>
            <o:OLEObject Type="Embed" ProgID="Equation.3" ShapeID="_x0000_i1151" DrawAspect="Content" ObjectID="_1549710476" r:id="rId327"/>
          </w:object>
        </w:r>
      </w:ins>
      <w:ins w:id="1856" w:author="Шайтан-машина" w:date="2017-01-28T16:45:00Z">
        <w:r>
          <w:rPr>
            <w:szCs w:val="24"/>
          </w:rPr>
          <w:t xml:space="preserve"> найти не удалось. В связи с этим, </w:t>
        </w:r>
      </w:ins>
      <w:ins w:id="1857" w:author="Шайтан-машина" w:date="2017-01-28T16:56:00Z">
        <w:r>
          <w:rPr>
            <w:szCs w:val="24"/>
          </w:rPr>
          <w:t xml:space="preserve">для расчета данных параметров используются соотношения, рекомендованные в </w:t>
        </w:r>
        <w:r w:rsidRPr="004D7CA5">
          <w:rPr>
            <w:szCs w:val="24"/>
          </w:rPr>
          <w:t>[</w:t>
        </w:r>
        <w:r w:rsidR="00FF21EC">
          <w:rPr>
            <w:szCs w:val="24"/>
            <w:lang w:val="en-US"/>
          </w:rPr>
          <w:fldChar w:fldCharType="begin"/>
        </w:r>
        <w:r w:rsidRPr="000837ED">
          <w:rPr>
            <w:szCs w:val="24"/>
          </w:rPr>
          <w:instrText xml:space="preserve"> </w:instrText>
        </w:r>
        <w:r>
          <w:rPr>
            <w:szCs w:val="24"/>
            <w:lang w:val="en-US"/>
          </w:rPr>
          <w:instrText>REF</w:instrText>
        </w:r>
        <w:r w:rsidRPr="000837ED">
          <w:rPr>
            <w:szCs w:val="24"/>
          </w:rPr>
          <w:instrText xml:space="preserve"> _</w:instrText>
        </w:r>
        <w:r>
          <w:rPr>
            <w:szCs w:val="24"/>
            <w:lang w:val="en-US"/>
          </w:rPr>
          <w:instrText>Ref</w:instrText>
        </w:r>
        <w:r w:rsidRPr="000837ED">
          <w:rPr>
            <w:szCs w:val="24"/>
          </w:rPr>
          <w:instrText>417407682 \</w:instrText>
        </w:r>
        <w:r>
          <w:rPr>
            <w:szCs w:val="24"/>
            <w:lang w:val="en-US"/>
          </w:rPr>
          <w:instrText>r</w:instrText>
        </w:r>
        <w:r w:rsidRPr="000837ED">
          <w:rPr>
            <w:szCs w:val="24"/>
          </w:rPr>
          <w:instrText xml:space="preserve"> \</w:instrText>
        </w:r>
        <w:r>
          <w:rPr>
            <w:szCs w:val="24"/>
            <w:lang w:val="en-US"/>
          </w:rPr>
          <w:instrText>h</w:instrText>
        </w:r>
        <w:r w:rsidRPr="000837ED">
          <w:rPr>
            <w:szCs w:val="24"/>
          </w:rPr>
          <w:instrText xml:space="preserve"> </w:instrText>
        </w:r>
      </w:ins>
      <w:r w:rsidR="00FF21EC">
        <w:rPr>
          <w:szCs w:val="24"/>
          <w:lang w:val="en-US"/>
        </w:rPr>
      </w:r>
      <w:ins w:id="1858" w:author="Шайтан-машина" w:date="2017-01-28T16:56:00Z">
        <w:r w:rsidR="00FF21EC">
          <w:rPr>
            <w:szCs w:val="24"/>
            <w:lang w:val="en-US"/>
          </w:rPr>
          <w:fldChar w:fldCharType="separate"/>
        </w:r>
      </w:ins>
      <w:ins w:id="1859" w:author="Tsaun" w:date="2017-02-22T15:30:00Z">
        <w:r w:rsidR="00226569">
          <w:rPr>
            <w:b/>
            <w:bCs/>
            <w:szCs w:val="24"/>
          </w:rPr>
          <w:t>Ошибка! Источник ссылки не найден.</w:t>
        </w:r>
      </w:ins>
      <w:ins w:id="1860" w:author="Шайтан-машина" w:date="2017-01-28T16:56:00Z">
        <w:del w:id="1861" w:author="Tsaun" w:date="2017-02-22T15:29:00Z">
          <w:r w:rsidRPr="000837ED" w:rsidDel="00226569">
            <w:rPr>
              <w:szCs w:val="24"/>
            </w:rPr>
            <w:delText>129</w:delText>
          </w:r>
        </w:del>
        <w:r w:rsidR="00FF21EC">
          <w:rPr>
            <w:szCs w:val="24"/>
            <w:lang w:val="en-US"/>
          </w:rPr>
          <w:fldChar w:fldCharType="end"/>
        </w:r>
        <w:r w:rsidRPr="000837ED">
          <w:rPr>
            <w:szCs w:val="24"/>
          </w:rPr>
          <w:t>]</w:t>
        </w:r>
      </w:ins>
    </w:p>
    <w:tbl>
      <w:tblPr>
        <w:tblW w:w="9206" w:type="dxa"/>
        <w:tblInd w:w="648" w:type="dxa"/>
        <w:tblLook w:val="01E0" w:firstRow="1" w:lastRow="1" w:firstColumn="1" w:lastColumn="1" w:noHBand="0" w:noVBand="0"/>
      </w:tblPr>
      <w:tblGrid>
        <w:gridCol w:w="7959"/>
        <w:gridCol w:w="1247"/>
      </w:tblGrid>
      <w:tr w:rsidR="000837ED" w:rsidRPr="004C54D2" w:rsidTr="00082B7E">
        <w:trPr>
          <w:ins w:id="1862" w:author="Шайтан-машина" w:date="2017-01-28T16:56:00Z"/>
        </w:trPr>
        <w:tc>
          <w:tcPr>
            <w:tcW w:w="7959" w:type="dxa"/>
            <w:vAlign w:val="center"/>
          </w:tcPr>
          <w:p w:rsidR="000837ED" w:rsidRPr="00B72A74" w:rsidRDefault="000837ED" w:rsidP="00082B7E">
            <w:pPr>
              <w:ind w:firstLine="203"/>
              <w:rPr>
                <w:ins w:id="1863" w:author="Шайтан-машина" w:date="2017-01-28T16:56:00Z"/>
              </w:rPr>
            </w:pPr>
            <w:ins w:id="1864" w:author="Шайтан-машина" w:date="2017-01-28T16:56:00Z">
              <w:r w:rsidRPr="000837ED">
                <w:rPr>
                  <w:position w:val="-16"/>
                  <w:sz w:val="28"/>
                  <w:szCs w:val="28"/>
                </w:rPr>
                <w:object w:dxaOrig="2620" w:dyaOrig="440">
                  <v:shape id="_x0000_i1152" type="#_x0000_t75" style="width:131.45pt;height:20.2pt" o:ole="">
                    <v:imagedata r:id="rId284" o:title=""/>
                  </v:shape>
                  <o:OLEObject Type="Embed" ProgID="Equation.3" ShapeID="_x0000_i1152" DrawAspect="Content" ObjectID="_1549710477" r:id="rId328"/>
                </w:object>
              </w:r>
            </w:ins>
            <w:ins w:id="1865" w:author="Шайтан-машина" w:date="2017-01-28T16:56:00Z">
              <w:r w:rsidRPr="00B72A74">
                <w:t>,</w:t>
              </w:r>
            </w:ins>
          </w:p>
        </w:tc>
        <w:tc>
          <w:tcPr>
            <w:tcW w:w="1247" w:type="dxa"/>
            <w:vAlign w:val="center"/>
          </w:tcPr>
          <w:p w:rsidR="000837ED" w:rsidRPr="004C54D2" w:rsidRDefault="000837ED" w:rsidP="00082B7E">
            <w:pPr>
              <w:pStyle w:val="affffffffff"/>
              <w:rPr>
                <w:ins w:id="1866" w:author="Шайтан-машина" w:date="2017-01-28T16:56:00Z"/>
              </w:rPr>
            </w:pPr>
            <w:ins w:id="1867" w:author="Шайтан-машина" w:date="2017-01-28T16:56: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868" w:author="Шайтан-машина" w:date="2017-01-28T16:56: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869" w:author="Tsaun" w:date="2017-02-22T15:30:00Z">
              <w:r w:rsidR="00226569">
                <w:rPr>
                  <w:noProof/>
                </w:rPr>
                <w:t>36</w:t>
              </w:r>
            </w:ins>
            <w:ins w:id="1870" w:author="Шайтан-машина" w:date="2017-01-28T16:56:00Z">
              <w:del w:id="1871" w:author="Tsaun" w:date="2017-02-22T15:29:00Z">
                <w:r w:rsidDel="00226569">
                  <w:rPr>
                    <w:noProof/>
                  </w:rPr>
                  <w:delText>34</w:delText>
                </w:r>
              </w:del>
              <w:r w:rsidR="00FF21EC" w:rsidRPr="004C54D2">
                <w:fldChar w:fldCharType="end"/>
              </w:r>
              <w:r w:rsidRPr="004C54D2">
                <w:t>)</w:t>
              </w:r>
            </w:ins>
          </w:p>
        </w:tc>
      </w:tr>
    </w:tbl>
    <w:p w:rsidR="009857D5" w:rsidRDefault="009857D5" w:rsidP="009857D5">
      <w:pPr>
        <w:rPr>
          <w:ins w:id="1872" w:author="Tsaun" w:date="2017-01-27T16:57:00Z"/>
          <w:szCs w:val="24"/>
        </w:rPr>
      </w:pPr>
      <w:ins w:id="1873" w:author="Tsaun" w:date="2017-01-27T16:57:00Z">
        <w:r>
          <w:rPr>
            <w:szCs w:val="24"/>
          </w:rPr>
          <w:t>В рамках упрощенной модели процесс конденсации рассматривается как мгновенный. П</w:t>
        </w:r>
      </w:ins>
      <w:ins w:id="1874" w:author="Tsaun" w:date="2017-01-27T16:58:00Z">
        <w:r>
          <w:rPr>
            <w:szCs w:val="24"/>
          </w:rPr>
          <w:t xml:space="preserve">ри этом величина </w:t>
        </w:r>
      </w:ins>
      <w:ins w:id="1875" w:author="Tsaun" w:date="2017-01-27T16:58:00Z">
        <w:r w:rsidRPr="009857D5">
          <w:rPr>
            <w:position w:val="-14"/>
          </w:rPr>
          <w:object w:dxaOrig="300" w:dyaOrig="380">
            <v:shape id="_x0000_i1153" type="#_x0000_t75" style="width:15.25pt;height:19.65pt" o:ole="">
              <v:imagedata r:id="rId329" o:title=""/>
            </v:shape>
            <o:OLEObject Type="Embed" ProgID="Equation.3" ShapeID="_x0000_i1153" DrawAspect="Content" ObjectID="_1549710478" r:id="rId330"/>
          </w:object>
        </w:r>
      </w:ins>
      <w:ins w:id="1876" w:author="Tsaun" w:date="2017-01-27T16:58:00Z">
        <w:r w:rsidRPr="009857D5">
          <w:t xml:space="preserve"> </w:t>
        </w:r>
      </w:ins>
      <w:ins w:id="1877" w:author="Tsaun" w:date="2017-01-27T16:59:00Z">
        <w:r>
          <w:t xml:space="preserve">в произвольный момент времени </w:t>
        </w:r>
      </w:ins>
      <w:ins w:id="1878" w:author="Tsaun" w:date="2017-01-27T16:59:00Z">
        <w:r w:rsidRPr="009857D5">
          <w:rPr>
            <w:position w:val="-12"/>
          </w:rPr>
          <w:object w:dxaOrig="220" w:dyaOrig="380">
            <v:shape id="_x0000_i1154" type="#_x0000_t75" style="width:10.35pt;height:19.65pt" o:ole="">
              <v:imagedata r:id="rId331" o:title=""/>
            </v:shape>
            <o:OLEObject Type="Embed" ProgID="Equation.3" ShapeID="_x0000_i1154" DrawAspect="Content" ObjectID="_1549710479" r:id="rId332"/>
          </w:object>
        </w:r>
      </w:ins>
      <w:ins w:id="1879" w:author="Tsaun" w:date="2017-01-27T16:59:00Z">
        <w:r>
          <w:t xml:space="preserve"> </w:t>
        </w:r>
      </w:ins>
      <w:ins w:id="1880" w:author="Tsaun" w:date="2017-01-27T16:58:00Z">
        <w:r>
          <w:t>определяется как</w:t>
        </w:r>
      </w:ins>
    </w:p>
    <w:tbl>
      <w:tblPr>
        <w:tblW w:w="9206" w:type="dxa"/>
        <w:tblInd w:w="648" w:type="dxa"/>
        <w:tblLook w:val="01E0" w:firstRow="1" w:lastRow="1" w:firstColumn="1" w:lastColumn="1" w:noHBand="0" w:noVBand="0"/>
      </w:tblPr>
      <w:tblGrid>
        <w:gridCol w:w="7959"/>
        <w:gridCol w:w="1247"/>
      </w:tblGrid>
      <w:tr w:rsidR="009857D5" w:rsidRPr="004C54D2" w:rsidTr="00825689">
        <w:trPr>
          <w:ins w:id="1881" w:author="Tsaun" w:date="2017-01-27T16:58:00Z"/>
        </w:trPr>
        <w:tc>
          <w:tcPr>
            <w:tcW w:w="7959" w:type="dxa"/>
            <w:vAlign w:val="center"/>
          </w:tcPr>
          <w:p w:rsidR="009857D5" w:rsidRPr="00B72A74" w:rsidRDefault="00233B96" w:rsidP="00825689">
            <w:pPr>
              <w:ind w:firstLine="203"/>
              <w:rPr>
                <w:ins w:id="1882" w:author="Tsaun" w:date="2017-01-27T16:58:00Z"/>
              </w:rPr>
            </w:pPr>
            <w:ins w:id="1883" w:author="Tsaun" w:date="2017-01-27T17:00:00Z">
              <w:r w:rsidRPr="00233B96">
                <w:rPr>
                  <w:position w:val="-36"/>
                </w:rPr>
                <w:object w:dxaOrig="3080" w:dyaOrig="820">
                  <v:shape id="_x0000_i1155" type="#_x0000_t75" style="width:153.8pt;height:41.45pt" o:ole="">
                    <v:imagedata r:id="rId333" o:title=""/>
                  </v:shape>
                  <o:OLEObject Type="Embed" ProgID="Equation.3" ShapeID="_x0000_i1155" DrawAspect="Content" ObjectID="_1549710480" r:id="rId334"/>
                </w:object>
              </w:r>
            </w:ins>
            <w:ins w:id="1884" w:author="Tsaun" w:date="2017-01-27T16:58:00Z">
              <w:r w:rsidR="009857D5" w:rsidRPr="00B72A74">
                <w:t>,</w:t>
              </w:r>
            </w:ins>
          </w:p>
        </w:tc>
        <w:tc>
          <w:tcPr>
            <w:tcW w:w="1247" w:type="dxa"/>
            <w:vAlign w:val="center"/>
          </w:tcPr>
          <w:p w:rsidR="009857D5" w:rsidRPr="004C54D2" w:rsidRDefault="009857D5" w:rsidP="00825689">
            <w:pPr>
              <w:pStyle w:val="affffffffff"/>
              <w:rPr>
                <w:ins w:id="1885" w:author="Tsaun" w:date="2017-01-27T16:58:00Z"/>
              </w:rPr>
            </w:pPr>
            <w:ins w:id="1886" w:author="Tsaun" w:date="2017-01-27T16:58: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887" w:author="Tsaun" w:date="2017-01-27T16:58: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888" w:author="Tsaun" w:date="2017-02-22T15:30:00Z">
              <w:r w:rsidR="00226569">
                <w:rPr>
                  <w:noProof/>
                </w:rPr>
                <w:t>37</w:t>
              </w:r>
            </w:ins>
            <w:ins w:id="1889" w:author="Tsaun" w:date="2017-01-27T16:58:00Z">
              <w:r w:rsidR="00FF21EC" w:rsidRPr="004C54D2">
                <w:fldChar w:fldCharType="end"/>
              </w:r>
              <w:r w:rsidRPr="004C54D2">
                <w:t>)</w:t>
              </w:r>
            </w:ins>
          </w:p>
        </w:tc>
      </w:tr>
    </w:tbl>
    <w:p w:rsidR="009857D5" w:rsidRPr="00B72A74" w:rsidRDefault="00233B96" w:rsidP="00DD75B3">
      <w:pPr>
        <w:ind w:firstLine="0"/>
        <w:rPr>
          <w:ins w:id="1890" w:author="Шайтан-машина" w:date="2017-01-04T13:01:00Z"/>
          <w:szCs w:val="24"/>
        </w:rPr>
      </w:pPr>
      <w:ins w:id="1891" w:author="Tsaun" w:date="2017-01-27T17:05:00Z">
        <w:r>
          <w:rPr>
            <w:szCs w:val="24"/>
          </w:rPr>
          <w:t xml:space="preserve">где </w:t>
        </w:r>
      </w:ins>
      <w:ins w:id="1892" w:author="Tsaun" w:date="2017-01-27T17:05:00Z">
        <w:r w:rsidRPr="000C7A64">
          <w:rPr>
            <w:position w:val="-10"/>
          </w:rPr>
          <w:object w:dxaOrig="720" w:dyaOrig="300">
            <v:shape id="_x0000_i1156" type="#_x0000_t75" style="width:36.55pt;height:15.25pt" o:ole="">
              <v:imagedata r:id="rId335" o:title=""/>
            </v:shape>
            <o:OLEObject Type="Embed" ProgID="Equation.3" ShapeID="_x0000_i1156" DrawAspect="Content" ObjectID="_1549710481" r:id="rId336"/>
          </w:object>
        </w:r>
      </w:ins>
      <w:ins w:id="1893" w:author="Tsaun" w:date="2017-01-27T17:05:00Z">
        <w:r>
          <w:rPr>
            <w:szCs w:val="24"/>
          </w:rPr>
          <w:t xml:space="preserve"> - дельта-функция</w:t>
        </w:r>
      </w:ins>
      <w:ins w:id="1894" w:author="Tsaun" w:date="2017-01-27T17:06:00Z">
        <w:r>
          <w:rPr>
            <w:szCs w:val="24"/>
          </w:rPr>
          <w:t>.</w:t>
        </w:r>
      </w:ins>
    </w:p>
    <w:p w:rsidR="00DD75B3" w:rsidRPr="00B72A74" w:rsidRDefault="00DD75B3" w:rsidP="00DD75B3">
      <w:pPr>
        <w:rPr>
          <w:ins w:id="1895" w:author="Шайтан-машина" w:date="2017-01-04T13:01:00Z"/>
          <w:szCs w:val="24"/>
        </w:rPr>
      </w:pPr>
      <w:ins w:id="1896" w:author="Шайтан-машина" w:date="2017-01-04T13:01:00Z">
        <w:r w:rsidRPr="00B72A74">
          <w:rPr>
            <w:szCs w:val="24"/>
          </w:rPr>
          <w:t xml:space="preserve">Концентрация </w:t>
        </w:r>
        <w:r w:rsidRPr="00B72A74">
          <w:rPr>
            <w:i/>
            <w:szCs w:val="24"/>
          </w:rPr>
          <w:t>i</w:t>
        </w:r>
        <w:r w:rsidRPr="00B72A74">
          <w:rPr>
            <w:szCs w:val="24"/>
          </w:rPr>
          <w:t>-ой фракции на линии насыщения определяется следующим образом</w:t>
        </w:r>
      </w:ins>
    </w:p>
    <w:tbl>
      <w:tblPr>
        <w:tblW w:w="9206" w:type="dxa"/>
        <w:tblInd w:w="648" w:type="dxa"/>
        <w:tblLook w:val="01E0" w:firstRow="1" w:lastRow="1" w:firstColumn="1" w:lastColumn="1" w:noHBand="0" w:noVBand="0"/>
      </w:tblPr>
      <w:tblGrid>
        <w:gridCol w:w="7930"/>
        <w:gridCol w:w="1276"/>
      </w:tblGrid>
      <w:tr w:rsidR="00DD75B3" w:rsidRPr="00B72A74" w:rsidTr="00DD75B3">
        <w:trPr>
          <w:ins w:id="1897" w:author="Шайтан-машина" w:date="2017-01-04T13:01:00Z"/>
        </w:trPr>
        <w:tc>
          <w:tcPr>
            <w:tcW w:w="7942" w:type="dxa"/>
            <w:vAlign w:val="center"/>
          </w:tcPr>
          <w:p w:rsidR="00DD75B3" w:rsidRPr="00233B96" w:rsidRDefault="00233B96" w:rsidP="00233B96">
            <w:pPr>
              <w:pStyle w:val="1-6"/>
              <w:ind w:firstLine="203"/>
              <w:rPr>
                <w:ins w:id="1898" w:author="Шайтан-машина" w:date="2017-01-04T13:01:00Z"/>
              </w:rPr>
            </w:pPr>
            <w:ins w:id="1899" w:author="Tsaun" w:date="2017-01-27T17:10:00Z">
              <w:r w:rsidRPr="00233B96">
                <w:rPr>
                  <w:position w:val="-28"/>
                </w:rPr>
                <w:object w:dxaOrig="1860" w:dyaOrig="680">
                  <v:shape id="_x0000_i1157" type="#_x0000_t75" style="width:92.2pt;height:34.35pt" o:ole="">
                    <v:imagedata r:id="rId337" o:title=""/>
                  </v:shape>
                  <o:OLEObject Type="Embed" ProgID="Equation.3" ShapeID="_x0000_i1157" DrawAspect="Content" ObjectID="_1549710482" r:id="rId338"/>
                </w:object>
              </w:r>
            </w:ins>
            <w:ins w:id="1900" w:author="Шайтан-машина" w:date="2017-01-04T13:01:00Z">
              <w:del w:id="1901" w:author="Tsaun" w:date="2017-01-27T17:10:00Z">
                <w:r w:rsidR="002F4240">
                  <w:rPr>
                    <w:noProof/>
                    <w:position w:val="-30"/>
                    <w:rPrChange w:id="1902">
                      <w:rPr>
                        <w:rFonts w:ascii="Times New Roman" w:eastAsia="Times New Roman" w:hAnsi="Times New Roman"/>
                        <w:noProof/>
                        <w:szCs w:val="22"/>
                      </w:rPr>
                    </w:rPrChange>
                  </w:rPr>
                  <w:drawing>
                    <wp:inline distT="0" distB="0" distL="0" distR="0">
                      <wp:extent cx="965835" cy="467995"/>
                      <wp:effectExtent l="0" t="0" r="0" b="0"/>
                      <wp:docPr id="168"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39"/>
                              <a:srcRect/>
                              <a:stretch>
                                <a:fillRect/>
                              </a:stretch>
                            </pic:blipFill>
                            <pic:spPr bwMode="auto">
                              <a:xfrm>
                                <a:off x="0" y="0"/>
                                <a:ext cx="965835" cy="467995"/>
                              </a:xfrm>
                              <a:prstGeom prst="rect">
                                <a:avLst/>
                              </a:prstGeom>
                              <a:noFill/>
                              <a:ln w="9525">
                                <a:noFill/>
                                <a:miter lim="800000"/>
                                <a:headEnd/>
                                <a:tailEnd/>
                              </a:ln>
                            </pic:spPr>
                          </pic:pic>
                        </a:graphicData>
                      </a:graphic>
                    </wp:inline>
                  </w:drawing>
                </w:r>
              </w:del>
              <w:r w:rsidR="00DD75B3" w:rsidRPr="00233B96">
                <w:t>.</w:t>
              </w:r>
            </w:ins>
          </w:p>
        </w:tc>
        <w:tc>
          <w:tcPr>
            <w:tcW w:w="1264" w:type="dxa"/>
            <w:vAlign w:val="center"/>
          </w:tcPr>
          <w:p w:rsidR="00DD75B3" w:rsidRPr="004C54D2" w:rsidRDefault="00DD75B3" w:rsidP="00DD75B3">
            <w:pPr>
              <w:pStyle w:val="affffffffff"/>
              <w:rPr>
                <w:ins w:id="1903" w:author="Шайтан-машина" w:date="2017-01-04T13:01:00Z"/>
              </w:rPr>
            </w:pPr>
            <w:ins w:id="1904"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1905"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1906" w:author="Tsaun" w:date="2017-02-22T15:30:00Z">
              <w:r w:rsidR="00226569">
                <w:rPr>
                  <w:noProof/>
                </w:rPr>
                <w:t>38</w:t>
              </w:r>
            </w:ins>
            <w:ins w:id="1907" w:author="Томащик" w:date="2017-01-19T16:46:00Z">
              <w:del w:id="1908" w:author="Tsaun" w:date="2017-02-22T15:29:00Z">
                <w:r w:rsidR="002F5999" w:rsidDel="00226569">
                  <w:rPr>
                    <w:noProof/>
                  </w:rPr>
                  <w:delText>39</w:delText>
                </w:r>
              </w:del>
            </w:ins>
            <w:ins w:id="1909" w:author="Шайтан-машина" w:date="2017-01-05T18:11:00Z">
              <w:del w:id="1910" w:author="Tsaun" w:date="2017-02-22T15:29:00Z">
                <w:r w:rsidR="00C7157B" w:rsidRPr="004C54D2" w:rsidDel="00226569">
                  <w:rPr>
                    <w:noProof/>
                  </w:rPr>
                  <w:delText>38</w:delText>
                </w:r>
              </w:del>
            </w:ins>
            <w:ins w:id="1911" w:author="Шайтан-машина" w:date="2017-01-04T13:01:00Z">
              <w:r w:rsidR="00FF21EC" w:rsidRPr="004C54D2">
                <w:fldChar w:fldCharType="end"/>
              </w:r>
              <w:r w:rsidRPr="004C54D2">
                <w:t>)</w:t>
              </w:r>
            </w:ins>
          </w:p>
        </w:tc>
      </w:tr>
    </w:tbl>
    <w:p w:rsidR="00DD75B3" w:rsidRPr="00DC63C0" w:rsidRDefault="00DD75B3" w:rsidP="00DD75B3">
      <w:pPr>
        <w:pStyle w:val="af3"/>
        <w:ind w:firstLine="0"/>
        <w:rPr>
          <w:ins w:id="1912" w:author="Шайтан-машина" w:date="2017-01-04T13:01:00Z"/>
          <w:szCs w:val="24"/>
          <w:lang w:eastAsia="en-US"/>
        </w:rPr>
      </w:pPr>
      <w:ins w:id="1913" w:author="Шайтан-машина" w:date="2017-01-04T13:01:00Z">
        <w:r>
          <w:rPr>
            <w:szCs w:val="24"/>
            <w:lang w:eastAsia="en-US"/>
          </w:rPr>
          <w:t xml:space="preserve">где </w:t>
        </w:r>
        <w:del w:id="1914" w:author="Tsaun" w:date="2017-01-27T17:10:00Z">
          <w:r w:rsidRPr="00DC63C0" w:rsidDel="00233B96">
            <w:rPr>
              <w:i/>
              <w:szCs w:val="24"/>
              <w:lang w:val="en-US" w:eastAsia="en-US"/>
            </w:rPr>
            <w:delText>T</w:delText>
          </w:r>
          <w:r w:rsidRPr="00DC63C0" w:rsidDel="00233B96">
            <w:rPr>
              <w:i/>
              <w:szCs w:val="24"/>
              <w:vertAlign w:val="subscript"/>
              <w:lang w:val="en-US" w:eastAsia="en-US"/>
            </w:rPr>
            <w:delText>i</w:delText>
          </w:r>
        </w:del>
      </w:ins>
      <w:ins w:id="1915" w:author="Tsaun" w:date="2017-01-27T17:11:00Z">
        <w:r w:rsidR="00233B96" w:rsidRPr="000C7A64">
          <w:rPr>
            <w:position w:val="-14"/>
          </w:rPr>
          <w:object w:dxaOrig="260" w:dyaOrig="340">
            <v:shape id="_x0000_i1158" type="#_x0000_t75" style="width:12.55pt;height:17.45pt" o:ole="">
              <v:imagedata r:id="rId340" o:title=""/>
            </v:shape>
            <o:OLEObject Type="Embed" ProgID="Equation.3" ShapeID="_x0000_i1158" DrawAspect="Content" ObjectID="_1549710483" r:id="rId341"/>
          </w:object>
        </w:r>
      </w:ins>
      <w:ins w:id="1916" w:author="Шайтан-машина" w:date="2017-01-04T13:01:00Z">
        <w:del w:id="1917" w:author="Tsaun" w:date="2017-01-27T17:11:00Z">
          <w:r w:rsidRPr="00DC63C0" w:rsidDel="00233B96">
            <w:rPr>
              <w:szCs w:val="24"/>
              <w:lang w:eastAsia="en-US"/>
            </w:rPr>
            <w:delText xml:space="preserve"> </w:delText>
          </w:r>
        </w:del>
      </w:ins>
      <w:ins w:id="1918" w:author="Tsaun" w:date="2017-01-27T17:11:00Z">
        <w:r w:rsidR="00233B96">
          <w:rPr>
            <w:szCs w:val="24"/>
            <w:lang w:eastAsia="en-US"/>
          </w:rPr>
          <w:t xml:space="preserve"> </w:t>
        </w:r>
      </w:ins>
      <w:ins w:id="1919" w:author="Шайтан-машина" w:date="2017-01-04T13:01:00Z">
        <w:r>
          <w:rPr>
            <w:szCs w:val="24"/>
            <w:lang w:eastAsia="en-US"/>
          </w:rPr>
          <w:t>может быть как температурой парогазовой среды (при расчете концентрации насыщения в объеме), так и температурой стенки конструкционного элемента</w:t>
        </w:r>
      </w:ins>
      <w:ins w:id="1920" w:author="Tsaun" w:date="2017-01-27T17:11:00Z">
        <w:r w:rsidR="00233B96">
          <w:rPr>
            <w:szCs w:val="24"/>
            <w:lang w:eastAsia="en-US"/>
          </w:rPr>
          <w:t xml:space="preserve">, </w:t>
        </w:r>
      </w:ins>
      <w:ins w:id="1921" w:author="Tsaun" w:date="2017-01-27T17:11:00Z">
        <w:r w:rsidR="00233B96" w:rsidRPr="000C7A64">
          <w:rPr>
            <w:position w:val="-10"/>
          </w:rPr>
          <w:object w:dxaOrig="340" w:dyaOrig="300">
            <v:shape id="_x0000_i1159" type="#_x0000_t75" style="width:17.45pt;height:15.25pt" o:ole="">
              <v:imagedata r:id="rId342" o:title=""/>
            </v:shape>
            <o:OLEObject Type="Embed" ProgID="Equation.3" ShapeID="_x0000_i1159" DrawAspect="Content" ObjectID="_1549710484" r:id="rId343"/>
          </w:object>
        </w:r>
      </w:ins>
      <w:ins w:id="1922" w:author="Tsaun" w:date="2017-01-27T17:11:00Z">
        <w:r w:rsidR="00233B96">
          <w:t xml:space="preserve"> - молярная масса хим. соединения ПД</w:t>
        </w:r>
      </w:ins>
      <w:ins w:id="1923" w:author="Шайтан-машина" w:date="2017-01-04T13:01:00Z">
        <w:r>
          <w:rPr>
            <w:szCs w:val="24"/>
            <w:lang w:eastAsia="en-US"/>
          </w:rPr>
          <w:t>.</w:t>
        </w:r>
      </w:ins>
    </w:p>
    <w:p w:rsidR="00DD75B3" w:rsidRDefault="00DD75B3" w:rsidP="00DD75B3">
      <w:pPr>
        <w:pStyle w:val="af3"/>
        <w:rPr>
          <w:ins w:id="1924" w:author="Шайтан-машина" w:date="2017-01-04T13:01:00Z"/>
          <w:szCs w:val="24"/>
        </w:rPr>
      </w:pPr>
      <w:ins w:id="1925" w:author="Шайтан-машина" w:date="2017-01-04T13:01:00Z">
        <w:r w:rsidRPr="00B72A74">
          <w:rPr>
            <w:szCs w:val="24"/>
            <w:lang w:eastAsia="en-US"/>
          </w:rPr>
          <w:t xml:space="preserve">Давление пара </w:t>
        </w:r>
        <w:r>
          <w:rPr>
            <w:szCs w:val="24"/>
          </w:rPr>
          <w:t>вычисляется по эмпирическим корреляциям, перечень которых представлен в таблице 1.2.</w:t>
        </w:r>
      </w:ins>
    </w:p>
    <w:p w:rsidR="00DD75B3" w:rsidRDefault="00DD75B3" w:rsidP="00DD75B3">
      <w:pPr>
        <w:pStyle w:val="af3"/>
        <w:rPr>
          <w:ins w:id="1926" w:author="Шайтан-машина" w:date="2017-01-04T13:01:00Z"/>
          <w:szCs w:val="24"/>
        </w:rPr>
      </w:pPr>
    </w:p>
    <w:p w:rsidR="00DD75B3" w:rsidRDefault="00DD75B3" w:rsidP="00DD75B3">
      <w:pPr>
        <w:pStyle w:val="af3"/>
        <w:rPr>
          <w:ins w:id="1927" w:author="Шайтан-машина" w:date="2017-01-04T13:01:00Z"/>
          <w:szCs w:val="24"/>
        </w:rPr>
      </w:pPr>
      <w:ins w:id="1928" w:author="Шайтан-машина" w:date="2017-01-04T13:01:00Z">
        <w:r>
          <w:rPr>
            <w:szCs w:val="24"/>
          </w:rPr>
          <w:t>Таблица 1.2. - Корреляции для вычисления давления насыщенных паров ПД</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5"/>
        <w:gridCol w:w="6168"/>
        <w:gridCol w:w="1808"/>
      </w:tblGrid>
      <w:tr w:rsidR="00DD75B3" w:rsidTr="004C54D2">
        <w:trPr>
          <w:ins w:id="1929" w:author="Шайтан-машина" w:date="2017-01-04T13:01:00Z"/>
        </w:trPr>
        <w:tc>
          <w:tcPr>
            <w:tcW w:w="1595" w:type="dxa"/>
          </w:tcPr>
          <w:p w:rsidR="00DD75B3" w:rsidRDefault="00DD75B3" w:rsidP="004C54D2">
            <w:pPr>
              <w:ind w:firstLine="0"/>
              <w:rPr>
                <w:ins w:id="1930" w:author="Шайтан-машина" w:date="2017-01-04T13:01:00Z"/>
              </w:rPr>
            </w:pPr>
            <w:ins w:id="1931" w:author="Шайтан-машина" w:date="2017-01-04T13:01:00Z">
              <w:r>
                <w:lastRenderedPageBreak/>
                <w:t>Хим. соединение ПД</w:t>
              </w:r>
            </w:ins>
          </w:p>
        </w:tc>
        <w:tc>
          <w:tcPr>
            <w:tcW w:w="6168" w:type="dxa"/>
          </w:tcPr>
          <w:p w:rsidR="00DD75B3" w:rsidRDefault="00DD75B3" w:rsidP="004C54D2">
            <w:pPr>
              <w:ind w:firstLine="0"/>
              <w:rPr>
                <w:ins w:id="1932" w:author="Шайтан-машина" w:date="2017-01-04T13:01:00Z"/>
              </w:rPr>
            </w:pPr>
            <w:ins w:id="1933" w:author="Шайтан-машина" w:date="2017-01-04T13:01:00Z">
              <w:r>
                <w:t>Давление насыщенного пара, Па</w:t>
              </w:r>
            </w:ins>
          </w:p>
        </w:tc>
        <w:tc>
          <w:tcPr>
            <w:tcW w:w="1808" w:type="dxa"/>
          </w:tcPr>
          <w:p w:rsidR="00DD75B3" w:rsidRDefault="00DD75B3" w:rsidP="004C54D2">
            <w:pPr>
              <w:ind w:firstLine="0"/>
              <w:rPr>
                <w:ins w:id="1934" w:author="Шайтан-машина" w:date="2017-01-04T13:01:00Z"/>
              </w:rPr>
            </w:pPr>
            <w:ins w:id="1935" w:author="Шайтан-машина" w:date="2017-01-04T13:01:00Z">
              <w:r>
                <w:t>Источник</w:t>
              </w:r>
            </w:ins>
          </w:p>
        </w:tc>
      </w:tr>
      <w:tr w:rsidR="00DD75B3" w:rsidRPr="005B1EB7" w:rsidTr="004C54D2">
        <w:trPr>
          <w:ins w:id="1936" w:author="Шайтан-машина" w:date="2017-01-04T13:01:00Z"/>
        </w:trPr>
        <w:tc>
          <w:tcPr>
            <w:tcW w:w="1595" w:type="dxa"/>
          </w:tcPr>
          <w:p w:rsidR="00DD75B3" w:rsidRPr="004C54D2" w:rsidRDefault="00DD75B3" w:rsidP="004C54D2">
            <w:pPr>
              <w:ind w:firstLine="0"/>
              <w:rPr>
                <w:ins w:id="1937" w:author="Шайтан-машина" w:date="2017-01-04T13:01:00Z"/>
                <w:lang w:val="en-US"/>
              </w:rPr>
            </w:pPr>
            <w:ins w:id="1938" w:author="Шайтан-машина" w:date="2017-01-04T13:01:00Z">
              <w:r w:rsidRPr="004C54D2">
                <w:rPr>
                  <w:lang w:val="en-US"/>
                </w:rPr>
                <w:t>Cs</w:t>
              </w:r>
            </w:ins>
          </w:p>
        </w:tc>
        <w:tc>
          <w:tcPr>
            <w:tcW w:w="6168" w:type="dxa"/>
          </w:tcPr>
          <w:p w:rsidR="00DD75B3" w:rsidRPr="004C54D2" w:rsidRDefault="00CE581C" w:rsidP="004C54D2">
            <w:pPr>
              <w:ind w:firstLine="0"/>
              <w:rPr>
                <w:ins w:id="1939" w:author="Шайтан-машина" w:date="2017-01-04T13:01:00Z"/>
                <w:position w:val="-38"/>
                <w:lang w:val="en-US"/>
              </w:rPr>
            </w:pPr>
            <w:ins w:id="1940" w:author="Шайтан-машина" w:date="2017-01-04T13:01:00Z">
              <w:r w:rsidRPr="004C54D2">
                <w:rPr>
                  <w:position w:val="-36"/>
                </w:rPr>
                <w:object w:dxaOrig="3879" w:dyaOrig="820">
                  <v:shape id="_x0000_i1160" type="#_x0000_t75" style="width:194.2pt;height:42pt" o:ole="">
                    <v:imagedata r:id="rId344" o:title=""/>
                  </v:shape>
                  <o:OLEObject Type="Embed" ProgID="Equation.3" ShapeID="_x0000_i1160" DrawAspect="Content" ObjectID="_1549710485" r:id="rId345"/>
                </w:object>
              </w:r>
            </w:ins>
          </w:p>
          <w:p w:rsidR="00DD75B3" w:rsidRDefault="00DD75B3" w:rsidP="004C54D2">
            <w:pPr>
              <w:ind w:firstLine="0"/>
              <w:rPr>
                <w:ins w:id="1941" w:author="Шайтан-машина" w:date="2017-01-04T13:01:00Z"/>
              </w:rPr>
            </w:pPr>
            <w:ins w:id="1942" w:author="Шайтан-машина" w:date="2017-01-04T13:01:00Z">
              <w:r w:rsidRPr="004C54D2">
                <w:rPr>
                  <w:lang w:val="en-US"/>
                </w:rPr>
                <w:t xml:space="preserve">c = </w:t>
              </w:r>
              <w:r>
                <w:t xml:space="preserve">- </w:t>
              </w:r>
              <w:r w:rsidRPr="004C54D2">
                <w:rPr>
                  <w:lang w:val="en-US"/>
                </w:rPr>
                <w:t>0.706333</w:t>
              </w:r>
              <w:r>
                <w:t>,</w:t>
              </w:r>
            </w:ins>
          </w:p>
          <w:p w:rsidR="00DD75B3" w:rsidRPr="004C54D2" w:rsidRDefault="00DD75B3" w:rsidP="004C54D2">
            <w:pPr>
              <w:ind w:firstLine="0"/>
              <w:rPr>
                <w:ins w:id="1943" w:author="Шайтан-машина" w:date="2017-01-04T13:01:00Z"/>
                <w:lang w:val="en-US"/>
              </w:rPr>
            </w:pPr>
            <w:ins w:id="1944" w:author="Шайтан-машина" w:date="2017-01-04T13:01:00Z">
              <w:r w:rsidRPr="004C54D2">
                <w:rPr>
                  <w:position w:val="-10"/>
                </w:rPr>
                <w:object w:dxaOrig="320" w:dyaOrig="300">
                  <v:shape id="_x0000_i1161" type="#_x0000_t75" style="width:15.8pt;height:15.25pt" o:ole="">
                    <v:imagedata r:id="rId346" o:title=""/>
                  </v:shape>
                  <o:OLEObject Type="Embed" ProgID="Equation.3" ShapeID="_x0000_i1161" DrawAspect="Content" ObjectID="_1549710486" r:id="rId347"/>
                </w:object>
              </w:r>
            </w:ins>
            <w:ins w:id="1945" w:author="Шайтан-машина" w:date="2017-01-04T13:01:00Z">
              <w:r w:rsidRPr="004C54D2">
                <w:rPr>
                  <w:lang w:val="en-US"/>
                </w:rPr>
                <w:t xml:space="preserve"> = </w:t>
              </w:r>
              <w:r>
                <w:t>- 9</w:t>
              </w:r>
              <w:r w:rsidRPr="004C54D2">
                <w:rPr>
                  <w:lang w:val="en-US"/>
                </w:rPr>
                <w:t>.</w:t>
              </w:r>
              <w:r>
                <w:t>320486,</w:t>
              </w:r>
            </w:ins>
          </w:p>
          <w:p w:rsidR="00DD75B3" w:rsidRPr="004C54D2" w:rsidRDefault="00DD75B3" w:rsidP="004C54D2">
            <w:pPr>
              <w:ind w:firstLine="0"/>
              <w:rPr>
                <w:ins w:id="1946" w:author="Шайтан-машина" w:date="2017-01-04T13:01:00Z"/>
                <w:lang w:val="en-US"/>
              </w:rPr>
            </w:pPr>
            <w:ins w:id="1947" w:author="Шайтан-машина" w:date="2017-01-04T13:01:00Z">
              <w:r w:rsidRPr="004C54D2">
                <w:rPr>
                  <w:position w:val="-10"/>
                </w:rPr>
                <w:object w:dxaOrig="260" w:dyaOrig="300">
                  <v:shape id="_x0000_i1162" type="#_x0000_t75" style="width:12pt;height:15.25pt" o:ole="">
                    <v:imagedata r:id="rId348" o:title=""/>
                  </v:shape>
                  <o:OLEObject Type="Embed" ProgID="Equation.3" ShapeID="_x0000_i1162" DrawAspect="Content" ObjectID="_1549710487" r:id="rId349"/>
                </w:object>
              </w:r>
            </w:ins>
            <w:ins w:id="1948" w:author="Шайтан-машина" w:date="2017-01-04T13:01:00Z">
              <w:r w:rsidRPr="004C54D2">
                <w:rPr>
                  <w:position w:val="-10"/>
                  <w:lang w:val="en-US"/>
                </w:rPr>
                <w:t xml:space="preserve"> </w:t>
              </w:r>
              <w:r w:rsidRPr="004C54D2">
                <w:rPr>
                  <w:lang w:val="en-US"/>
                </w:rPr>
                <w:t>= 8.722363</w:t>
              </w:r>
              <w:r>
                <w:t>,</w:t>
              </w:r>
            </w:ins>
          </w:p>
          <w:p w:rsidR="00DD75B3" w:rsidRPr="004C54D2" w:rsidRDefault="00DD75B3" w:rsidP="004C54D2">
            <w:pPr>
              <w:ind w:firstLine="0"/>
              <w:rPr>
                <w:ins w:id="1949" w:author="Шайтан-машина" w:date="2017-01-04T13:01:00Z"/>
                <w:lang w:val="en-US"/>
              </w:rPr>
            </w:pPr>
            <w:ins w:id="1950" w:author="Шайтан-машина" w:date="2017-01-04T13:01:00Z">
              <w:r w:rsidRPr="004C54D2">
                <w:rPr>
                  <w:position w:val="-10"/>
                </w:rPr>
                <w:object w:dxaOrig="240" w:dyaOrig="300">
                  <v:shape id="_x0000_i1163" type="#_x0000_t75" style="width:12pt;height:15.25pt" o:ole="">
                    <v:imagedata r:id="rId350" o:title=""/>
                  </v:shape>
                  <o:OLEObject Type="Embed" ProgID="Equation.3" ShapeID="_x0000_i1163" DrawAspect="Content" ObjectID="_1549710488" r:id="rId351"/>
                </w:object>
              </w:r>
            </w:ins>
            <w:ins w:id="1951" w:author="Шайтан-машина" w:date="2017-01-04T13:01:00Z">
              <w:r w:rsidRPr="004C54D2">
                <w:rPr>
                  <w:lang w:val="en-US"/>
                </w:rPr>
                <w:t xml:space="preserve"> = -2.452782</w:t>
              </w:r>
              <w:r>
                <w:t>,</w:t>
              </w:r>
            </w:ins>
          </w:p>
          <w:p w:rsidR="00DD75B3" w:rsidRPr="004C54D2" w:rsidRDefault="00DD75B3" w:rsidP="004C54D2">
            <w:pPr>
              <w:ind w:firstLine="0"/>
              <w:rPr>
                <w:ins w:id="1952" w:author="Шайтан-машина" w:date="2017-01-04T13:01:00Z"/>
                <w:lang w:val="en-US"/>
              </w:rPr>
            </w:pPr>
            <w:ins w:id="1953" w:author="Шайтан-машина" w:date="2017-01-04T13:01:00Z">
              <w:r w:rsidRPr="004C54D2">
                <w:rPr>
                  <w:position w:val="-10"/>
                </w:rPr>
                <w:object w:dxaOrig="260" w:dyaOrig="300">
                  <v:shape id="_x0000_i1164" type="#_x0000_t75" style="width:12pt;height:15.25pt" o:ole="">
                    <v:imagedata r:id="rId352" o:title=""/>
                  </v:shape>
                  <o:OLEObject Type="Embed" ProgID="Equation.3" ShapeID="_x0000_i1164" DrawAspect="Content" ObjectID="_1549710489" r:id="rId353"/>
                </w:object>
              </w:r>
            </w:ins>
            <w:ins w:id="1954" w:author="Шайтан-машина" w:date="2017-01-04T13:01:00Z">
              <w:r w:rsidRPr="004C54D2">
                <w:rPr>
                  <w:lang w:val="en-US"/>
                </w:rPr>
                <w:t xml:space="preserve"> = 1.246298</w:t>
              </w:r>
              <w:r>
                <w:t>,</w:t>
              </w:r>
            </w:ins>
          </w:p>
          <w:p w:rsidR="00DD75B3" w:rsidRPr="004C54D2" w:rsidRDefault="00DD75B3" w:rsidP="004C54D2">
            <w:pPr>
              <w:ind w:firstLine="0"/>
              <w:rPr>
                <w:ins w:id="1955" w:author="Шайтан-машина" w:date="2017-01-04T13:01:00Z"/>
                <w:lang w:val="en-US"/>
              </w:rPr>
            </w:pPr>
            <w:ins w:id="1956" w:author="Шайтан-машина" w:date="2017-01-04T13:01:00Z">
              <w:r w:rsidRPr="004C54D2">
                <w:rPr>
                  <w:position w:val="-10"/>
                </w:rPr>
                <w:object w:dxaOrig="260" w:dyaOrig="300">
                  <v:shape id="_x0000_i1165" type="#_x0000_t75" style="width:12pt;height:15.25pt" o:ole="">
                    <v:imagedata r:id="rId354" o:title=""/>
                  </v:shape>
                  <o:OLEObject Type="Embed" ProgID="Equation.3" ShapeID="_x0000_i1165" DrawAspect="Content" ObjectID="_1549710490" r:id="rId355"/>
                </w:object>
              </w:r>
            </w:ins>
            <w:ins w:id="1957" w:author="Шайтан-машина" w:date="2017-01-04T13:01:00Z">
              <w:r w:rsidRPr="004C54D2">
                <w:rPr>
                  <w:lang w:val="en-US"/>
                </w:rPr>
                <w:t xml:space="preserve"> = 0.493289</w:t>
              </w:r>
              <w:r>
                <w:t>,</w:t>
              </w:r>
            </w:ins>
          </w:p>
          <w:p w:rsidR="00DD75B3" w:rsidRPr="004C54D2" w:rsidRDefault="00DD75B3" w:rsidP="004C54D2">
            <w:pPr>
              <w:ind w:firstLine="0"/>
              <w:rPr>
                <w:ins w:id="1958" w:author="Шайтан-машина" w:date="2017-01-04T13:01:00Z"/>
                <w:lang w:val="en-US"/>
              </w:rPr>
            </w:pPr>
            <w:ins w:id="1959" w:author="Шайтан-машина" w:date="2017-01-04T13:01:00Z">
              <w:r w:rsidRPr="004C54D2">
                <w:rPr>
                  <w:position w:val="-10"/>
                </w:rPr>
                <w:object w:dxaOrig="260" w:dyaOrig="300">
                  <v:shape id="_x0000_i1166" type="#_x0000_t75" style="width:12pt;height:15.25pt" o:ole="">
                    <v:imagedata r:id="rId356" o:title=""/>
                  </v:shape>
                  <o:OLEObject Type="Embed" ProgID="Equation.3" ShapeID="_x0000_i1166" DrawAspect="Content" ObjectID="_1549710491" r:id="rId357"/>
                </w:object>
              </w:r>
            </w:ins>
            <w:ins w:id="1960" w:author="Шайтан-машина" w:date="2017-01-04T13:01:00Z">
              <w:r w:rsidRPr="004C54D2">
                <w:rPr>
                  <w:lang w:val="en-US"/>
                </w:rPr>
                <w:t xml:space="preserve"> = -0.596955</w:t>
              </w:r>
              <w:r>
                <w:t>,</w:t>
              </w:r>
            </w:ins>
          </w:p>
          <w:p w:rsidR="00DD75B3" w:rsidRPr="004C54D2" w:rsidRDefault="00DD75B3" w:rsidP="004C54D2">
            <w:pPr>
              <w:ind w:firstLine="0"/>
              <w:rPr>
                <w:ins w:id="1961" w:author="Шайтан-машина" w:date="2017-01-04T13:01:00Z"/>
                <w:lang w:val="en-US"/>
              </w:rPr>
            </w:pPr>
            <w:ins w:id="1962" w:author="Шайтан-машина" w:date="2017-01-04T13:01:00Z">
              <w:r w:rsidRPr="004C54D2">
                <w:rPr>
                  <w:position w:val="-10"/>
                </w:rPr>
                <w:object w:dxaOrig="260" w:dyaOrig="300">
                  <v:shape id="_x0000_i1167" type="#_x0000_t75" style="width:12pt;height:15.25pt" o:ole="">
                    <v:imagedata r:id="rId358" o:title=""/>
                  </v:shape>
                  <o:OLEObject Type="Embed" ProgID="Equation.3" ShapeID="_x0000_i1167" DrawAspect="Content" ObjectID="_1549710492" r:id="rId359"/>
                </w:object>
              </w:r>
            </w:ins>
            <w:ins w:id="1963" w:author="Шайтан-машина" w:date="2017-01-04T13:01:00Z">
              <w:r w:rsidRPr="004C54D2">
                <w:rPr>
                  <w:lang w:val="en-US"/>
                </w:rPr>
                <w:t xml:space="preserve"> = 0.135005</w:t>
              </w:r>
            </w:ins>
          </w:p>
        </w:tc>
        <w:tc>
          <w:tcPr>
            <w:tcW w:w="1808" w:type="dxa"/>
          </w:tcPr>
          <w:p w:rsidR="00DD75B3" w:rsidRPr="004C54D2" w:rsidRDefault="00DD75B3" w:rsidP="004C54D2">
            <w:pPr>
              <w:ind w:firstLine="0"/>
              <w:rPr>
                <w:ins w:id="1964" w:author="Шайтан-машина" w:date="2017-01-04T13:01:00Z"/>
                <w:lang w:val="en-US"/>
              </w:rPr>
            </w:pPr>
            <w:ins w:id="1965" w:author="Шайтан-машина" w:date="2017-01-04T13:01:00Z">
              <w:r w:rsidRPr="004C54D2">
                <w:rPr>
                  <w:lang w:val="en-US"/>
                </w:rPr>
                <w:t>[</w:t>
              </w:r>
            </w:ins>
            <w:ins w:id="1966" w:author="Шайтан-машина" w:date="2017-01-05T18:16:00Z">
              <w:r w:rsidR="00FF21EC" w:rsidRPr="004C54D2">
                <w:rPr>
                  <w:lang w:val="en-US"/>
                </w:rPr>
                <w:fldChar w:fldCharType="begin"/>
              </w:r>
              <w:r w:rsidR="007A67E6" w:rsidRPr="004C54D2">
                <w:rPr>
                  <w:lang w:val="en-US"/>
                </w:rPr>
                <w:instrText xml:space="preserve"> REF _Ref471403519 \r \h </w:instrText>
              </w:r>
            </w:ins>
            <w:r w:rsidR="00FF21EC" w:rsidRPr="004C54D2">
              <w:rPr>
                <w:lang w:val="en-US"/>
              </w:rPr>
            </w:r>
            <w:r w:rsidR="00FF21EC" w:rsidRPr="004C54D2">
              <w:rPr>
                <w:lang w:val="en-US"/>
              </w:rPr>
              <w:fldChar w:fldCharType="separate"/>
            </w:r>
            <w:ins w:id="1967" w:author="Tsaun" w:date="2017-02-22T15:30:00Z">
              <w:r w:rsidR="00226569">
                <w:rPr>
                  <w:lang w:val="en-US"/>
                </w:rPr>
                <w:t>131</w:t>
              </w:r>
            </w:ins>
            <w:ins w:id="1968" w:author="Томащик" w:date="2017-01-19T16:46:00Z">
              <w:del w:id="1969" w:author="Tsaun" w:date="2017-02-22T15:29:00Z">
                <w:r w:rsidR="002F5999" w:rsidDel="00226569">
                  <w:rPr>
                    <w:lang w:val="en-US"/>
                  </w:rPr>
                  <w:delText>130</w:delText>
                </w:r>
              </w:del>
            </w:ins>
            <w:ins w:id="1970" w:author="Шайтан-машина" w:date="2017-01-05T18:16:00Z">
              <w:r w:rsidR="00FF21EC" w:rsidRPr="004C54D2">
                <w:rPr>
                  <w:lang w:val="en-US"/>
                </w:rPr>
                <w:fldChar w:fldCharType="end"/>
              </w:r>
            </w:ins>
            <w:ins w:id="1971" w:author="Шайтан-машина" w:date="2017-01-04T13:01:00Z">
              <w:r w:rsidRPr="004C54D2">
                <w:rPr>
                  <w:lang w:val="en-US"/>
                </w:rPr>
                <w:t>]</w:t>
              </w:r>
            </w:ins>
          </w:p>
        </w:tc>
      </w:tr>
      <w:tr w:rsidR="00DD75B3" w:rsidRPr="009D7985" w:rsidTr="004C54D2">
        <w:trPr>
          <w:ins w:id="1972" w:author="Шайтан-машина" w:date="2017-01-04T13:01:00Z"/>
        </w:trPr>
        <w:tc>
          <w:tcPr>
            <w:tcW w:w="1595" w:type="dxa"/>
          </w:tcPr>
          <w:p w:rsidR="00DD75B3" w:rsidRPr="004C54D2" w:rsidRDefault="00DD75B3" w:rsidP="004C54D2">
            <w:pPr>
              <w:ind w:firstLine="0"/>
              <w:rPr>
                <w:ins w:id="1973" w:author="Шайтан-машина" w:date="2017-01-04T13:01:00Z"/>
                <w:lang w:val="en-US"/>
              </w:rPr>
            </w:pPr>
            <w:ins w:id="1974" w:author="Шайтан-машина" w:date="2017-01-04T13:01:00Z">
              <w:r w:rsidRPr="004C54D2">
                <w:rPr>
                  <w:lang w:val="en-US"/>
                </w:rPr>
                <w:t>Te</w:t>
              </w:r>
            </w:ins>
          </w:p>
        </w:tc>
        <w:tc>
          <w:tcPr>
            <w:tcW w:w="6168" w:type="dxa"/>
          </w:tcPr>
          <w:p w:rsidR="00DD75B3" w:rsidRDefault="001407AC" w:rsidP="004C54D2">
            <w:pPr>
              <w:ind w:firstLine="0"/>
              <w:rPr>
                <w:ins w:id="1975" w:author="Шайтан-машина" w:date="2017-01-04T13:01:00Z"/>
              </w:rPr>
            </w:pPr>
            <w:ins w:id="1976" w:author="Шайтан-машина" w:date="2017-01-04T13:01:00Z">
              <w:r w:rsidRPr="00233B96">
                <w:rPr>
                  <w:position w:val="-10"/>
                </w:rPr>
                <w:object w:dxaOrig="1980" w:dyaOrig="380">
                  <v:shape id="_x0000_i1168" type="#_x0000_t75" style="width:99.25pt;height:19.65pt" o:ole="">
                    <v:imagedata r:id="rId360" o:title=""/>
                  </v:shape>
                  <o:OLEObject Type="Embed" ProgID="Equation.3" ShapeID="_x0000_i1168" DrawAspect="Content" ObjectID="_1549710493" r:id="rId361"/>
                </w:object>
              </w:r>
            </w:ins>
          </w:p>
        </w:tc>
        <w:tc>
          <w:tcPr>
            <w:tcW w:w="1808" w:type="dxa"/>
          </w:tcPr>
          <w:p w:rsidR="00DD75B3" w:rsidRPr="004C54D2" w:rsidRDefault="007A67E6" w:rsidP="004C54D2">
            <w:pPr>
              <w:ind w:firstLine="0"/>
              <w:rPr>
                <w:ins w:id="1977" w:author="Шайтан-машина" w:date="2017-01-04T13:01:00Z"/>
                <w:lang w:val="en-US"/>
              </w:rPr>
            </w:pPr>
            <w:ins w:id="1978" w:author="Шайтан-машина" w:date="2017-01-04T13:01:00Z">
              <w:r w:rsidRPr="004C54D2">
                <w:rPr>
                  <w:lang w:val="en-US"/>
                </w:rPr>
                <w:t>[</w:t>
              </w:r>
            </w:ins>
            <w:ins w:id="1979" w:author="Шайтан-машина" w:date="2017-01-05T18:16:00Z">
              <w:r w:rsidR="00FF21EC" w:rsidRPr="004C54D2">
                <w:rPr>
                  <w:lang w:val="en-US"/>
                </w:rPr>
                <w:fldChar w:fldCharType="begin"/>
              </w:r>
              <w:r w:rsidRPr="004C54D2">
                <w:rPr>
                  <w:lang w:val="en-US"/>
                </w:rPr>
                <w:instrText xml:space="preserve"> REF _Ref471403524 \r \h </w:instrText>
              </w:r>
            </w:ins>
            <w:r w:rsidR="00FF21EC" w:rsidRPr="004C54D2">
              <w:rPr>
                <w:lang w:val="en-US"/>
              </w:rPr>
            </w:r>
            <w:r w:rsidR="00FF21EC" w:rsidRPr="004C54D2">
              <w:rPr>
                <w:lang w:val="en-US"/>
              </w:rPr>
              <w:fldChar w:fldCharType="separate"/>
            </w:r>
            <w:ins w:id="1980" w:author="Tsaun" w:date="2017-02-22T15:30:00Z">
              <w:r w:rsidR="00226569">
                <w:rPr>
                  <w:lang w:val="en-US"/>
                </w:rPr>
                <w:t>132</w:t>
              </w:r>
            </w:ins>
            <w:ins w:id="1981" w:author="Томащик" w:date="2017-01-19T16:46:00Z">
              <w:del w:id="1982" w:author="Tsaun" w:date="2017-02-22T15:29:00Z">
                <w:r w:rsidR="002F5999" w:rsidDel="00226569">
                  <w:rPr>
                    <w:lang w:val="en-US"/>
                  </w:rPr>
                  <w:delText>131</w:delText>
                </w:r>
              </w:del>
            </w:ins>
            <w:ins w:id="1983" w:author="Шайтан-машина" w:date="2017-01-05T18:16:00Z">
              <w:r w:rsidR="00FF21EC" w:rsidRPr="004C54D2">
                <w:rPr>
                  <w:lang w:val="en-US"/>
                </w:rPr>
                <w:fldChar w:fldCharType="end"/>
              </w:r>
            </w:ins>
            <w:ins w:id="1984" w:author="Шайтан-машина" w:date="2017-01-04T13:01:00Z">
              <w:r w:rsidR="00DD75B3" w:rsidRPr="004C54D2">
                <w:rPr>
                  <w:lang w:val="en-US"/>
                </w:rPr>
                <w:t>]</w:t>
              </w:r>
            </w:ins>
          </w:p>
        </w:tc>
      </w:tr>
      <w:tr w:rsidR="00DD75B3" w:rsidTr="004C54D2">
        <w:trPr>
          <w:ins w:id="1985" w:author="Шайтан-машина" w:date="2017-01-04T13:01:00Z"/>
        </w:trPr>
        <w:tc>
          <w:tcPr>
            <w:tcW w:w="1595" w:type="dxa"/>
          </w:tcPr>
          <w:p w:rsidR="00DD75B3" w:rsidRDefault="00DD75B3" w:rsidP="004C54D2">
            <w:pPr>
              <w:ind w:firstLine="0"/>
              <w:rPr>
                <w:ins w:id="1986" w:author="Шайтан-машина" w:date="2017-01-04T13:01:00Z"/>
              </w:rPr>
            </w:pPr>
            <w:ins w:id="1987" w:author="Шайтан-машина" w:date="2017-01-04T13:01:00Z">
              <w:r w:rsidRPr="004C54D2">
                <w:rPr>
                  <w:lang w:val="en-US"/>
                </w:rPr>
                <w:t>CsI</w:t>
              </w:r>
            </w:ins>
          </w:p>
          <w:p w:rsidR="00DD75B3" w:rsidRPr="004C54D2" w:rsidRDefault="00DD75B3" w:rsidP="004C54D2">
            <w:pPr>
              <w:ind w:firstLine="0"/>
              <w:rPr>
                <w:ins w:id="1988" w:author="Шайтан-машина" w:date="2017-01-04T13:01:00Z"/>
                <w:lang w:val="en-US"/>
              </w:rPr>
            </w:pPr>
          </w:p>
        </w:tc>
        <w:tc>
          <w:tcPr>
            <w:tcW w:w="6168" w:type="dxa"/>
          </w:tcPr>
          <w:p w:rsidR="00DD75B3" w:rsidRPr="004C54D2" w:rsidRDefault="001407AC" w:rsidP="004C54D2">
            <w:pPr>
              <w:ind w:firstLine="0"/>
              <w:rPr>
                <w:ins w:id="1989" w:author="Шайтан-машина" w:date="2017-01-04T13:01:00Z"/>
                <w:position w:val="-38"/>
                <w:lang w:val="en-US"/>
              </w:rPr>
            </w:pPr>
            <w:ins w:id="1990" w:author="Шайтан-машина" w:date="2017-01-04T13:01:00Z">
              <w:r w:rsidRPr="00233B96">
                <w:rPr>
                  <w:position w:val="-10"/>
                </w:rPr>
                <w:object w:dxaOrig="5600" w:dyaOrig="580">
                  <v:shape id="_x0000_i1169" type="#_x0000_t75" style="width:279.8pt;height:27.8pt" o:ole="">
                    <v:imagedata r:id="rId362" o:title=""/>
                  </v:shape>
                  <o:OLEObject Type="Embed" ProgID="Equation.3" ShapeID="_x0000_i1169" DrawAspect="Content" ObjectID="_1549710494" r:id="rId363"/>
                </w:object>
              </w:r>
            </w:ins>
          </w:p>
          <w:p w:rsidR="00DD75B3" w:rsidRPr="004C54D2" w:rsidRDefault="007141C3" w:rsidP="004C54D2">
            <w:pPr>
              <w:ind w:firstLine="0"/>
              <w:rPr>
                <w:ins w:id="1991" w:author="Шайтан-машина" w:date="2017-01-04T13:01:00Z"/>
                <w:position w:val="-38"/>
                <w:lang w:val="en-US"/>
              </w:rPr>
            </w:pPr>
            <w:ins w:id="1992" w:author="Шайтан-машина" w:date="2017-01-04T13:01:00Z">
              <w:r w:rsidRPr="004C54D2">
                <w:rPr>
                  <w:position w:val="-14"/>
                </w:rPr>
                <w:object w:dxaOrig="1600" w:dyaOrig="340">
                  <v:shape id="_x0000_i1170" type="#_x0000_t75" style="width:92.2pt;height:20.2pt" o:ole="">
                    <v:imagedata r:id="rId364" o:title=""/>
                  </v:shape>
                  <o:OLEObject Type="Embed" ProgID="Equation.3" ShapeID="_x0000_i1170" DrawAspect="Content" ObjectID="_1549710495" r:id="rId365"/>
                </w:object>
              </w:r>
            </w:ins>
          </w:p>
        </w:tc>
        <w:tc>
          <w:tcPr>
            <w:tcW w:w="1808" w:type="dxa"/>
          </w:tcPr>
          <w:p w:rsidR="00DD75B3" w:rsidRPr="004C54D2" w:rsidRDefault="007A67E6" w:rsidP="004C54D2">
            <w:pPr>
              <w:ind w:firstLine="0"/>
              <w:rPr>
                <w:ins w:id="1993" w:author="Шайтан-машина" w:date="2017-01-04T13:01:00Z"/>
                <w:lang w:val="en-US"/>
              </w:rPr>
            </w:pPr>
            <w:ins w:id="1994" w:author="Шайтан-машина" w:date="2017-01-04T13:01:00Z">
              <w:r w:rsidRPr="004C54D2">
                <w:rPr>
                  <w:lang w:val="en-US"/>
                </w:rPr>
                <w:t>[</w:t>
              </w:r>
            </w:ins>
            <w:ins w:id="1995" w:author="Шайтан-машина" w:date="2017-01-05T18:16:00Z">
              <w:r w:rsidR="00FF21EC" w:rsidRPr="004C54D2">
                <w:rPr>
                  <w:lang w:val="en-US"/>
                </w:rPr>
                <w:fldChar w:fldCharType="begin"/>
              </w:r>
              <w:r w:rsidRPr="004C54D2">
                <w:rPr>
                  <w:lang w:val="en-US"/>
                </w:rPr>
                <w:instrText xml:space="preserve"> REF _Ref471403528 \r \h </w:instrText>
              </w:r>
            </w:ins>
            <w:r w:rsidR="00FF21EC" w:rsidRPr="004C54D2">
              <w:rPr>
                <w:lang w:val="en-US"/>
              </w:rPr>
            </w:r>
            <w:r w:rsidR="00FF21EC" w:rsidRPr="004C54D2">
              <w:rPr>
                <w:lang w:val="en-US"/>
              </w:rPr>
              <w:fldChar w:fldCharType="separate"/>
            </w:r>
            <w:ins w:id="1996" w:author="Tsaun" w:date="2017-02-22T15:30:00Z">
              <w:r w:rsidR="00226569">
                <w:rPr>
                  <w:lang w:val="en-US"/>
                </w:rPr>
                <w:t>133</w:t>
              </w:r>
            </w:ins>
            <w:ins w:id="1997" w:author="Томащик" w:date="2017-01-19T16:46:00Z">
              <w:del w:id="1998" w:author="Tsaun" w:date="2017-02-22T15:29:00Z">
                <w:r w:rsidR="002F5999" w:rsidDel="00226569">
                  <w:rPr>
                    <w:lang w:val="en-US"/>
                  </w:rPr>
                  <w:delText>132</w:delText>
                </w:r>
              </w:del>
            </w:ins>
            <w:ins w:id="1999" w:author="Шайтан-машина" w:date="2017-01-05T18:16:00Z">
              <w:r w:rsidR="00FF21EC" w:rsidRPr="004C54D2">
                <w:rPr>
                  <w:lang w:val="en-US"/>
                </w:rPr>
                <w:fldChar w:fldCharType="end"/>
              </w:r>
            </w:ins>
            <w:ins w:id="2000" w:author="Шайтан-машина" w:date="2017-01-04T13:01:00Z">
              <w:r w:rsidR="00DD75B3" w:rsidRPr="004C54D2">
                <w:rPr>
                  <w:lang w:val="en-US"/>
                </w:rPr>
                <w:t>]</w:t>
              </w:r>
            </w:ins>
          </w:p>
        </w:tc>
      </w:tr>
      <w:tr w:rsidR="00DD75B3" w:rsidDel="0002799C" w:rsidTr="004C54D2">
        <w:trPr>
          <w:ins w:id="2001" w:author="Шайтан-машина" w:date="2017-01-04T13:01:00Z"/>
          <w:del w:id="2002" w:author="Tsaun" w:date="2017-01-09T14:17:00Z"/>
        </w:trPr>
        <w:tc>
          <w:tcPr>
            <w:tcW w:w="1595" w:type="dxa"/>
          </w:tcPr>
          <w:p w:rsidR="00DD75B3" w:rsidRPr="004C54D2" w:rsidDel="0002799C" w:rsidRDefault="00DD75B3" w:rsidP="004C54D2">
            <w:pPr>
              <w:ind w:firstLine="0"/>
              <w:rPr>
                <w:ins w:id="2003" w:author="Шайтан-машина" w:date="2017-01-04T13:01:00Z"/>
                <w:del w:id="2004" w:author="Tsaun" w:date="2017-01-09T14:17:00Z"/>
                <w:lang w:val="en-US"/>
              </w:rPr>
            </w:pPr>
            <w:ins w:id="2005" w:author="Шайтан-машина" w:date="2017-01-04T13:01:00Z">
              <w:del w:id="2006" w:author="Tsaun" w:date="2017-01-09T14:17:00Z">
                <w:r w:rsidRPr="004C54D2" w:rsidDel="0002799C">
                  <w:rPr>
                    <w:lang w:val="en-US"/>
                  </w:rPr>
                  <w:delText>Cs</w:delText>
                </w:r>
                <w:r w:rsidRPr="004C54D2" w:rsidDel="0002799C">
                  <w:rPr>
                    <w:vertAlign w:val="subscript"/>
                    <w:lang w:val="en-US"/>
                  </w:rPr>
                  <w:delText>2</w:delText>
                </w:r>
                <w:r w:rsidRPr="004C54D2" w:rsidDel="0002799C">
                  <w:rPr>
                    <w:lang w:val="en-US"/>
                  </w:rPr>
                  <w:delText>MoO</w:delText>
                </w:r>
                <w:r w:rsidRPr="004C54D2" w:rsidDel="0002799C">
                  <w:rPr>
                    <w:vertAlign w:val="subscript"/>
                    <w:lang w:val="en-US"/>
                  </w:rPr>
                  <w:delText>4</w:delText>
                </w:r>
              </w:del>
            </w:ins>
          </w:p>
        </w:tc>
        <w:tc>
          <w:tcPr>
            <w:tcW w:w="6168" w:type="dxa"/>
          </w:tcPr>
          <w:p w:rsidR="00DD75B3" w:rsidRPr="004C54D2" w:rsidDel="0002799C" w:rsidRDefault="00DD75B3" w:rsidP="004C54D2">
            <w:pPr>
              <w:ind w:firstLine="0"/>
              <w:rPr>
                <w:ins w:id="2007" w:author="Шайтан-машина" w:date="2017-01-04T13:01:00Z"/>
                <w:del w:id="2008" w:author="Tsaun" w:date="2017-01-09T14:17:00Z"/>
                <w:position w:val="-38"/>
                <w:lang w:val="en-US"/>
              </w:rPr>
            </w:pPr>
            <w:ins w:id="2009" w:author="Шайтан-машина" w:date="2017-01-04T13:01:00Z">
              <w:del w:id="2010" w:author="Tsaun" w:date="2017-01-09T14:17:00Z">
                <w:r w:rsidRPr="004C54D2" w:rsidDel="0002799C">
                  <w:rPr>
                    <w:position w:val="-34"/>
                  </w:rPr>
                  <w:object w:dxaOrig="3960" w:dyaOrig="780">
                    <v:shape id="_x0000_i1171" type="#_x0000_t75" style="width:196.35pt;height:39.8pt" o:ole="">
                      <v:imagedata r:id="rId366" o:title=""/>
                    </v:shape>
                    <o:OLEObject Type="Embed" ProgID="Equation.3" ShapeID="_x0000_i1171" DrawAspect="Content" ObjectID="_1549710496" r:id="rId367"/>
                  </w:object>
                </w:r>
              </w:del>
            </w:ins>
          </w:p>
        </w:tc>
        <w:tc>
          <w:tcPr>
            <w:tcW w:w="1808" w:type="dxa"/>
          </w:tcPr>
          <w:p w:rsidR="00DD75B3" w:rsidRPr="004C54D2" w:rsidDel="0002799C" w:rsidRDefault="007A67E6" w:rsidP="0002799C">
            <w:pPr>
              <w:ind w:firstLine="0"/>
              <w:rPr>
                <w:ins w:id="2011" w:author="Шайтан-машина" w:date="2017-01-04T13:01:00Z"/>
                <w:del w:id="2012" w:author="Tsaun" w:date="2017-01-09T14:17:00Z"/>
                <w:lang w:val="en-US"/>
              </w:rPr>
            </w:pPr>
            <w:ins w:id="2013" w:author="Шайтан-машина" w:date="2017-01-04T13:01:00Z">
              <w:del w:id="2014" w:author="Tsaun" w:date="2017-01-09T14:17:00Z">
                <w:r w:rsidRPr="004C54D2" w:rsidDel="0002799C">
                  <w:rPr>
                    <w:lang w:val="en-US"/>
                  </w:rPr>
                  <w:delText>[</w:delText>
                </w:r>
              </w:del>
            </w:ins>
            <w:ins w:id="2015" w:author="Шайтан-машина" w:date="2017-01-05T18:16:00Z">
              <w:del w:id="2016" w:author="Tsaun" w:date="2017-01-09T14:17:00Z">
                <w:r w:rsidR="00FF21EC" w:rsidRPr="004C54D2" w:rsidDel="0002799C">
                  <w:rPr>
                    <w:lang w:val="en-US"/>
                  </w:rPr>
                  <w:fldChar w:fldCharType="begin"/>
                </w:r>
                <w:r w:rsidRPr="004C54D2" w:rsidDel="0002799C">
                  <w:rPr>
                    <w:lang w:val="en-US"/>
                  </w:rPr>
                  <w:delInstrText xml:space="preserve"> REF _Ref471403532 \r \h </w:delInstrText>
                </w:r>
              </w:del>
            </w:ins>
            <w:del w:id="2017" w:author="Tsaun" w:date="2017-01-09T14:17:00Z">
              <w:r w:rsidR="00FF21EC" w:rsidRPr="004C54D2" w:rsidDel="0002799C">
                <w:rPr>
                  <w:lang w:val="en-US"/>
                </w:rPr>
              </w:r>
              <w:r w:rsidR="00FF21EC" w:rsidRPr="004C54D2" w:rsidDel="0002799C">
                <w:rPr>
                  <w:lang w:val="en-US"/>
                </w:rPr>
                <w:fldChar w:fldCharType="end"/>
              </w:r>
            </w:del>
            <w:ins w:id="2018" w:author="Шайтан-машина" w:date="2017-01-04T13:01:00Z">
              <w:del w:id="2019" w:author="Tsaun" w:date="2017-01-09T14:17:00Z">
                <w:r w:rsidR="00DD75B3" w:rsidRPr="004C54D2" w:rsidDel="0002799C">
                  <w:rPr>
                    <w:lang w:val="en-US"/>
                  </w:rPr>
                  <w:delText>]</w:delText>
                </w:r>
              </w:del>
            </w:ins>
          </w:p>
        </w:tc>
      </w:tr>
      <w:tr w:rsidR="007141C3" w:rsidTr="004C54D2">
        <w:trPr>
          <w:ins w:id="2020" w:author="Tsaun" w:date="2017-01-09T13:55:00Z"/>
        </w:trPr>
        <w:tc>
          <w:tcPr>
            <w:tcW w:w="1595" w:type="dxa"/>
          </w:tcPr>
          <w:p w:rsidR="007141C3" w:rsidRPr="004C54D2" w:rsidRDefault="007141C3" w:rsidP="004C54D2">
            <w:pPr>
              <w:ind w:firstLine="0"/>
              <w:rPr>
                <w:ins w:id="2021" w:author="Tsaun" w:date="2017-01-09T13:55:00Z"/>
                <w:lang w:val="en-US"/>
              </w:rPr>
            </w:pPr>
            <w:ins w:id="2022" w:author="Tsaun" w:date="2017-01-09T13:55:00Z">
              <w:r>
                <w:rPr>
                  <w:lang w:val="en-US"/>
                </w:rPr>
                <w:t>Sb</w:t>
              </w:r>
            </w:ins>
          </w:p>
        </w:tc>
        <w:tc>
          <w:tcPr>
            <w:tcW w:w="6168" w:type="dxa"/>
          </w:tcPr>
          <w:p w:rsidR="007141C3" w:rsidRPr="004C54D2" w:rsidRDefault="00233B96" w:rsidP="004C54D2">
            <w:pPr>
              <w:ind w:firstLine="0"/>
              <w:rPr>
                <w:ins w:id="2023" w:author="Tsaun" w:date="2017-01-09T13:55:00Z"/>
                <w:position w:val="-34"/>
              </w:rPr>
            </w:pPr>
            <w:ins w:id="2024" w:author="Tsaun" w:date="2017-01-09T14:15:00Z">
              <w:r w:rsidRPr="00233B96">
                <w:rPr>
                  <w:position w:val="-10"/>
                </w:rPr>
                <w:object w:dxaOrig="2540" w:dyaOrig="380">
                  <v:shape id="_x0000_i1172" type="#_x0000_t75" style="width:126pt;height:19.65pt" o:ole="">
                    <v:imagedata r:id="rId368" o:title=""/>
                  </v:shape>
                  <o:OLEObject Type="Embed" ProgID="Equation.3" ShapeID="_x0000_i1172" DrawAspect="Content" ObjectID="_1549710497" r:id="rId369"/>
                </w:object>
              </w:r>
            </w:ins>
          </w:p>
        </w:tc>
        <w:tc>
          <w:tcPr>
            <w:tcW w:w="1808" w:type="dxa"/>
          </w:tcPr>
          <w:p w:rsidR="007141C3" w:rsidRPr="004C54D2" w:rsidRDefault="0002799C" w:rsidP="004C54D2">
            <w:pPr>
              <w:ind w:firstLine="0"/>
              <w:rPr>
                <w:ins w:id="2025" w:author="Tsaun" w:date="2017-01-09T13:55:00Z"/>
                <w:lang w:val="en-US"/>
              </w:rPr>
            </w:pPr>
            <w:ins w:id="2026" w:author="Tsaun" w:date="2017-01-09T14:17:00Z">
              <w:r w:rsidRPr="004C54D2">
                <w:rPr>
                  <w:lang w:val="en-US"/>
                </w:rPr>
                <w:t>[</w:t>
              </w:r>
              <w:r w:rsidR="00FF21EC" w:rsidRPr="004C54D2">
                <w:rPr>
                  <w:lang w:val="en-US"/>
                </w:rPr>
                <w:fldChar w:fldCharType="begin"/>
              </w:r>
              <w:r w:rsidRPr="004C54D2">
                <w:rPr>
                  <w:lang w:val="en-US"/>
                </w:rPr>
                <w:instrText xml:space="preserve"> REF _Ref471403532 \r \h </w:instrText>
              </w:r>
            </w:ins>
            <w:r w:rsidR="00FF21EC" w:rsidRPr="004C54D2">
              <w:rPr>
                <w:lang w:val="en-US"/>
              </w:rPr>
            </w:r>
            <w:ins w:id="2027" w:author="Tsaun" w:date="2017-01-09T14:17:00Z">
              <w:r w:rsidR="00FF21EC" w:rsidRPr="004C54D2">
                <w:rPr>
                  <w:lang w:val="en-US"/>
                </w:rPr>
                <w:fldChar w:fldCharType="separate"/>
              </w:r>
            </w:ins>
            <w:ins w:id="2028" w:author="Tsaun" w:date="2017-02-22T15:30:00Z">
              <w:r w:rsidR="00226569">
                <w:rPr>
                  <w:lang w:val="en-US"/>
                </w:rPr>
                <w:t>134</w:t>
              </w:r>
            </w:ins>
            <w:ins w:id="2029" w:author="Томащик" w:date="2017-01-19T16:46:00Z">
              <w:del w:id="2030" w:author="Tsaun" w:date="2017-02-22T15:29:00Z">
                <w:r w:rsidR="002F5999" w:rsidDel="00226569">
                  <w:rPr>
                    <w:lang w:val="en-US"/>
                  </w:rPr>
                  <w:delText>133</w:delText>
                </w:r>
              </w:del>
            </w:ins>
            <w:ins w:id="2031" w:author="Tsaun" w:date="2017-01-09T14:17:00Z">
              <w:r w:rsidR="00FF21EC" w:rsidRPr="004C54D2">
                <w:rPr>
                  <w:lang w:val="en-US"/>
                </w:rPr>
                <w:fldChar w:fldCharType="end"/>
              </w:r>
              <w:r w:rsidRPr="004C54D2">
                <w:rPr>
                  <w:lang w:val="en-US"/>
                </w:rPr>
                <w:t>]</w:t>
              </w:r>
            </w:ins>
          </w:p>
        </w:tc>
      </w:tr>
      <w:tr w:rsidR="0002799C" w:rsidRPr="004C54D2" w:rsidTr="00F1387F">
        <w:trPr>
          <w:ins w:id="2032" w:author="Tsaun" w:date="2017-01-09T14:15:00Z"/>
        </w:trPr>
        <w:tc>
          <w:tcPr>
            <w:tcW w:w="1595" w:type="dxa"/>
          </w:tcPr>
          <w:p w:rsidR="0002799C" w:rsidRPr="004C54D2" w:rsidRDefault="0002799C" w:rsidP="00F1387F">
            <w:pPr>
              <w:ind w:firstLine="0"/>
              <w:rPr>
                <w:ins w:id="2033" w:author="Tsaun" w:date="2017-01-09T14:15:00Z"/>
                <w:lang w:val="en-US"/>
              </w:rPr>
            </w:pPr>
            <w:ins w:id="2034" w:author="Tsaun" w:date="2017-01-09T14:15:00Z">
              <w:r>
                <w:rPr>
                  <w:lang w:val="en-US"/>
                </w:rPr>
                <w:t>I</w:t>
              </w:r>
              <w:r w:rsidRPr="00096C0F">
                <w:rPr>
                  <w:vertAlign w:val="subscript"/>
                  <w:lang w:val="en-US"/>
                </w:rPr>
                <w:t>2</w:t>
              </w:r>
            </w:ins>
          </w:p>
        </w:tc>
        <w:tc>
          <w:tcPr>
            <w:tcW w:w="6168" w:type="dxa"/>
          </w:tcPr>
          <w:p w:rsidR="0002799C" w:rsidRPr="004C54D2" w:rsidRDefault="00233B96" w:rsidP="00F1387F">
            <w:pPr>
              <w:ind w:firstLine="0"/>
              <w:rPr>
                <w:ins w:id="2035" w:author="Tsaun" w:date="2017-01-09T14:15:00Z"/>
                <w:position w:val="-12"/>
              </w:rPr>
            </w:pPr>
            <w:ins w:id="2036" w:author="Tsaun" w:date="2017-01-09T14:15:00Z">
              <w:r w:rsidRPr="00233B96">
                <w:rPr>
                  <w:position w:val="-10"/>
                </w:rPr>
                <w:object w:dxaOrig="3180" w:dyaOrig="380">
                  <v:shape id="_x0000_i1173" type="#_x0000_t75" style="width:158.2pt;height:19.65pt" o:ole="">
                    <v:imagedata r:id="rId370" o:title=""/>
                  </v:shape>
                  <o:OLEObject Type="Embed" ProgID="Equation.3" ShapeID="_x0000_i1173" DrawAspect="Content" ObjectID="_1549710498" r:id="rId371"/>
                </w:object>
              </w:r>
            </w:ins>
          </w:p>
        </w:tc>
        <w:tc>
          <w:tcPr>
            <w:tcW w:w="1808" w:type="dxa"/>
          </w:tcPr>
          <w:p w:rsidR="0002799C" w:rsidRPr="004C54D2" w:rsidRDefault="0002799C" w:rsidP="0002799C">
            <w:pPr>
              <w:ind w:firstLine="0"/>
              <w:rPr>
                <w:ins w:id="2037" w:author="Tsaun" w:date="2017-01-09T14:15:00Z"/>
                <w:lang w:val="en-US"/>
              </w:rPr>
            </w:pPr>
            <w:ins w:id="2038" w:author="Tsaun" w:date="2017-01-09T14:15:00Z">
              <w:r w:rsidRPr="004C54D2">
                <w:rPr>
                  <w:lang w:val="en-US"/>
                </w:rPr>
                <w:t>[</w:t>
              </w:r>
            </w:ins>
            <w:ins w:id="2039" w:author="Tsaun" w:date="2017-01-09T14:17:00Z">
              <w:r w:rsidR="00FF21EC" w:rsidRPr="004C54D2">
                <w:rPr>
                  <w:lang w:val="en-US"/>
                </w:rPr>
                <w:fldChar w:fldCharType="begin"/>
              </w:r>
              <w:r w:rsidRPr="004C54D2">
                <w:rPr>
                  <w:lang w:val="en-US"/>
                </w:rPr>
                <w:instrText xml:space="preserve"> REF _Ref471403532 \r \h </w:instrText>
              </w:r>
            </w:ins>
            <w:r w:rsidR="00FF21EC" w:rsidRPr="004C54D2">
              <w:rPr>
                <w:lang w:val="en-US"/>
              </w:rPr>
            </w:r>
            <w:ins w:id="2040" w:author="Tsaun" w:date="2017-01-09T14:17:00Z">
              <w:r w:rsidR="00FF21EC" w:rsidRPr="004C54D2">
                <w:rPr>
                  <w:lang w:val="en-US"/>
                </w:rPr>
                <w:fldChar w:fldCharType="separate"/>
              </w:r>
            </w:ins>
            <w:ins w:id="2041" w:author="Tsaun" w:date="2017-02-22T15:30:00Z">
              <w:r w:rsidR="00226569">
                <w:rPr>
                  <w:lang w:val="en-US"/>
                </w:rPr>
                <w:t>134</w:t>
              </w:r>
            </w:ins>
            <w:ins w:id="2042" w:author="Томащик" w:date="2017-01-19T16:46:00Z">
              <w:del w:id="2043" w:author="Tsaun" w:date="2017-02-22T15:29:00Z">
                <w:r w:rsidR="002F5999" w:rsidDel="00226569">
                  <w:rPr>
                    <w:lang w:val="en-US"/>
                  </w:rPr>
                  <w:delText>133</w:delText>
                </w:r>
              </w:del>
            </w:ins>
            <w:ins w:id="2044" w:author="Tsaun" w:date="2017-01-09T14:17:00Z">
              <w:r w:rsidR="00FF21EC" w:rsidRPr="004C54D2">
                <w:rPr>
                  <w:lang w:val="en-US"/>
                </w:rPr>
                <w:fldChar w:fldCharType="end"/>
              </w:r>
            </w:ins>
            <w:ins w:id="2045" w:author="Tsaun" w:date="2017-01-09T14:15:00Z">
              <w:r w:rsidRPr="004C54D2">
                <w:rPr>
                  <w:lang w:val="en-US"/>
                </w:rPr>
                <w:t>]</w:t>
              </w:r>
            </w:ins>
          </w:p>
        </w:tc>
      </w:tr>
    </w:tbl>
    <w:p w:rsidR="00DD75B3" w:rsidRDefault="00DD75B3" w:rsidP="00DD75B3">
      <w:pPr>
        <w:ind w:firstLine="0"/>
        <w:rPr>
          <w:ins w:id="2046" w:author="Шайтан-машина" w:date="2017-01-04T13:01:00Z"/>
          <w:szCs w:val="24"/>
          <w:highlight w:val="red"/>
        </w:rPr>
      </w:pPr>
    </w:p>
    <w:p w:rsidR="00DD75B3" w:rsidRDefault="00DD75B3" w:rsidP="00DD75B3">
      <w:pPr>
        <w:pStyle w:val="30"/>
        <w:numPr>
          <w:ilvl w:val="0"/>
          <w:numId w:val="0"/>
        </w:numPr>
        <w:ind w:left="851"/>
        <w:rPr>
          <w:ins w:id="2047" w:author="Шайтан-машина" w:date="2017-01-04T13:01:00Z"/>
        </w:rPr>
      </w:pPr>
      <w:ins w:id="2048" w:author="Шайтан-машина" w:date="2017-01-04T13:01:00Z">
        <w:r>
          <w:t>1.3.15.2 Адсорбция ПД</w:t>
        </w:r>
      </w:ins>
    </w:p>
    <w:p w:rsidR="00DD75B3" w:rsidRPr="006B3406" w:rsidRDefault="00DD75B3" w:rsidP="00DD75B3">
      <w:pPr>
        <w:pStyle w:val="af3"/>
        <w:rPr>
          <w:ins w:id="2049" w:author="Шайтан-машина" w:date="2017-01-04T13:01:00Z"/>
        </w:rPr>
      </w:pPr>
      <w:ins w:id="2050" w:author="Шайтан-машина" w:date="2017-01-04T13:01:00Z">
        <w:r>
          <w:t>Модель адсорбции не включена в набор моделей по умолчанию</w:t>
        </w:r>
        <w:r w:rsidRPr="006B3406">
          <w:t xml:space="preserve">, </w:t>
        </w:r>
        <w:r>
          <w:t xml:space="preserve">она рекомендуется для проведения анализа чувствительности (активируется пользователем из входного набора). Используемая корреляция для скорости сорбции йода </w:t>
        </w:r>
        <w:r w:rsidRPr="00B72A74">
          <w:rPr>
            <w:szCs w:val="24"/>
          </w:rPr>
          <w:t>I</w:t>
        </w:r>
        <w:r w:rsidRPr="00B72A74">
          <w:rPr>
            <w:szCs w:val="24"/>
            <w:vertAlign w:val="subscript"/>
          </w:rPr>
          <w:t>2</w:t>
        </w:r>
        <w:r>
          <w:rPr>
            <w:szCs w:val="24"/>
            <w:vertAlign w:val="subscript"/>
          </w:rPr>
          <w:t xml:space="preserve"> </w:t>
        </w:r>
        <w:r w:rsidRPr="0091358A">
          <w:rPr>
            <w:szCs w:val="24"/>
          </w:rPr>
          <w:t>в зависимости от температуры</w:t>
        </w:r>
        <w:r>
          <w:rPr>
            <w:szCs w:val="24"/>
            <w:vertAlign w:val="subscript"/>
          </w:rPr>
          <w:t xml:space="preserve"> </w:t>
        </w:r>
        <w:r w:rsidRPr="0091358A">
          <w:rPr>
            <w:szCs w:val="24"/>
          </w:rPr>
          <w:t>получена для</w:t>
        </w:r>
        <w:r>
          <w:rPr>
            <w:szCs w:val="24"/>
            <w:vertAlign w:val="subscript"/>
          </w:rPr>
          <w:t xml:space="preserve"> </w:t>
        </w:r>
        <w:r w:rsidRPr="0091358A">
          <w:rPr>
            <w:szCs w:val="24"/>
          </w:rPr>
          <w:t>оценки адсорбируемой</w:t>
        </w:r>
        <w:r>
          <w:rPr>
            <w:szCs w:val="24"/>
            <w:vertAlign w:val="subscript"/>
          </w:rPr>
          <w:t xml:space="preserve"> </w:t>
        </w:r>
        <w:r w:rsidRPr="0091358A">
          <w:rPr>
            <w:szCs w:val="24"/>
          </w:rPr>
          <w:t xml:space="preserve">массы </w:t>
        </w:r>
        <w:r>
          <w:rPr>
            <w:szCs w:val="24"/>
          </w:rPr>
          <w:t xml:space="preserve">на поверхностях из нержавеющей стали </w:t>
        </w:r>
        <w:r w:rsidRPr="006B3406">
          <w:rPr>
            <w:szCs w:val="24"/>
          </w:rPr>
          <w:t>(</w:t>
        </w:r>
        <w:r>
          <w:rPr>
            <w:szCs w:val="24"/>
            <w:lang w:val="en-US"/>
          </w:rPr>
          <w:t>SS</w:t>
        </w:r>
        <w:r w:rsidRPr="006B3406">
          <w:rPr>
            <w:szCs w:val="24"/>
          </w:rPr>
          <w:t>304).</w:t>
        </w:r>
      </w:ins>
    </w:p>
    <w:p w:rsidR="00DD75B3" w:rsidRPr="00B72A74" w:rsidRDefault="00DD75B3" w:rsidP="00DD75B3">
      <w:pPr>
        <w:rPr>
          <w:ins w:id="2051" w:author="Шайтан-машина" w:date="2017-01-04T13:01:00Z"/>
          <w:szCs w:val="24"/>
        </w:rPr>
      </w:pPr>
      <w:ins w:id="2052" w:author="Шайтан-машина" w:date="2017-01-04T13:01:00Z">
        <w:r w:rsidRPr="00B72A74">
          <w:rPr>
            <w:szCs w:val="24"/>
          </w:rPr>
          <w:t>Скорость адсорбции йода I</w:t>
        </w:r>
        <w:r w:rsidRPr="00B72A74">
          <w:rPr>
            <w:szCs w:val="24"/>
            <w:vertAlign w:val="subscript"/>
          </w:rPr>
          <w:t>2</w:t>
        </w:r>
        <w:r w:rsidRPr="00B72A74">
          <w:rPr>
            <w:szCs w:val="24"/>
          </w:rPr>
          <w:t xml:space="preserve"> согласно [</w:t>
        </w:r>
        <w:r w:rsidR="00FF21EC">
          <w:fldChar w:fldCharType="begin"/>
        </w:r>
        <w:r>
          <w:instrText xml:space="preserve"> REF _Ref368578300 \r \h  \* MERGEFORMAT </w:instrText>
        </w:r>
      </w:ins>
      <w:ins w:id="2053" w:author="Шайтан-машина" w:date="2017-01-04T13:01:00Z">
        <w:r w:rsidR="00FF21EC">
          <w:fldChar w:fldCharType="separate"/>
        </w:r>
      </w:ins>
      <w:ins w:id="2054" w:author="Tsaun" w:date="2017-02-22T15:30:00Z">
        <w:r w:rsidR="00226569" w:rsidRPr="00226569">
          <w:rPr>
            <w:szCs w:val="24"/>
          </w:rPr>
          <w:t>65</w:t>
        </w:r>
      </w:ins>
      <w:ins w:id="2055" w:author="Шайтан-машина" w:date="2017-01-04T13:01:00Z">
        <w:r w:rsidR="00FF21EC">
          <w:fldChar w:fldCharType="end"/>
        </w:r>
        <w:r w:rsidRPr="00B72A74">
          <w:rPr>
            <w:szCs w:val="24"/>
          </w:rPr>
          <w:t>] равна</w:t>
        </w:r>
      </w:ins>
    </w:p>
    <w:tbl>
      <w:tblPr>
        <w:tblW w:w="9206" w:type="dxa"/>
        <w:tblInd w:w="648" w:type="dxa"/>
        <w:tblLook w:val="01E0" w:firstRow="1" w:lastRow="1" w:firstColumn="1" w:lastColumn="1" w:noHBand="0" w:noVBand="0"/>
      </w:tblPr>
      <w:tblGrid>
        <w:gridCol w:w="7930"/>
        <w:gridCol w:w="1276"/>
      </w:tblGrid>
      <w:tr w:rsidR="00DD75B3" w:rsidRPr="00B72A74" w:rsidTr="00DD75B3">
        <w:trPr>
          <w:ins w:id="2056" w:author="Шайтан-машина" w:date="2017-01-04T13:01:00Z"/>
        </w:trPr>
        <w:tc>
          <w:tcPr>
            <w:tcW w:w="7952" w:type="dxa"/>
            <w:vAlign w:val="center"/>
          </w:tcPr>
          <w:p w:rsidR="00DD75B3" w:rsidRPr="00B72A74" w:rsidRDefault="00DD75B3" w:rsidP="00DD75B3">
            <w:pPr>
              <w:rPr>
                <w:ins w:id="2057" w:author="Шайтан-машина" w:date="2017-01-04T13:01:00Z"/>
                <w:lang w:val="en-US"/>
              </w:rPr>
            </w:pPr>
            <w:ins w:id="2058" w:author="Шайтан-машина" w:date="2017-01-04T13:01:00Z">
              <w:r w:rsidRPr="00CE17DE">
                <w:rPr>
                  <w:position w:val="-24"/>
                </w:rPr>
                <w:object w:dxaOrig="2360" w:dyaOrig="580">
                  <v:shape id="_x0000_i1174" type="#_x0000_t75" style="width:117.25pt;height:27.8pt" o:ole="">
                    <v:imagedata r:id="rId372" o:title=""/>
                  </v:shape>
                  <o:OLEObject Type="Embed" ProgID="Equation.3" ShapeID="_x0000_i1174" DrawAspect="Content" ObjectID="_1549710499" r:id="rId373"/>
                </w:object>
              </w:r>
            </w:ins>
            <w:ins w:id="2059" w:author="Шайтан-машина" w:date="2017-01-04T13:01:00Z">
              <w:r w:rsidRPr="00B72A74">
                <w:t>.</w:t>
              </w:r>
            </w:ins>
          </w:p>
        </w:tc>
        <w:tc>
          <w:tcPr>
            <w:tcW w:w="1254" w:type="dxa"/>
            <w:vAlign w:val="center"/>
          </w:tcPr>
          <w:p w:rsidR="00DD75B3" w:rsidRPr="004C54D2" w:rsidRDefault="00DD75B3" w:rsidP="00DD75B3">
            <w:pPr>
              <w:pStyle w:val="affffffffff"/>
              <w:rPr>
                <w:ins w:id="2060" w:author="Шайтан-машина" w:date="2017-01-04T13:01:00Z"/>
              </w:rPr>
            </w:pPr>
            <w:ins w:id="2061"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2062"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2063" w:author="Tsaun" w:date="2017-02-22T15:30:00Z">
              <w:r w:rsidR="00226569">
                <w:rPr>
                  <w:noProof/>
                </w:rPr>
                <w:t>39</w:t>
              </w:r>
            </w:ins>
            <w:ins w:id="2064" w:author="Томащик" w:date="2017-01-19T16:46:00Z">
              <w:del w:id="2065" w:author="Tsaun" w:date="2017-02-22T15:29:00Z">
                <w:r w:rsidR="002F5999" w:rsidDel="00226569">
                  <w:rPr>
                    <w:noProof/>
                  </w:rPr>
                  <w:delText>40</w:delText>
                </w:r>
              </w:del>
            </w:ins>
            <w:ins w:id="2066" w:author="Шайтан-машина" w:date="2017-01-05T18:11:00Z">
              <w:del w:id="2067" w:author="Tsaun" w:date="2017-02-22T15:29:00Z">
                <w:r w:rsidR="00C7157B" w:rsidRPr="004C54D2" w:rsidDel="00226569">
                  <w:rPr>
                    <w:noProof/>
                  </w:rPr>
                  <w:delText>39</w:delText>
                </w:r>
              </w:del>
            </w:ins>
            <w:ins w:id="2068" w:author="Шайтан-машина" w:date="2017-01-04T13:01:00Z">
              <w:r w:rsidR="00FF21EC" w:rsidRPr="004C54D2">
                <w:fldChar w:fldCharType="end"/>
              </w:r>
              <w:r w:rsidRPr="004C54D2">
                <w:t>)</w:t>
              </w:r>
            </w:ins>
          </w:p>
        </w:tc>
      </w:tr>
    </w:tbl>
    <w:p w:rsidR="00DD75B3" w:rsidRDefault="00DD75B3" w:rsidP="00DD75B3">
      <w:pPr>
        <w:ind w:firstLine="0"/>
        <w:rPr>
          <w:ins w:id="2069" w:author="Шайтан-машина" w:date="2017-01-04T13:01:00Z"/>
        </w:rPr>
      </w:pPr>
      <w:ins w:id="2070" w:author="Шайтан-машина" w:date="2017-01-04T13:01:00Z">
        <w:r w:rsidRPr="00B72A74">
          <w:rPr>
            <w:szCs w:val="24"/>
          </w:rPr>
          <w:t>где</w:t>
        </w:r>
        <w:r>
          <w:rPr>
            <w:szCs w:val="24"/>
          </w:rPr>
          <w:t xml:space="preserve"> </w:t>
        </w:r>
      </w:ins>
      <w:ins w:id="2071" w:author="Шайтан-машина" w:date="2017-01-04T13:01:00Z">
        <w:r w:rsidRPr="00B83760">
          <w:rPr>
            <w:position w:val="-14"/>
          </w:rPr>
          <w:object w:dxaOrig="540" w:dyaOrig="380">
            <v:shape id="_x0000_i1175" type="#_x0000_t75" style="width:27.25pt;height:19.65pt" o:ole="">
              <v:imagedata r:id="rId374" o:title=""/>
            </v:shape>
            <o:OLEObject Type="Embed" ProgID="Equation.3" ShapeID="_x0000_i1175" DrawAspect="Content" ObjectID="_1549710500" r:id="rId375"/>
          </w:object>
        </w:r>
      </w:ins>
      <w:ins w:id="2072" w:author="Шайтан-машина" w:date="2017-01-04T13:01:00Z">
        <w:r w:rsidRPr="00B72A74">
          <w:rPr>
            <w:szCs w:val="24"/>
          </w:rPr>
          <w:t xml:space="preserve"> — скорость с</w:t>
        </w:r>
        <w:r>
          <w:rPr>
            <w:szCs w:val="24"/>
          </w:rPr>
          <w:t>орбции (</w:t>
        </w:r>
        <w:r w:rsidRPr="00B72A74">
          <w:rPr>
            <w:szCs w:val="24"/>
          </w:rPr>
          <w:t>м/с</w:t>
        </w:r>
        <w:r>
          <w:rPr>
            <w:szCs w:val="24"/>
          </w:rPr>
          <w:t>)</w:t>
        </w:r>
        <w:r w:rsidRPr="00B72A74">
          <w:rPr>
            <w:szCs w:val="24"/>
          </w:rPr>
          <w:t>. Для остальных летучих ПД скорости сорбции постоянны и определяются согласно работам [</w:t>
        </w:r>
        <w:r w:rsidR="00FF21EC">
          <w:fldChar w:fldCharType="begin"/>
        </w:r>
        <w:r>
          <w:instrText xml:space="preserve"> REF _Ref368578327 \r \h  \* MERGEFORMAT </w:instrText>
        </w:r>
      </w:ins>
      <w:ins w:id="2073" w:author="Шайтан-машина" w:date="2017-01-04T13:01:00Z">
        <w:r w:rsidR="00FF21EC">
          <w:fldChar w:fldCharType="separate"/>
        </w:r>
      </w:ins>
      <w:ins w:id="2074" w:author="Tsaun" w:date="2017-02-22T15:30:00Z">
        <w:r w:rsidR="00226569" w:rsidRPr="00226569">
          <w:rPr>
            <w:szCs w:val="24"/>
          </w:rPr>
          <w:t>66</w:t>
        </w:r>
      </w:ins>
      <w:ins w:id="2075" w:author="Шайтан-машина" w:date="2017-01-04T13:01:00Z">
        <w:r w:rsidR="00FF21EC">
          <w:fldChar w:fldCharType="end"/>
        </w:r>
        <w:r w:rsidRPr="00B72A74">
          <w:rPr>
            <w:szCs w:val="24"/>
          </w:rPr>
          <w:t xml:space="preserve">, </w:t>
        </w:r>
        <w:r w:rsidR="00FF21EC">
          <w:fldChar w:fldCharType="begin"/>
        </w:r>
        <w:r>
          <w:instrText xml:space="preserve"> REF _Ref368578356 \r \h  \* MERGEFORMAT </w:instrText>
        </w:r>
      </w:ins>
      <w:ins w:id="2076" w:author="Шайтан-машина" w:date="2017-01-04T13:01:00Z">
        <w:r w:rsidR="00FF21EC">
          <w:fldChar w:fldCharType="separate"/>
        </w:r>
      </w:ins>
      <w:ins w:id="2077" w:author="Tsaun" w:date="2017-02-22T15:30:00Z">
        <w:r w:rsidR="00226569" w:rsidRPr="00226569">
          <w:rPr>
            <w:szCs w:val="24"/>
          </w:rPr>
          <w:t>67</w:t>
        </w:r>
      </w:ins>
      <w:ins w:id="2078" w:author="Шайтан-машина" w:date="2017-01-04T13:01:00Z">
        <w:r w:rsidR="00FF21EC">
          <w:fldChar w:fldCharType="end"/>
        </w:r>
        <w:r w:rsidRPr="00B72A74">
          <w:rPr>
            <w:szCs w:val="24"/>
          </w:rPr>
          <w:t>]. Предполагается, что скорость сорбции паров C</w:t>
        </w:r>
        <w:r w:rsidRPr="00B72A74">
          <w:rPr>
            <w:szCs w:val="24"/>
            <w:lang w:val="en-US"/>
          </w:rPr>
          <w:t>s</w:t>
        </w:r>
        <w:r w:rsidRPr="00B72A74">
          <w:rPr>
            <w:szCs w:val="24"/>
          </w:rPr>
          <w:t>I на поверхностях системы охлаждения первого контура пренебрежимо мала по сравнению с</w:t>
        </w:r>
        <w:r>
          <w:t xml:space="preserve"> другими возможными механизмами осаждения.</w:t>
        </w:r>
      </w:ins>
    </w:p>
    <w:p w:rsidR="00DD75B3" w:rsidRDefault="00DD75B3" w:rsidP="00DD75B3">
      <w:pPr>
        <w:ind w:firstLine="0"/>
        <w:rPr>
          <w:ins w:id="2079" w:author="Tsaun" w:date="2017-01-09T18:17:00Z"/>
        </w:rPr>
      </w:pPr>
    </w:p>
    <w:p w:rsidR="00B576C3" w:rsidRDefault="00B576C3" w:rsidP="00B576C3">
      <w:pPr>
        <w:pStyle w:val="30"/>
        <w:numPr>
          <w:ilvl w:val="0"/>
          <w:numId w:val="0"/>
        </w:numPr>
        <w:ind w:left="851"/>
        <w:rPr>
          <w:ins w:id="2080" w:author="Tsaun" w:date="2017-01-09T18:17:00Z"/>
        </w:rPr>
      </w:pPr>
      <w:ins w:id="2081" w:author="Tsaun" w:date="2017-01-09T18:17:00Z">
        <w:r>
          <w:t>1.3.15.3</w:t>
        </w:r>
        <w:r w:rsidR="002F4240">
          <w:rPr>
            <w:noProof/>
            <w:position w:val="-10"/>
            <w:lang w:eastAsia="ru-RU"/>
            <w:rPrChange w:id="2082">
              <w:rPr>
                <w:rFonts w:eastAsia="Times New Roman"/>
                <w:b w:val="0"/>
                <w:noProof/>
                <w:szCs w:val="22"/>
                <w:lang w:eastAsia="ru-RU"/>
              </w:rPr>
            </w:rPrChange>
          </w:rPr>
          <w:drawing>
            <wp:inline distT="0" distB="0" distL="0" distR="0">
              <wp:extent cx="116840" cy="219710"/>
              <wp:effectExtent l="0" t="0" r="0" b="0"/>
              <wp:docPr id="187"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76"/>
                      <a:srcRect/>
                      <a:stretch>
                        <a:fillRect/>
                      </a:stretch>
                    </pic:blipFill>
                    <pic:spPr bwMode="auto">
                      <a:xfrm>
                        <a:off x="0" y="0"/>
                        <a:ext cx="116840" cy="219710"/>
                      </a:xfrm>
                      <a:prstGeom prst="rect">
                        <a:avLst/>
                      </a:prstGeom>
                      <a:noFill/>
                      <a:ln w="9525">
                        <a:noFill/>
                        <a:miter lim="800000"/>
                        <a:headEnd/>
                        <a:tailEnd/>
                      </a:ln>
                    </pic:spPr>
                  </pic:pic>
                </a:graphicData>
              </a:graphic>
            </wp:inline>
          </w:drawing>
        </w:r>
        <w:r>
          <w:t>Конденсация паров на аэрозолях</w:t>
        </w:r>
        <w:r w:rsidRPr="008F5929">
          <w:t xml:space="preserve"> </w:t>
        </w:r>
      </w:ins>
    </w:p>
    <w:p w:rsidR="00B576C3" w:rsidRDefault="00B576C3" w:rsidP="00B576C3">
      <w:pPr>
        <w:rPr>
          <w:ins w:id="2083" w:author="Tsaun" w:date="2017-01-09T18:17:00Z"/>
          <w:position w:val="-6"/>
        </w:rPr>
      </w:pPr>
      <w:ins w:id="2084" w:author="Tsaun" w:date="2017-01-09T18:17:00Z">
        <w:r w:rsidRPr="00D86D1B">
          <w:rPr>
            <w:position w:val="-6"/>
          </w:rPr>
          <w:t xml:space="preserve">Конденсация паров на поверхности аэрозолей является важнейшим процессом в транспорте ПД. Этот процесс приводит к росту размера аэрозольных частиц. В случае, когда пары ПД не находятся на линии насыщения, они подвергаются фазовым превращениям (конденсация/испарения – в зависимости степени пресыщения). </w:t>
        </w:r>
      </w:ins>
    </w:p>
    <w:p w:rsidR="00B576C3" w:rsidRPr="00D86D1B" w:rsidRDefault="00B576C3" w:rsidP="00B576C3">
      <w:pPr>
        <w:rPr>
          <w:ins w:id="2085" w:author="Tsaun" w:date="2017-01-09T18:17:00Z"/>
          <w:position w:val="-6"/>
        </w:rPr>
      </w:pPr>
      <w:ins w:id="2086" w:author="Tsaun" w:date="2017-01-09T18:17:00Z">
        <w:r>
          <w:rPr>
            <w:position w:val="-6"/>
          </w:rPr>
          <w:t>В</w:t>
        </w:r>
        <w:r w:rsidRPr="00D86D1B">
          <w:rPr>
            <w:position w:val="-6"/>
          </w:rPr>
          <w:t xml:space="preserve"> рамках заложенных в ПРОФИТ моделей используется допущение о том, что конденсация паров на аэрозолях не может привести к такому увеличению их размера, при котором рассматриваемые аэрозоли перейдут в соседнюю размерную группу (удвоения размера аэрозоля только за счет конденсации не происходит). Т.е. процесс конденсации приводит только к росту массы аэрозолей в текущей размерной группе.</w:t>
        </w:r>
      </w:ins>
    </w:p>
    <w:p w:rsidR="00B576C3" w:rsidRDefault="00B576C3" w:rsidP="00B576C3">
      <w:pPr>
        <w:rPr>
          <w:ins w:id="2087" w:author="Tsaun" w:date="2017-01-09T18:17:00Z"/>
          <w:position w:val="-6"/>
        </w:rPr>
      </w:pPr>
      <w:ins w:id="2088" w:author="Tsaun" w:date="2017-01-09T18:17:00Z">
        <w:r>
          <w:rPr>
            <w:position w:val="-6"/>
          </w:rPr>
          <w:t>Процесс конденсации пара на частицах</w:t>
        </w:r>
      </w:ins>
      <w:ins w:id="2089" w:author="Tsaun" w:date="2017-01-09T18:18:00Z">
        <w:r>
          <w:rPr>
            <w:position w:val="-6"/>
          </w:rPr>
          <w:t xml:space="preserve"> в рамках кинетической модели</w:t>
        </w:r>
      </w:ins>
      <w:ins w:id="2090" w:author="Tsaun" w:date="2017-01-09T18:17:00Z">
        <w:r>
          <w:rPr>
            <w:position w:val="-6"/>
          </w:rPr>
          <w:t xml:space="preserve"> можно описать с помощью предложенной в работе </w:t>
        </w:r>
        <w:r w:rsidRPr="00744938">
          <w:rPr>
            <w:position w:val="-6"/>
          </w:rPr>
          <w:t>[</w:t>
        </w:r>
        <w:r w:rsidR="00FF21EC">
          <w:rPr>
            <w:position w:val="-6"/>
          </w:rPr>
          <w:fldChar w:fldCharType="begin"/>
        </w:r>
        <w:r>
          <w:rPr>
            <w:position w:val="-6"/>
          </w:rPr>
          <w:instrText xml:space="preserve"> REF _Ref471474378 \r \h </w:instrText>
        </w:r>
      </w:ins>
      <w:r w:rsidR="00FF21EC">
        <w:rPr>
          <w:position w:val="-6"/>
        </w:rPr>
      </w:r>
      <w:ins w:id="2091" w:author="Tsaun" w:date="2017-01-09T18:17:00Z">
        <w:r w:rsidR="00FF21EC">
          <w:rPr>
            <w:position w:val="-6"/>
          </w:rPr>
          <w:fldChar w:fldCharType="separate"/>
        </w:r>
      </w:ins>
      <w:ins w:id="2092" w:author="Tsaun" w:date="2017-02-22T15:30:00Z">
        <w:r w:rsidR="00226569">
          <w:rPr>
            <w:position w:val="-6"/>
          </w:rPr>
          <w:t>136</w:t>
        </w:r>
      </w:ins>
      <w:ins w:id="2093" w:author="Томащик" w:date="2017-01-19T16:46:00Z">
        <w:del w:id="2094" w:author="Tsaun" w:date="2017-02-22T15:29:00Z">
          <w:r w:rsidR="002F5999" w:rsidDel="00226569">
            <w:rPr>
              <w:position w:val="-6"/>
            </w:rPr>
            <w:delText>135</w:delText>
          </w:r>
        </w:del>
      </w:ins>
      <w:ins w:id="2095" w:author="Tsaun" w:date="2017-01-09T18:17:00Z">
        <w:r w:rsidR="00FF21EC">
          <w:rPr>
            <w:position w:val="-6"/>
          </w:rPr>
          <w:fldChar w:fldCharType="end"/>
        </w:r>
        <w:r w:rsidRPr="00744938">
          <w:rPr>
            <w:position w:val="-6"/>
          </w:rPr>
          <w:t>]</w:t>
        </w:r>
        <w:r>
          <w:rPr>
            <w:position w:val="-6"/>
          </w:rPr>
          <w:t xml:space="preserve"> модели, в рамках которой </w:t>
        </w:r>
        <w:r w:rsidRPr="00744938">
          <w:rPr>
            <w:position w:val="-6"/>
          </w:rPr>
          <w:t xml:space="preserve">убыль пара химического соединения v в </w:t>
        </w:r>
      </w:ins>
      <w:ins w:id="2096" w:author="Tsaun" w:date="2017-02-07T12:15:00Z">
        <w:r w:rsidR="00C67C08">
          <w:rPr>
            <w:position w:val="-6"/>
          </w:rPr>
          <w:t>объеме</w:t>
        </w:r>
      </w:ins>
      <w:ins w:id="2097" w:author="Tsaun" w:date="2017-01-09T18:17:00Z">
        <w:r w:rsidRPr="00744938">
          <w:rPr>
            <w:position w:val="-6"/>
          </w:rPr>
          <w:t xml:space="preserve"> за счет конденсации на аэрозолях</w:t>
        </w:r>
        <w:r>
          <w:rPr>
            <w:position w:val="-6"/>
          </w:rPr>
          <w:t xml:space="preserve"> </w:t>
        </w:r>
      </w:ins>
      <w:ins w:id="2098" w:author="Tsaun" w:date="2017-01-09T18:17:00Z">
        <w:r w:rsidR="00C67C08" w:rsidRPr="00C67C08">
          <w:rPr>
            <w:position w:val="-16"/>
          </w:rPr>
          <w:object w:dxaOrig="620" w:dyaOrig="400">
            <v:shape id="_x0000_i1176" type="#_x0000_t75" style="width:32.2pt;height:20.2pt" o:ole="">
              <v:imagedata r:id="rId377" o:title=""/>
            </v:shape>
            <o:OLEObject Type="Embed" ProgID="Equation.3" ShapeID="_x0000_i1176" DrawAspect="Content" ObjectID="_1549710501" r:id="rId378"/>
          </w:object>
        </w:r>
      </w:ins>
      <w:ins w:id="2099" w:author="Tsaun" w:date="2017-01-09T18:17:00Z">
        <w:r>
          <w:rPr>
            <w:position w:val="-6"/>
          </w:rPr>
          <w:t xml:space="preserve"> определяется как</w:t>
        </w:r>
      </w:ins>
    </w:p>
    <w:tbl>
      <w:tblPr>
        <w:tblW w:w="9206" w:type="dxa"/>
        <w:tblInd w:w="648" w:type="dxa"/>
        <w:tblLook w:val="01E0" w:firstRow="1" w:lastRow="1" w:firstColumn="1" w:lastColumn="1" w:noHBand="0" w:noVBand="0"/>
      </w:tblPr>
      <w:tblGrid>
        <w:gridCol w:w="7938"/>
        <w:gridCol w:w="1268"/>
      </w:tblGrid>
      <w:tr w:rsidR="00B576C3" w:rsidRPr="002E146E" w:rsidTr="00F1387F">
        <w:trPr>
          <w:ins w:id="2100" w:author="Tsaun" w:date="2017-01-09T18:17:00Z"/>
        </w:trPr>
        <w:tc>
          <w:tcPr>
            <w:tcW w:w="7938" w:type="dxa"/>
            <w:vAlign w:val="center"/>
          </w:tcPr>
          <w:p w:rsidR="00B576C3" w:rsidRPr="00B52829" w:rsidRDefault="00C67C08" w:rsidP="00F1387F">
            <w:pPr>
              <w:pStyle w:val="1-6"/>
              <w:ind w:firstLine="0"/>
              <w:rPr>
                <w:ins w:id="2101" w:author="Tsaun" w:date="2017-01-09T18:17:00Z"/>
                <w:lang w:val="en-US"/>
              </w:rPr>
            </w:pPr>
            <w:ins w:id="2102" w:author="Tsaun" w:date="2017-01-09T18:17:00Z">
              <w:r w:rsidRPr="00C67C08">
                <w:rPr>
                  <w:position w:val="-32"/>
                </w:rPr>
                <w:object w:dxaOrig="6580" w:dyaOrig="740">
                  <v:shape id="_x0000_i1177" type="#_x0000_t75" style="width:327.25pt;height:38.75pt" o:ole="">
                    <v:imagedata r:id="rId379" o:title=""/>
                  </v:shape>
                  <o:OLEObject Type="Embed" ProgID="Equation.3" ShapeID="_x0000_i1177" DrawAspect="Content" ObjectID="_1549710502" r:id="rId380"/>
                </w:object>
              </w:r>
            </w:ins>
            <w:ins w:id="2103" w:author="Tsaun" w:date="2017-01-09T18:17:00Z">
              <w:r w:rsidR="00B576C3" w:rsidRPr="00E56C20">
                <w:t>,</w:t>
              </w:r>
            </w:ins>
          </w:p>
        </w:tc>
        <w:tc>
          <w:tcPr>
            <w:tcW w:w="1268" w:type="dxa"/>
            <w:vAlign w:val="center"/>
          </w:tcPr>
          <w:p w:rsidR="00B576C3" w:rsidRPr="004C54D2" w:rsidRDefault="00B576C3" w:rsidP="00F1387F">
            <w:pPr>
              <w:pStyle w:val="affffffffff"/>
              <w:rPr>
                <w:ins w:id="2104" w:author="Tsaun" w:date="2017-01-09T18:17:00Z"/>
              </w:rPr>
            </w:pPr>
            <w:ins w:id="2105" w:author="Tsaun" w:date="2017-01-09T18:17: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2106" w:author="Tsaun" w:date="2017-01-09T18:17: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2107" w:author="Tsaun" w:date="2017-02-22T15:30:00Z">
              <w:r w:rsidR="00226569">
                <w:rPr>
                  <w:noProof/>
                </w:rPr>
                <w:t>40</w:t>
              </w:r>
            </w:ins>
            <w:ins w:id="2108" w:author="Томащик" w:date="2017-01-19T16:46:00Z">
              <w:del w:id="2109" w:author="Tsaun" w:date="2017-02-22T15:29:00Z">
                <w:r w:rsidR="002F5999" w:rsidDel="00226569">
                  <w:rPr>
                    <w:noProof/>
                  </w:rPr>
                  <w:delText>41</w:delText>
                </w:r>
              </w:del>
            </w:ins>
            <w:ins w:id="2110" w:author="Tsaun" w:date="2017-01-09T18:17:00Z">
              <w:r w:rsidR="00FF21EC" w:rsidRPr="004C54D2">
                <w:fldChar w:fldCharType="end"/>
              </w:r>
              <w:r w:rsidRPr="004C54D2">
                <w:t>)</w:t>
              </w:r>
            </w:ins>
          </w:p>
        </w:tc>
      </w:tr>
    </w:tbl>
    <w:p w:rsidR="00B576C3" w:rsidRPr="007566A5" w:rsidRDefault="00B576C3" w:rsidP="00B576C3">
      <w:pPr>
        <w:ind w:firstLine="0"/>
        <w:rPr>
          <w:ins w:id="2111" w:author="Tsaun" w:date="2017-01-09T18:17:00Z"/>
          <w:position w:val="-6"/>
        </w:rPr>
      </w:pPr>
      <w:ins w:id="2112" w:author="Tsaun" w:date="2017-01-09T18:17:00Z">
        <w:r>
          <w:rPr>
            <w:position w:val="-6"/>
          </w:rPr>
          <w:t xml:space="preserve">где </w:t>
        </w:r>
      </w:ins>
      <w:del w:id="2113" w:author="Tsaun" w:date="2017-02-07T12:21:00Z">
        <w:r w:rsidR="00FF21EC" w:rsidRPr="008F28F0" w:rsidDel="00C67C08">
          <w:rPr>
            <w:position w:val="-12"/>
          </w:rPr>
          <w:fldChar w:fldCharType="begin"/>
        </w:r>
        <w:r w:rsidR="00FF21EC" w:rsidRPr="008F28F0" w:rsidDel="00C67C08">
          <w:rPr>
            <w:position w:val="-12"/>
          </w:rPr>
          <w:fldChar w:fldCharType="end"/>
        </w:r>
      </w:del>
      <w:ins w:id="2114" w:author="Tsaun" w:date="2017-01-09T18:17:00Z">
        <w:r w:rsidR="00C67C08" w:rsidRPr="00C67C08">
          <w:rPr>
            <w:position w:val="-12"/>
          </w:rPr>
          <w:object w:dxaOrig="240" w:dyaOrig="320">
            <v:shape id="_x0000_i1178" type="#_x0000_t75" style="width:12pt;height:15.25pt" o:ole="">
              <v:imagedata r:id="rId381" o:title=""/>
            </v:shape>
            <o:OLEObject Type="Embed" ProgID="Equation.3" ShapeID="_x0000_i1178" DrawAspect="Content" ObjectID="_1549710503" r:id="rId382"/>
          </w:object>
        </w:r>
      </w:ins>
      <w:ins w:id="2115" w:author="Tsaun" w:date="2017-01-09T18:17:00Z">
        <w:r>
          <w:rPr>
            <w:position w:val="-6"/>
          </w:rPr>
          <w:t xml:space="preserve"> - радиус аэрозолей </w:t>
        </w:r>
      </w:ins>
      <w:ins w:id="2116" w:author="Tsaun" w:date="2017-02-07T12:21:00Z">
        <w:r w:rsidR="00C67C08">
          <w:rPr>
            <w:position w:val="-6"/>
          </w:rPr>
          <w:t xml:space="preserve">размера </w:t>
        </w:r>
      </w:ins>
      <w:ins w:id="2117" w:author="Tsaun" w:date="2017-02-07T12:21:00Z">
        <w:r w:rsidR="00C67C08" w:rsidRPr="00C67C08">
          <w:rPr>
            <w:position w:val="-10"/>
          </w:rPr>
          <w:object w:dxaOrig="220" w:dyaOrig="240">
            <v:shape id="_x0000_i1179" type="#_x0000_t75" style="width:10.35pt;height:11.45pt" o:ole="">
              <v:imagedata r:id="rId383" o:title=""/>
            </v:shape>
            <o:OLEObject Type="Embed" ProgID="Equation.3" ShapeID="_x0000_i1179" DrawAspect="Content" ObjectID="_1549710504" r:id="rId384"/>
          </w:object>
        </w:r>
      </w:ins>
      <w:ins w:id="2118" w:author="Tsaun" w:date="2017-01-09T18:17:00Z">
        <w:r>
          <w:rPr>
            <w:position w:val="-6"/>
          </w:rPr>
          <w:t xml:space="preserve">, </w:t>
        </w:r>
      </w:ins>
      <w:ins w:id="2119" w:author="Tsaun" w:date="2017-01-09T18:17:00Z">
        <w:r w:rsidR="00C67C08" w:rsidRPr="00C67C08">
          <w:rPr>
            <w:position w:val="-10"/>
          </w:rPr>
          <w:object w:dxaOrig="600" w:dyaOrig="340">
            <v:shape id="_x0000_i1180" type="#_x0000_t75" style="width:30pt;height:18pt" o:ole="">
              <v:imagedata r:id="rId385" o:title=""/>
            </v:shape>
            <o:OLEObject Type="Embed" ProgID="Equation.3" ShapeID="_x0000_i1180" DrawAspect="Content" ObjectID="_1549710505" r:id="rId386"/>
          </w:object>
        </w:r>
      </w:ins>
      <w:ins w:id="2120" w:author="Tsaun" w:date="2017-01-09T18:17:00Z">
        <w:r w:rsidRPr="007566A5">
          <w:rPr>
            <w:position w:val="-6"/>
          </w:rPr>
          <w:t xml:space="preserve"> - </w:t>
        </w:r>
        <w:r>
          <w:rPr>
            <w:position w:val="-6"/>
          </w:rPr>
          <w:t>концентрация насыщения пара ПД при температуре несущего газа в ячейке.</w:t>
        </w:r>
      </w:ins>
    </w:p>
    <w:p w:rsidR="00B576C3" w:rsidRDefault="00B576C3" w:rsidP="00B576C3">
      <w:pPr>
        <w:rPr>
          <w:ins w:id="2121" w:author="Tsaun" w:date="2017-01-09T18:17:00Z"/>
          <w:position w:val="-6"/>
        </w:rPr>
      </w:pPr>
      <w:ins w:id="2122" w:author="Tsaun" w:date="2017-01-09T18:17:00Z">
        <w:r>
          <w:t xml:space="preserve">Параметр </w:t>
        </w:r>
      </w:ins>
      <w:ins w:id="2123" w:author="Tsaun" w:date="2017-02-07T12:26:00Z">
        <w:r w:rsidR="00F47EDB" w:rsidRPr="00F47EDB">
          <w:rPr>
            <w:position w:val="-10"/>
          </w:rPr>
          <w:object w:dxaOrig="480" w:dyaOrig="300">
            <v:shape id="_x0000_i1181" type="#_x0000_t75" style="width:24.55pt;height:14.2pt" o:ole="">
              <v:imagedata r:id="rId387" o:title=""/>
            </v:shape>
            <o:OLEObject Type="Embed" ProgID="Equation.3" ShapeID="_x0000_i1181" DrawAspect="Content" ObjectID="_1549710506" r:id="rId388"/>
          </w:object>
        </w:r>
      </w:ins>
      <w:del w:id="2124" w:author="Tsaun" w:date="2017-02-07T12:22:00Z">
        <w:r w:rsidR="00FF21EC" w:rsidRPr="008F28F0" w:rsidDel="00C67C08">
          <w:rPr>
            <w:position w:val="-12"/>
          </w:rPr>
          <w:fldChar w:fldCharType="begin"/>
        </w:r>
        <w:r w:rsidR="00FF21EC" w:rsidRPr="008F28F0" w:rsidDel="00C67C08">
          <w:rPr>
            <w:position w:val="-12"/>
          </w:rPr>
          <w:fldChar w:fldCharType="end"/>
        </w:r>
      </w:del>
      <w:ins w:id="2125" w:author="Tsaun" w:date="2017-01-09T18:17:00Z">
        <w:r>
          <w:t xml:space="preserve"> есть фактор коррекции на размер частицы вследствие эффекта Фукса:</w:t>
        </w:r>
      </w:ins>
    </w:p>
    <w:tbl>
      <w:tblPr>
        <w:tblW w:w="9206" w:type="dxa"/>
        <w:tblInd w:w="648" w:type="dxa"/>
        <w:tblLook w:val="01E0" w:firstRow="1" w:lastRow="1" w:firstColumn="1" w:lastColumn="1" w:noHBand="0" w:noVBand="0"/>
      </w:tblPr>
      <w:tblGrid>
        <w:gridCol w:w="7938"/>
        <w:gridCol w:w="1268"/>
      </w:tblGrid>
      <w:tr w:rsidR="00B576C3" w:rsidRPr="002E146E" w:rsidTr="00F1387F">
        <w:trPr>
          <w:ins w:id="2126" w:author="Tsaun" w:date="2017-01-09T18:17:00Z"/>
        </w:trPr>
        <w:tc>
          <w:tcPr>
            <w:tcW w:w="7938" w:type="dxa"/>
            <w:vAlign w:val="center"/>
          </w:tcPr>
          <w:p w:rsidR="00B576C3" w:rsidRPr="00B52829" w:rsidRDefault="001E1F27" w:rsidP="00F1387F">
            <w:pPr>
              <w:pStyle w:val="1-6"/>
              <w:ind w:firstLine="0"/>
              <w:rPr>
                <w:ins w:id="2127" w:author="Tsaun" w:date="2017-01-09T18:17:00Z"/>
                <w:lang w:val="en-US"/>
              </w:rPr>
            </w:pPr>
            <w:ins w:id="2128" w:author="Tsaun" w:date="2017-01-09T18:17:00Z">
              <w:r w:rsidRPr="00F47EDB">
                <w:rPr>
                  <w:position w:val="-28"/>
                </w:rPr>
                <w:object w:dxaOrig="3140" w:dyaOrig="600">
                  <v:shape id="_x0000_i1182" type="#_x0000_t75" style="width:156pt;height:30.55pt" o:ole="">
                    <v:imagedata r:id="rId389" o:title=""/>
                  </v:shape>
                  <o:OLEObject Type="Embed" ProgID="Equation.3" ShapeID="_x0000_i1182" DrawAspect="Content" ObjectID="_1549710507" r:id="rId390"/>
                </w:object>
              </w:r>
            </w:ins>
            <w:ins w:id="2129" w:author="Tsaun" w:date="2017-01-09T18:17:00Z">
              <w:r w:rsidR="00B576C3" w:rsidRPr="00E56C20">
                <w:t>,</w:t>
              </w:r>
            </w:ins>
          </w:p>
        </w:tc>
        <w:tc>
          <w:tcPr>
            <w:tcW w:w="1268" w:type="dxa"/>
            <w:vAlign w:val="center"/>
          </w:tcPr>
          <w:p w:rsidR="00B576C3" w:rsidRPr="004C54D2" w:rsidRDefault="00B576C3" w:rsidP="00F1387F">
            <w:pPr>
              <w:pStyle w:val="affffffffff"/>
              <w:rPr>
                <w:ins w:id="2130" w:author="Tsaun" w:date="2017-01-09T18:17:00Z"/>
              </w:rPr>
            </w:pPr>
            <w:ins w:id="2131" w:author="Tsaun" w:date="2017-01-09T18:17: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2132" w:author="Tsaun" w:date="2017-01-09T18:17: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2133" w:author="Tsaun" w:date="2017-02-22T15:30:00Z">
              <w:r w:rsidR="00226569">
                <w:rPr>
                  <w:noProof/>
                </w:rPr>
                <w:t>41</w:t>
              </w:r>
            </w:ins>
            <w:ins w:id="2134" w:author="Томащик" w:date="2017-01-19T16:46:00Z">
              <w:del w:id="2135" w:author="Tsaun" w:date="2017-02-22T15:29:00Z">
                <w:r w:rsidR="002F5999" w:rsidDel="00226569">
                  <w:rPr>
                    <w:noProof/>
                  </w:rPr>
                  <w:delText>42</w:delText>
                </w:r>
              </w:del>
            </w:ins>
            <w:ins w:id="2136" w:author="Tsaun" w:date="2017-01-09T18:17:00Z">
              <w:r w:rsidR="00FF21EC" w:rsidRPr="004C54D2">
                <w:fldChar w:fldCharType="end"/>
              </w:r>
              <w:r w:rsidRPr="004C54D2">
                <w:t>)</w:t>
              </w:r>
            </w:ins>
          </w:p>
        </w:tc>
      </w:tr>
    </w:tbl>
    <w:p w:rsidR="00B576C3" w:rsidRPr="007566A5" w:rsidRDefault="00B576C3" w:rsidP="00B576C3">
      <w:pPr>
        <w:ind w:firstLine="0"/>
        <w:rPr>
          <w:ins w:id="2137" w:author="Tsaun" w:date="2017-01-09T18:17:00Z"/>
          <w:position w:val="-6"/>
        </w:rPr>
      </w:pPr>
      <w:ins w:id="2138" w:author="Tsaun" w:date="2017-01-09T18:17:00Z">
        <w:r>
          <w:rPr>
            <w:position w:val="-6"/>
          </w:rPr>
          <w:t>где</w:t>
        </w:r>
        <w:r w:rsidRPr="007566A5">
          <w:t xml:space="preserve"> </w:t>
        </w:r>
      </w:ins>
      <w:ins w:id="2139" w:author="Tsaun" w:date="2017-01-09T18:17:00Z">
        <w:r w:rsidR="001E1F27" w:rsidRPr="00F47EDB">
          <w:rPr>
            <w:position w:val="-10"/>
          </w:rPr>
          <w:object w:dxaOrig="580" w:dyaOrig="300">
            <v:shape id="_x0000_i1183" type="#_x0000_t75" style="width:29.45pt;height:15.8pt" o:ole="">
              <v:imagedata r:id="rId391" o:title=""/>
            </v:shape>
            <o:OLEObject Type="Embed" ProgID="Equation.3" ShapeID="_x0000_i1183" DrawAspect="Content" ObjectID="_1549710508" r:id="rId392"/>
          </w:object>
        </w:r>
      </w:ins>
      <w:ins w:id="2140" w:author="Tsaun" w:date="2017-01-09T18:17:00Z">
        <w:r>
          <w:rPr>
            <w:position w:val="-6"/>
          </w:rPr>
          <w:t xml:space="preserve"> - число Кнудсена для частиц </w:t>
        </w:r>
        <w:r>
          <w:rPr>
            <w:position w:val="-6"/>
            <w:lang w:val="en-US"/>
          </w:rPr>
          <w:t>k</w:t>
        </w:r>
        <w:r w:rsidRPr="007566A5">
          <w:rPr>
            <w:position w:val="-6"/>
          </w:rPr>
          <w:t>-</w:t>
        </w:r>
        <w:r>
          <w:rPr>
            <w:position w:val="-6"/>
          </w:rPr>
          <w:t xml:space="preserve">ой размерной группы в </w:t>
        </w:r>
        <w:r>
          <w:rPr>
            <w:position w:val="-6"/>
            <w:lang w:val="en-US"/>
          </w:rPr>
          <w:t>i</w:t>
        </w:r>
        <w:r>
          <w:rPr>
            <w:position w:val="-6"/>
          </w:rPr>
          <w:t>-ой ячейке.</w:t>
        </w:r>
      </w:ins>
    </w:p>
    <w:p w:rsidR="00B576C3" w:rsidRDefault="00B576C3" w:rsidP="00B576C3">
      <w:pPr>
        <w:rPr>
          <w:ins w:id="2141" w:author="Tsaun" w:date="2017-01-09T18:17:00Z"/>
          <w:position w:val="-6"/>
        </w:rPr>
      </w:pPr>
      <w:ins w:id="2142" w:author="Tsaun" w:date="2017-01-09T18:17:00Z">
        <w:r>
          <w:rPr>
            <w:position w:val="-6"/>
          </w:rPr>
          <w:t xml:space="preserve">Параметр </w:t>
        </w:r>
      </w:ins>
      <w:ins w:id="2143" w:author="Tsaun" w:date="2017-01-09T18:17:00Z">
        <w:r w:rsidRPr="008F28F0">
          <w:rPr>
            <w:position w:val="-6"/>
          </w:rPr>
          <w:object w:dxaOrig="360" w:dyaOrig="279">
            <v:shape id="_x0000_i1184" type="#_x0000_t75" style="width:17.45pt;height:12.55pt" o:ole="">
              <v:imagedata r:id="rId393" o:title=""/>
            </v:shape>
            <o:OLEObject Type="Embed" ProgID="Equation.3" ShapeID="_x0000_i1184" DrawAspect="Content" ObjectID="_1549710509" r:id="rId394"/>
          </w:object>
        </w:r>
      </w:ins>
      <w:ins w:id="2144" w:author="Tsaun" w:date="2017-01-09T18:17:00Z">
        <w:r>
          <w:rPr>
            <w:position w:val="-6"/>
          </w:rPr>
          <w:t xml:space="preserve"> соответствует поправке Кельвина на кривизну </w:t>
        </w:r>
      </w:ins>
      <w:ins w:id="2145" w:author="Tsaun" w:date="2017-01-09T18:18:00Z">
        <w:r w:rsidR="002E2B75">
          <w:rPr>
            <w:position w:val="-6"/>
          </w:rPr>
          <w:t>частицы</w:t>
        </w:r>
      </w:ins>
      <w:ins w:id="2146" w:author="Tsaun" w:date="2017-01-09T18:17:00Z">
        <w:r>
          <w:rPr>
            <w:position w:val="-6"/>
          </w:rPr>
          <w:t>:</w:t>
        </w:r>
      </w:ins>
    </w:p>
    <w:tbl>
      <w:tblPr>
        <w:tblW w:w="9206" w:type="dxa"/>
        <w:tblInd w:w="648" w:type="dxa"/>
        <w:tblLook w:val="01E0" w:firstRow="1" w:lastRow="1" w:firstColumn="1" w:lastColumn="1" w:noHBand="0" w:noVBand="0"/>
      </w:tblPr>
      <w:tblGrid>
        <w:gridCol w:w="7938"/>
        <w:gridCol w:w="1268"/>
      </w:tblGrid>
      <w:tr w:rsidR="00B576C3" w:rsidRPr="002E146E" w:rsidTr="00F1387F">
        <w:trPr>
          <w:ins w:id="2147" w:author="Tsaun" w:date="2017-01-09T18:17:00Z"/>
        </w:trPr>
        <w:tc>
          <w:tcPr>
            <w:tcW w:w="7938" w:type="dxa"/>
            <w:vAlign w:val="center"/>
          </w:tcPr>
          <w:p w:rsidR="00B576C3" w:rsidRPr="00B52829" w:rsidRDefault="00C67C08" w:rsidP="00F1387F">
            <w:pPr>
              <w:pStyle w:val="1-6"/>
              <w:ind w:firstLine="0"/>
              <w:rPr>
                <w:ins w:id="2148" w:author="Tsaun" w:date="2017-01-09T18:17:00Z"/>
                <w:lang w:val="en-US"/>
              </w:rPr>
            </w:pPr>
            <w:ins w:id="2149" w:author="Tsaun" w:date="2017-01-09T18:17:00Z">
              <w:r w:rsidRPr="00C67C08">
                <w:rPr>
                  <w:position w:val="-30"/>
                </w:rPr>
                <w:object w:dxaOrig="1900" w:dyaOrig="700">
                  <v:shape id="_x0000_i1185" type="#_x0000_t75" style="width:95.45pt;height:35.45pt" o:ole="">
                    <v:imagedata r:id="rId395" o:title=""/>
                  </v:shape>
                  <o:OLEObject Type="Embed" ProgID="Equation.3" ShapeID="_x0000_i1185" DrawAspect="Content" ObjectID="_1549710510" r:id="rId396"/>
                </w:object>
              </w:r>
            </w:ins>
            <w:ins w:id="2150" w:author="Tsaun" w:date="2017-01-09T18:17:00Z">
              <w:r w:rsidR="00B576C3" w:rsidRPr="00E56C20">
                <w:t>,</w:t>
              </w:r>
            </w:ins>
          </w:p>
        </w:tc>
        <w:tc>
          <w:tcPr>
            <w:tcW w:w="1268" w:type="dxa"/>
            <w:vAlign w:val="center"/>
          </w:tcPr>
          <w:p w:rsidR="00B576C3" w:rsidRPr="004C54D2" w:rsidRDefault="00B576C3" w:rsidP="00F1387F">
            <w:pPr>
              <w:pStyle w:val="affffffffff"/>
              <w:rPr>
                <w:ins w:id="2151" w:author="Tsaun" w:date="2017-01-09T18:17:00Z"/>
              </w:rPr>
            </w:pPr>
            <w:ins w:id="2152" w:author="Tsaun" w:date="2017-01-09T18:17: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2153" w:author="Tsaun" w:date="2017-01-09T18:17: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2154" w:author="Tsaun" w:date="2017-02-22T15:30:00Z">
              <w:r w:rsidR="00226569">
                <w:rPr>
                  <w:noProof/>
                </w:rPr>
                <w:t>42</w:t>
              </w:r>
            </w:ins>
            <w:ins w:id="2155" w:author="Томащик" w:date="2017-01-19T16:46:00Z">
              <w:del w:id="2156" w:author="Tsaun" w:date="2017-02-22T15:29:00Z">
                <w:r w:rsidR="002F5999" w:rsidDel="00226569">
                  <w:rPr>
                    <w:noProof/>
                  </w:rPr>
                  <w:delText>43</w:delText>
                </w:r>
              </w:del>
            </w:ins>
            <w:ins w:id="2157" w:author="Tsaun" w:date="2017-01-09T18:17:00Z">
              <w:r w:rsidR="00FF21EC" w:rsidRPr="004C54D2">
                <w:fldChar w:fldCharType="end"/>
              </w:r>
              <w:r w:rsidRPr="004C54D2">
                <w:t>)</w:t>
              </w:r>
            </w:ins>
          </w:p>
        </w:tc>
      </w:tr>
    </w:tbl>
    <w:p w:rsidR="00B576C3" w:rsidRDefault="00B576C3" w:rsidP="00B576C3">
      <w:pPr>
        <w:ind w:firstLine="0"/>
        <w:rPr>
          <w:ins w:id="2158" w:author="Tsaun" w:date="2017-01-09T18:17:00Z"/>
          <w:position w:val="-6"/>
        </w:rPr>
      </w:pPr>
      <w:ins w:id="2159" w:author="Tsaun" w:date="2017-01-09T18:17:00Z">
        <w:r w:rsidRPr="002437F4">
          <w:t xml:space="preserve">где </w:t>
        </w:r>
      </w:ins>
      <w:ins w:id="2160" w:author="Tsaun" w:date="2017-01-09T18:17:00Z">
        <w:r w:rsidRPr="002437F4">
          <w:object w:dxaOrig="240" w:dyaOrig="220">
            <v:shape id="_x0000_i1186" type="#_x0000_t75" style="width:12pt;height:10.35pt" o:ole="">
              <v:imagedata r:id="rId397" o:title=""/>
            </v:shape>
            <o:OLEObject Type="Embed" ProgID="Equation.3" ShapeID="_x0000_i1186" DrawAspect="Content" ObjectID="_1549710511" r:id="rId398"/>
          </w:object>
        </w:r>
      </w:ins>
      <w:ins w:id="2161" w:author="Tsaun" w:date="2017-01-09T18:17:00Z">
        <w:r w:rsidRPr="002437F4">
          <w:t xml:space="preserve"> - </w:t>
        </w:r>
        <w:r w:rsidRPr="00B52829">
          <w:t>коэффициент поверхностного натяжения жидкости</w:t>
        </w:r>
        <w:r>
          <w:t xml:space="preserve">, </w:t>
        </w:r>
      </w:ins>
      <w:ins w:id="2162" w:author="Tsaun" w:date="2017-01-09T18:17:00Z">
        <w:r w:rsidRPr="008F28F0">
          <w:rPr>
            <w:position w:val="-10"/>
          </w:rPr>
          <w:object w:dxaOrig="240" w:dyaOrig="260">
            <v:shape id="_x0000_i1187" type="#_x0000_t75" style="width:12pt;height:12.55pt" o:ole="">
              <v:imagedata r:id="rId399" o:title=""/>
            </v:shape>
            <o:OLEObject Type="Embed" ProgID="Equation.3" ShapeID="_x0000_i1187" DrawAspect="Content" ObjectID="_1549710512" r:id="rId400"/>
          </w:object>
        </w:r>
      </w:ins>
      <w:ins w:id="2163" w:author="Tsaun" w:date="2017-01-09T18:17:00Z">
        <w:r>
          <w:t xml:space="preserve"> - объем молекулы рассматриваемого химического соединения ПД.</w:t>
        </w:r>
      </w:ins>
    </w:p>
    <w:p w:rsidR="00B576C3" w:rsidRDefault="002E2B75" w:rsidP="00B576C3">
      <w:pPr>
        <w:rPr>
          <w:ins w:id="2164" w:author="Tsaun" w:date="2017-01-09T18:19:00Z"/>
          <w:position w:val="-6"/>
        </w:rPr>
      </w:pPr>
      <w:ins w:id="2165" w:author="Tsaun" w:date="2017-01-09T18:18:00Z">
        <w:r>
          <w:rPr>
            <w:position w:val="-6"/>
          </w:rPr>
          <w:t>Однако необходимо</w:t>
        </w:r>
      </w:ins>
      <w:ins w:id="2166" w:author="Tsaun" w:date="2017-01-09T18:17:00Z">
        <w:r w:rsidR="00B576C3">
          <w:rPr>
            <w:position w:val="-6"/>
          </w:rPr>
          <w:t xml:space="preserve"> отметить, что в ходе методических расчетов было установлено слабое влияние параметров </w:t>
        </w:r>
      </w:ins>
      <w:ins w:id="2167" w:author="Tsaun" w:date="2017-01-09T18:17:00Z">
        <w:r w:rsidR="001E1F27" w:rsidRPr="00F47EDB">
          <w:rPr>
            <w:position w:val="-10"/>
          </w:rPr>
          <w:object w:dxaOrig="480" w:dyaOrig="300">
            <v:shape id="_x0000_i1188" type="#_x0000_t75" style="width:24pt;height:15.8pt" o:ole="">
              <v:imagedata r:id="rId401" o:title=""/>
            </v:shape>
            <o:OLEObject Type="Embed" ProgID="Equation.3" ShapeID="_x0000_i1188" DrawAspect="Content" ObjectID="_1549710513" r:id="rId402"/>
          </w:object>
        </w:r>
      </w:ins>
      <w:ins w:id="2168" w:author="Tsaun" w:date="2017-01-09T18:17:00Z">
        <w:r w:rsidR="00B576C3">
          <w:rPr>
            <w:position w:val="-6"/>
          </w:rPr>
          <w:t xml:space="preserve"> и </w:t>
        </w:r>
      </w:ins>
      <w:ins w:id="2169" w:author="Tsaun" w:date="2017-01-09T18:17:00Z">
        <w:r w:rsidR="00F47EDB" w:rsidRPr="00F47EDB">
          <w:rPr>
            <w:position w:val="-10"/>
          </w:rPr>
          <w:object w:dxaOrig="560" w:dyaOrig="300">
            <v:shape id="_x0000_i1189" type="#_x0000_t75" style="width:26.2pt;height:14.2pt" o:ole="">
              <v:imagedata r:id="rId403" o:title=""/>
            </v:shape>
            <o:OLEObject Type="Embed" ProgID="Equation.3" ShapeID="_x0000_i1189" DrawAspect="Content" ObjectID="_1549710514" r:id="rId404"/>
          </w:object>
        </w:r>
      </w:ins>
      <w:ins w:id="2170" w:author="Tsaun" w:date="2017-01-09T18:17:00Z">
        <w:r w:rsidR="00B576C3">
          <w:rPr>
            <w:position w:val="-6"/>
          </w:rPr>
          <w:t xml:space="preserve"> на результаты расчета. В связи с чем они принимаются равными единице.</w:t>
        </w:r>
      </w:ins>
    </w:p>
    <w:p w:rsidR="002E2B75" w:rsidRDefault="002E2B75" w:rsidP="00B576C3">
      <w:pPr>
        <w:rPr>
          <w:ins w:id="2171" w:author="Tsaun" w:date="2017-01-09T18:17:00Z"/>
          <w:position w:val="-6"/>
        </w:rPr>
      </w:pPr>
      <w:ins w:id="2172" w:author="Tsaun" w:date="2017-01-09T18:19:00Z">
        <w:r>
          <w:rPr>
            <w:position w:val="-6"/>
          </w:rPr>
          <w:t>В рамках применения упрощенной модели процесс конденсации паров на аэрозолях рассматривается как мгновенный, его кинетика не моделируется.</w:t>
        </w:r>
      </w:ins>
    </w:p>
    <w:p w:rsidR="00B576C3" w:rsidRDefault="00B576C3" w:rsidP="00DD75B3">
      <w:pPr>
        <w:ind w:firstLine="0"/>
        <w:rPr>
          <w:ins w:id="2173" w:author="Шайтан-машина" w:date="2017-01-04T13:01:00Z"/>
        </w:rPr>
      </w:pPr>
    </w:p>
    <w:p w:rsidR="00DD75B3" w:rsidRDefault="00DD75B3" w:rsidP="00DD75B3">
      <w:pPr>
        <w:pStyle w:val="30"/>
        <w:numPr>
          <w:ilvl w:val="0"/>
          <w:numId w:val="0"/>
        </w:numPr>
        <w:ind w:left="851"/>
        <w:rPr>
          <w:ins w:id="2174" w:author="Шайтан-машина" w:date="2017-01-04T13:01:00Z"/>
        </w:rPr>
      </w:pPr>
      <w:ins w:id="2175" w:author="Шайтан-машина" w:date="2017-01-04T13:01:00Z">
        <w:r>
          <w:t>1.3.15.</w:t>
        </w:r>
        <w:del w:id="2176" w:author="Tsaun" w:date="2017-01-09T18:17:00Z">
          <w:r w:rsidDel="00B576C3">
            <w:delText>3</w:delText>
          </w:r>
        </w:del>
      </w:ins>
      <w:ins w:id="2177" w:author="Tsaun" w:date="2017-01-09T18:17:00Z">
        <w:r w:rsidR="00B576C3">
          <w:t>4</w:t>
        </w:r>
      </w:ins>
      <w:ins w:id="2178" w:author="Шайтан-машина" w:date="2017-01-04T13:01:00Z">
        <w:r w:rsidR="002F4240">
          <w:rPr>
            <w:noProof/>
            <w:position w:val="-10"/>
            <w:lang w:eastAsia="ru-RU"/>
            <w:rPrChange w:id="2179">
              <w:rPr>
                <w:rFonts w:eastAsia="Times New Roman"/>
                <w:b w:val="0"/>
                <w:noProof/>
                <w:szCs w:val="22"/>
                <w:lang w:eastAsia="ru-RU"/>
              </w:rPr>
            </w:rPrChange>
          </w:rPr>
          <w:drawing>
            <wp:inline distT="0" distB="0" distL="0" distR="0">
              <wp:extent cx="116840" cy="219710"/>
              <wp:effectExtent l="0" t="0" r="0" b="0"/>
              <wp:docPr id="202"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76"/>
                      <a:srcRect/>
                      <a:stretch>
                        <a:fillRect/>
                      </a:stretch>
                    </pic:blipFill>
                    <pic:spPr bwMode="auto">
                      <a:xfrm>
                        <a:off x="0" y="0"/>
                        <a:ext cx="116840" cy="219710"/>
                      </a:xfrm>
                      <a:prstGeom prst="rect">
                        <a:avLst/>
                      </a:prstGeom>
                      <a:noFill/>
                      <a:ln w="9525">
                        <a:noFill/>
                        <a:miter lim="800000"/>
                        <a:headEnd/>
                        <a:tailEnd/>
                      </a:ln>
                    </pic:spPr>
                  </pic:pic>
                </a:graphicData>
              </a:graphic>
            </wp:inline>
          </w:drawing>
        </w:r>
        <w:r>
          <w:t>Гомогенная н</w:t>
        </w:r>
        <w:r w:rsidRPr="008F5929">
          <w:t xml:space="preserve">уклеация </w:t>
        </w:r>
      </w:ins>
    </w:p>
    <w:p w:rsidR="002E2B75" w:rsidRDefault="00DD75B3" w:rsidP="00DD75B3">
      <w:pPr>
        <w:ind w:firstLine="567"/>
        <w:rPr>
          <w:ins w:id="2180" w:author="Tsaun" w:date="2017-01-09T18:20:00Z"/>
        </w:rPr>
      </w:pPr>
      <w:ins w:id="2181" w:author="Шайтан-машина" w:date="2017-01-04T13:01:00Z">
        <w:r>
          <w:t xml:space="preserve">Вещества из группы «летучие» могут распространяться в атмосфере 1-ого контура в форме паров. Если пары становятся пересыщенным, образуется конденсированная фаза. Известно, что в чистом пересыщенном паре начальное состояние метастабильно, и </w:t>
        </w:r>
        <w:r w:rsidRPr="00B52829">
          <w:t>образование частиц происходит через флуктуационное зародышеобразование (нуклеацию) за счет объединения сталкивающихся молекул в кластеры.</w:t>
        </w:r>
      </w:ins>
    </w:p>
    <w:p w:rsidR="00DD75B3" w:rsidRPr="00B52829" w:rsidRDefault="00DD75B3" w:rsidP="00DD75B3">
      <w:pPr>
        <w:ind w:firstLine="567"/>
        <w:rPr>
          <w:ins w:id="2182" w:author="Шайтан-машина" w:date="2017-01-04T13:01:00Z"/>
        </w:rPr>
      </w:pPr>
      <w:ins w:id="2183" w:author="Шайтан-машина" w:date="2017-01-04T13:01:00Z">
        <w:del w:id="2184" w:author="Tsaun" w:date="2017-01-09T18:20:00Z">
          <w:r w:rsidRPr="00B52829" w:rsidDel="002E2B75">
            <w:delText xml:space="preserve"> </w:delText>
          </w:r>
        </w:del>
        <w:r w:rsidRPr="00B52829">
          <w:t xml:space="preserve">В </w:t>
        </w:r>
        <w:del w:id="2185" w:author="Tsaun" w:date="2017-01-09T18:20:00Z">
          <w:r w:rsidDel="002E2B75">
            <w:delText>рамках реализованной в</w:delText>
          </w:r>
        </w:del>
      </w:ins>
      <w:ins w:id="2186" w:author="Tsaun" w:date="2017-01-09T18:20:00Z">
        <w:r w:rsidR="002E2B75">
          <w:t>кинетической</w:t>
        </w:r>
      </w:ins>
      <w:ins w:id="2187" w:author="Шайтан-машина" w:date="2017-01-04T13:01:00Z">
        <w:r>
          <w:t xml:space="preserve"> м</w:t>
        </w:r>
      </w:ins>
      <w:ins w:id="2188" w:author="Tsaun" w:date="2017-01-09T18:20:00Z">
        <w:r w:rsidR="002E2B75">
          <w:t>оде</w:t>
        </w:r>
      </w:ins>
      <w:ins w:id="2189" w:author="Шайтан-машина" w:date="2017-01-04T13:01:00Z">
        <w:del w:id="2190" w:author="Tsaun" w:date="2017-01-09T18:20:00Z">
          <w:r w:rsidDel="002E2B75">
            <w:delText>оду</w:delText>
          </w:r>
        </w:del>
        <w:r>
          <w:t>л</w:t>
        </w:r>
        <w:del w:id="2191" w:author="Tsaun" w:date="2017-01-09T18:20:00Z">
          <w:r w:rsidDel="002E2B75">
            <w:delText>е</w:delText>
          </w:r>
        </w:del>
      </w:ins>
      <w:ins w:id="2192" w:author="Tsaun" w:date="2017-01-09T18:20:00Z">
        <w:r w:rsidR="002E2B75">
          <w:t>и</w:t>
        </w:r>
      </w:ins>
      <w:ins w:id="2193" w:author="Шайтан-машина" w:date="2017-01-04T13:01:00Z">
        <w:r>
          <w:t xml:space="preserve"> </w:t>
        </w:r>
        <w:del w:id="2194" w:author="Tsaun" w:date="2017-01-09T18:20:00Z">
          <w:r w:rsidDel="002E2B75">
            <w:delText>ПРОФИТ кинетической</w:delText>
          </w:r>
        </w:del>
      </w:ins>
      <w:ins w:id="2195" w:author="Tsaun" w:date="2017-01-09T18:20:00Z">
        <w:r w:rsidR="002E2B75">
          <w:t>поведения паров учитывается влияние кинетики процесса нуклеации.</w:t>
        </w:r>
      </w:ins>
      <w:ins w:id="2196" w:author="Tsaun" w:date="2017-01-09T18:21:00Z">
        <w:r w:rsidR="002E2B75">
          <w:t xml:space="preserve"> При этом</w:t>
        </w:r>
      </w:ins>
      <w:ins w:id="2197" w:author="Шайтан-машина" w:date="2017-01-04T13:01:00Z">
        <w:r>
          <w:t xml:space="preserve"> </w:t>
        </w:r>
        <w:del w:id="2198" w:author="Tsaun" w:date="2017-01-09T18:21:00Z">
          <w:r w:rsidDel="002E2B75">
            <w:delText xml:space="preserve">модели нуклеации </w:delText>
          </w:r>
        </w:del>
        <w:r>
          <w:t>используется допущение о том, что нуклеация паров различных хим. соединений ПД происходит независимо друг от друга</w:t>
        </w:r>
        <w:r w:rsidRPr="00B52829">
          <w:t>.</w:t>
        </w:r>
      </w:ins>
    </w:p>
    <w:p w:rsidR="00DD75B3" w:rsidRPr="00B52829" w:rsidRDefault="00DD75B3" w:rsidP="00DD75B3">
      <w:pPr>
        <w:ind w:firstLine="567"/>
        <w:rPr>
          <w:ins w:id="2199" w:author="Шайтан-машина" w:date="2017-01-04T13:01:00Z"/>
        </w:rPr>
      </w:pPr>
      <w:ins w:id="2200" w:author="Шайтан-машина" w:date="2017-01-04T13:01:00Z">
        <w:r w:rsidRPr="00B52829">
          <w:t xml:space="preserve">Скорость нуклеации пара </w:t>
        </w:r>
        <w:r w:rsidRPr="00B52829">
          <w:rPr>
            <w:i/>
            <w:lang w:val="en-US"/>
          </w:rPr>
          <w:t>J</w:t>
        </w:r>
        <w:r w:rsidRPr="00B52829">
          <w:t xml:space="preserve"> вещества </w:t>
        </w:r>
        <w:r w:rsidRPr="00B52829">
          <w:rPr>
            <w:i/>
            <w:lang w:val="en-US"/>
          </w:rPr>
          <w:t>a</w:t>
        </w:r>
        <w:r w:rsidRPr="00B52829">
          <w:t xml:space="preserve"> (скорость образования частиц критического размера) определяется следующим выражением [</w:t>
        </w:r>
        <w:r w:rsidR="00FF21EC">
          <w:fldChar w:fldCharType="begin"/>
        </w:r>
        <w:r>
          <w:instrText xml:space="preserve"> REF _Ref470519104 \n \h  \* MERGEFORMAT </w:instrText>
        </w:r>
      </w:ins>
      <w:ins w:id="2201" w:author="Шайтан-машина" w:date="2017-01-04T13:01:00Z">
        <w:r w:rsidR="00FF21EC">
          <w:fldChar w:fldCharType="separate"/>
        </w:r>
      </w:ins>
      <w:ins w:id="2202" w:author="Tsaun" w:date="2017-02-22T15:30:00Z">
        <w:r w:rsidR="00226569">
          <w:t>135</w:t>
        </w:r>
      </w:ins>
      <w:ins w:id="2203" w:author="Томащик" w:date="2017-01-19T16:46:00Z">
        <w:del w:id="2204" w:author="Tsaun" w:date="2017-02-22T15:29:00Z">
          <w:r w:rsidR="002F5999" w:rsidDel="00226569">
            <w:delText>134</w:delText>
          </w:r>
        </w:del>
      </w:ins>
      <w:ins w:id="2205" w:author="Шайтан-машина" w:date="2017-01-04T13:01:00Z">
        <w:del w:id="2206" w:author="Tsaun" w:date="2017-02-22T15:29:00Z">
          <w:r w:rsidDel="00226569">
            <w:delText>129</w:delText>
          </w:r>
        </w:del>
        <w:r w:rsidR="00FF21EC">
          <w:fldChar w:fldCharType="end"/>
        </w:r>
        <w:r w:rsidRPr="00B52829">
          <w:t>]</w:t>
        </w:r>
      </w:ins>
    </w:p>
    <w:tbl>
      <w:tblPr>
        <w:tblW w:w="9206" w:type="dxa"/>
        <w:tblInd w:w="648" w:type="dxa"/>
        <w:tblLook w:val="01E0" w:firstRow="1" w:lastRow="1" w:firstColumn="1" w:lastColumn="1" w:noHBand="0" w:noVBand="0"/>
      </w:tblPr>
      <w:tblGrid>
        <w:gridCol w:w="7930"/>
        <w:gridCol w:w="1276"/>
      </w:tblGrid>
      <w:tr w:rsidR="00DD75B3" w:rsidRPr="00490FF7" w:rsidTr="00DD75B3">
        <w:trPr>
          <w:ins w:id="2207" w:author="Шайтан-машина" w:date="2017-01-04T13:01:00Z"/>
        </w:trPr>
        <w:tc>
          <w:tcPr>
            <w:tcW w:w="7938" w:type="dxa"/>
            <w:vAlign w:val="center"/>
          </w:tcPr>
          <w:p w:rsidR="00DD75B3" w:rsidRPr="00B52829" w:rsidRDefault="00DD75B3" w:rsidP="00DD75B3">
            <w:pPr>
              <w:pStyle w:val="1-6"/>
              <w:ind w:firstLine="0"/>
              <w:rPr>
                <w:ins w:id="2208" w:author="Шайтан-машина" w:date="2017-01-04T13:01:00Z"/>
                <w:lang w:val="en-US"/>
              </w:rPr>
            </w:pPr>
            <w:ins w:id="2209" w:author="Шайтан-машина" w:date="2017-01-04T13:01:00Z">
              <w:r w:rsidRPr="0087044C">
                <w:rPr>
                  <w:position w:val="-30"/>
                </w:rPr>
                <w:object w:dxaOrig="4040" w:dyaOrig="700">
                  <v:shape id="_x0000_i1190" type="#_x0000_t75" style="width:201.8pt;height:35.45pt" o:ole="">
                    <v:imagedata r:id="rId405" o:title=""/>
                  </v:shape>
                  <o:OLEObject Type="Embed" ProgID="Equation.3" ShapeID="_x0000_i1190" DrawAspect="Content" ObjectID="_1549710515" r:id="rId406"/>
                </w:object>
              </w:r>
            </w:ins>
            <w:ins w:id="2210" w:author="Шайтан-машина" w:date="2017-01-04T13:01:00Z">
              <w:r w:rsidRPr="00B52829">
                <w:t>,</w:t>
              </w:r>
            </w:ins>
          </w:p>
        </w:tc>
        <w:tc>
          <w:tcPr>
            <w:tcW w:w="1268" w:type="dxa"/>
            <w:vAlign w:val="center"/>
          </w:tcPr>
          <w:p w:rsidR="00DD75B3" w:rsidRPr="004C54D2" w:rsidRDefault="00DD75B3" w:rsidP="00DD75B3">
            <w:pPr>
              <w:pStyle w:val="affffffffff"/>
              <w:rPr>
                <w:ins w:id="2211" w:author="Шайтан-машина" w:date="2017-01-04T13:01:00Z"/>
              </w:rPr>
            </w:pPr>
            <w:ins w:id="2212"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2213"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2214" w:author="Tsaun" w:date="2017-02-22T15:30:00Z">
              <w:r w:rsidR="00226569">
                <w:rPr>
                  <w:noProof/>
                </w:rPr>
                <w:t>43</w:t>
              </w:r>
            </w:ins>
            <w:ins w:id="2215" w:author="Томащик" w:date="2017-01-19T16:46:00Z">
              <w:del w:id="2216" w:author="Tsaun" w:date="2017-02-22T15:29:00Z">
                <w:r w:rsidR="002F5999" w:rsidDel="00226569">
                  <w:rPr>
                    <w:noProof/>
                  </w:rPr>
                  <w:delText>44</w:delText>
                </w:r>
              </w:del>
            </w:ins>
            <w:ins w:id="2217" w:author="Шайтан-машина" w:date="2017-01-06T17:15:00Z">
              <w:del w:id="2218" w:author="Tsaun" w:date="2017-02-22T15:29:00Z">
                <w:r w:rsidR="004D32B4" w:rsidRPr="004C54D2" w:rsidDel="00226569">
                  <w:rPr>
                    <w:noProof/>
                  </w:rPr>
                  <w:delText>40</w:delText>
                </w:r>
              </w:del>
            </w:ins>
            <w:ins w:id="2219" w:author="Шайтан-машина" w:date="2017-01-04T13:01:00Z">
              <w:r w:rsidR="00FF21EC" w:rsidRPr="004C54D2">
                <w:fldChar w:fldCharType="end"/>
              </w:r>
              <w:r w:rsidRPr="004C54D2">
                <w:t>)</w:t>
              </w:r>
            </w:ins>
          </w:p>
        </w:tc>
      </w:tr>
    </w:tbl>
    <w:p w:rsidR="00DD75B3" w:rsidRDefault="00DD75B3" w:rsidP="00DD75B3">
      <w:pPr>
        <w:ind w:firstLine="0"/>
        <w:rPr>
          <w:ins w:id="2220" w:author="Шайтан-машина" w:date="2017-01-04T13:01:00Z"/>
        </w:rPr>
      </w:pPr>
      <w:ins w:id="2221" w:author="Шайтан-машина" w:date="2017-01-04T13:01:00Z">
        <w:r w:rsidRPr="00B52829">
          <w:t xml:space="preserve">где </w:t>
        </w:r>
        <w:r w:rsidR="002F4240">
          <w:rPr>
            <w:noProof/>
            <w:position w:val="-6"/>
            <w:lang w:eastAsia="ru-RU"/>
            <w:rPrChange w:id="2222">
              <w:rPr>
                <w:noProof/>
                <w:lang w:eastAsia="ru-RU"/>
              </w:rPr>
            </w:rPrChange>
          </w:rPr>
          <w:drawing>
            <wp:inline distT="0" distB="0" distL="0" distR="0">
              <wp:extent cx="812165" cy="205105"/>
              <wp:effectExtent l="19050" t="0" r="6985" b="0"/>
              <wp:docPr id="20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07"/>
                      <a:srcRect/>
                      <a:stretch>
                        <a:fillRect/>
                      </a:stretch>
                    </pic:blipFill>
                    <pic:spPr bwMode="auto">
                      <a:xfrm>
                        <a:off x="0" y="0"/>
                        <a:ext cx="812165" cy="205105"/>
                      </a:xfrm>
                      <a:prstGeom prst="rect">
                        <a:avLst/>
                      </a:prstGeom>
                      <a:noFill/>
                      <a:ln w="9525">
                        <a:noFill/>
                        <a:miter lim="800000"/>
                        <a:headEnd/>
                        <a:tailEnd/>
                      </a:ln>
                    </pic:spPr>
                  </pic:pic>
                </a:graphicData>
              </a:graphic>
            </wp:inline>
          </w:drawing>
        </w:r>
        <w:r w:rsidRPr="00B52829">
          <w:t xml:space="preserve">есть безразмерная поверхностная энергия, </w:t>
        </w:r>
        <w:r w:rsidRPr="00B52829">
          <w:rPr>
            <w:vertAlign w:val="superscript"/>
          </w:rPr>
          <w:t>a</w:t>
        </w:r>
        <w:r w:rsidRPr="00B52829">
          <w:rPr>
            <w:rFonts w:ascii="Symbol" w:hAnsi="Symbol"/>
            <w:lang w:val="en-US"/>
          </w:rPr>
          <w:t></w:t>
        </w:r>
        <w:r w:rsidRPr="00B52829">
          <w:t xml:space="preserve"> - коэффициент поверхностного натяжения жидкости, </w:t>
        </w:r>
        <w:r w:rsidRPr="00B52829">
          <w:rPr>
            <w:vertAlign w:val="superscript"/>
          </w:rPr>
          <w:t>a</w:t>
        </w:r>
        <w:r w:rsidRPr="00B52829">
          <w:rPr>
            <w:i/>
            <w:lang w:val="en-US"/>
          </w:rPr>
          <w:t>N</w:t>
        </w:r>
        <w:r w:rsidRPr="00B52829">
          <w:t xml:space="preserve"> – числовая концентрация мономеров конденсирующегося пара, </w:t>
        </w:r>
        <w:r w:rsidRPr="00B52829">
          <w:rPr>
            <w:i/>
            <w:lang w:val="en-US"/>
          </w:rPr>
          <w:t>S</w:t>
        </w:r>
        <w:r w:rsidRPr="00B52829">
          <w:t xml:space="preserve"> = </w:t>
        </w:r>
        <w:r w:rsidRPr="00B52829">
          <w:rPr>
            <w:vertAlign w:val="superscript"/>
          </w:rPr>
          <w:t>a</w:t>
        </w:r>
        <w:r w:rsidRPr="00B52829">
          <w:rPr>
            <w:i/>
            <w:lang w:val="en-US"/>
          </w:rPr>
          <w:t>N</w:t>
        </w:r>
        <w:r w:rsidRPr="00B52829">
          <w:t>/</w:t>
        </w:r>
        <w:r w:rsidRPr="00B52829">
          <w:rPr>
            <w:vertAlign w:val="superscript"/>
          </w:rPr>
          <w:t>a</w:t>
        </w:r>
        <w:r w:rsidRPr="00B52829">
          <w:rPr>
            <w:i/>
            <w:lang w:val="en-US"/>
          </w:rPr>
          <w:t>N</w:t>
        </w:r>
        <w:r w:rsidRPr="00B52829">
          <w:rPr>
            <w:i/>
            <w:vertAlign w:val="subscript"/>
            <w:lang w:val="en-US"/>
          </w:rPr>
          <w:t>s</w:t>
        </w:r>
        <w:r w:rsidRPr="00B52829">
          <w:t xml:space="preserve"> и </w:t>
        </w:r>
        <w:r w:rsidRPr="00B52829">
          <w:rPr>
            <w:vertAlign w:val="superscript"/>
          </w:rPr>
          <w:t>a</w:t>
        </w:r>
        <w:r w:rsidRPr="00B52829">
          <w:rPr>
            <w:i/>
            <w:lang w:val="en-US"/>
          </w:rPr>
          <w:t>N</w:t>
        </w:r>
        <w:r w:rsidRPr="00B52829">
          <w:rPr>
            <w:i/>
            <w:vertAlign w:val="subscript"/>
            <w:lang w:val="en-US"/>
          </w:rPr>
          <w:t>s</w:t>
        </w:r>
        <w:r w:rsidRPr="00B52829">
          <w:t>(</w:t>
        </w:r>
        <w:r w:rsidRPr="00B52829">
          <w:rPr>
            <w:i/>
            <w:lang w:val="en-US"/>
          </w:rPr>
          <w:t>T</w:t>
        </w:r>
        <w:r w:rsidRPr="00B52829">
          <w:t xml:space="preserve">) есть числовая концентрация мономеров насыщенного пара при температуре </w:t>
        </w:r>
        <w:r w:rsidRPr="00B52829">
          <w:rPr>
            <w:i/>
            <w:lang w:val="en-US"/>
          </w:rPr>
          <w:t>T</w:t>
        </w:r>
        <w:r w:rsidRPr="00B52829">
          <w:t xml:space="preserve">,  </w:t>
        </w:r>
        <w:r w:rsidRPr="00B52829">
          <w:rPr>
            <w:vertAlign w:val="superscript"/>
          </w:rPr>
          <w:t>a</w:t>
        </w:r>
        <w:r w:rsidRPr="00B52829">
          <w:rPr>
            <w:i/>
            <w:lang w:val="en-US"/>
          </w:rPr>
          <w:t>m</w:t>
        </w:r>
        <w:r w:rsidRPr="00B52829">
          <w:t xml:space="preserve">, </w:t>
        </w:r>
        <w:r w:rsidRPr="00B52829">
          <w:rPr>
            <w:vertAlign w:val="superscript"/>
          </w:rPr>
          <w:t>a</w:t>
        </w:r>
        <w:r w:rsidRPr="00B52829">
          <w:t xml:space="preserve">χ и </w:t>
        </w:r>
        <w:r w:rsidRPr="00B52829">
          <w:rPr>
            <w:vertAlign w:val="superscript"/>
          </w:rPr>
          <w:t>a</w:t>
        </w:r>
        <w:r w:rsidRPr="00B52829">
          <w:rPr>
            <w:i/>
            <w:lang w:val="en-US"/>
          </w:rPr>
          <w:t>s</w:t>
        </w:r>
        <w:r w:rsidRPr="00B52829">
          <w:t xml:space="preserve"> есть соответственно масса, объем и площадь поверхности мономера.</w:t>
        </w:r>
      </w:ins>
    </w:p>
    <w:p w:rsidR="00DD75B3" w:rsidRPr="00B52829" w:rsidRDefault="00DD75B3" w:rsidP="00DD75B3">
      <w:pPr>
        <w:rPr>
          <w:ins w:id="2223" w:author="Шайтан-машина" w:date="2017-01-04T13:01:00Z"/>
          <w:position w:val="-6"/>
        </w:rPr>
      </w:pPr>
      <w:ins w:id="2224" w:author="Шайтан-машина" w:date="2017-01-04T13:01:00Z">
        <w:r w:rsidRPr="00B52829">
          <w:rPr>
            <w:position w:val="-6"/>
          </w:rPr>
          <w:t xml:space="preserve">Критический радиус зародыша </w:t>
        </w:r>
        <w:r w:rsidRPr="00B52829">
          <w:rPr>
            <w:i/>
            <w:position w:val="-6"/>
            <w:vertAlign w:val="superscript"/>
          </w:rPr>
          <w:t>a</w:t>
        </w:r>
        <w:r w:rsidRPr="00B52829">
          <w:rPr>
            <w:i/>
            <w:position w:val="-6"/>
            <w:lang w:val="en-US"/>
          </w:rPr>
          <w:t>r</w:t>
        </w:r>
        <w:r w:rsidRPr="00B52829">
          <w:rPr>
            <w:i/>
            <w:position w:val="-6"/>
            <w:vertAlign w:val="subscript"/>
            <w:lang w:val="en-US"/>
          </w:rPr>
          <w:t>crit</w:t>
        </w:r>
        <w:r w:rsidRPr="00B52829">
          <w:rPr>
            <w:position w:val="-6"/>
          </w:rPr>
          <w:t>, полученный из условия максимума свободной энергии, вычисляется по формуле [</w:t>
        </w:r>
        <w:r w:rsidR="00FF21EC">
          <w:fldChar w:fldCharType="begin"/>
        </w:r>
        <w:r>
          <w:instrText xml:space="preserve"> REF _Ref470519110 \n \h  \* MERGEFORMAT </w:instrText>
        </w:r>
      </w:ins>
      <w:ins w:id="2225" w:author="Шайтан-машина" w:date="2017-01-04T13:01:00Z">
        <w:r w:rsidR="00FF21EC">
          <w:fldChar w:fldCharType="separate"/>
        </w:r>
      </w:ins>
      <w:ins w:id="2226" w:author="Tsaun" w:date="2017-02-22T15:30:00Z">
        <w:r w:rsidR="00226569" w:rsidRPr="00226569">
          <w:rPr>
            <w:position w:val="-6"/>
          </w:rPr>
          <w:t>119</w:t>
        </w:r>
      </w:ins>
      <w:ins w:id="2227" w:author="Шайтан-машина" w:date="2017-01-04T13:01:00Z">
        <w:r w:rsidR="00FF21EC">
          <w:fldChar w:fldCharType="end"/>
        </w:r>
        <w:r w:rsidRPr="00B52829">
          <w:rPr>
            <w:position w:val="-6"/>
          </w:rPr>
          <w:t>]:</w:t>
        </w:r>
      </w:ins>
    </w:p>
    <w:tbl>
      <w:tblPr>
        <w:tblW w:w="9206" w:type="dxa"/>
        <w:tblInd w:w="648" w:type="dxa"/>
        <w:tblLook w:val="01E0" w:firstRow="1" w:lastRow="1" w:firstColumn="1" w:lastColumn="1" w:noHBand="0" w:noVBand="0"/>
      </w:tblPr>
      <w:tblGrid>
        <w:gridCol w:w="7930"/>
        <w:gridCol w:w="1276"/>
      </w:tblGrid>
      <w:tr w:rsidR="00DD75B3" w:rsidRPr="00490FF7" w:rsidTr="00DD75B3">
        <w:trPr>
          <w:ins w:id="2228" w:author="Шайтан-машина" w:date="2017-01-04T13:01:00Z"/>
        </w:trPr>
        <w:tc>
          <w:tcPr>
            <w:tcW w:w="7938" w:type="dxa"/>
            <w:vAlign w:val="center"/>
          </w:tcPr>
          <w:p w:rsidR="00DD75B3" w:rsidRPr="00B52829" w:rsidRDefault="002F4240" w:rsidP="00DD75B3">
            <w:pPr>
              <w:pStyle w:val="1-6"/>
              <w:ind w:firstLine="0"/>
              <w:rPr>
                <w:ins w:id="2229" w:author="Шайтан-машина" w:date="2017-01-04T13:01:00Z"/>
                <w:lang w:val="en-US"/>
              </w:rPr>
            </w:pPr>
            <w:ins w:id="2230" w:author="Шайтан-машина" w:date="2017-01-04T13:01:00Z">
              <w:r>
                <w:rPr>
                  <w:noProof/>
                  <w:rPrChange w:id="2231">
                    <w:rPr>
                      <w:rFonts w:ascii="Times New Roman" w:eastAsia="Times New Roman" w:hAnsi="Times New Roman"/>
                      <w:noProof/>
                      <w:szCs w:val="22"/>
                    </w:rPr>
                  </w:rPrChange>
                </w:rPr>
                <w:drawing>
                  <wp:inline distT="0" distB="0" distL="0" distR="0">
                    <wp:extent cx="1141095" cy="417195"/>
                    <wp:effectExtent l="19050" t="0" r="1905" b="0"/>
                    <wp:docPr id="205"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08"/>
                            <a:srcRect/>
                            <a:stretch>
                              <a:fillRect/>
                            </a:stretch>
                          </pic:blipFill>
                          <pic:spPr bwMode="auto">
                            <a:xfrm>
                              <a:off x="0" y="0"/>
                              <a:ext cx="1141095" cy="417195"/>
                            </a:xfrm>
                            <a:prstGeom prst="rect">
                              <a:avLst/>
                            </a:prstGeom>
                            <a:noFill/>
                            <a:ln w="9525">
                              <a:noFill/>
                              <a:miter lim="800000"/>
                              <a:headEnd/>
                              <a:tailEnd/>
                            </a:ln>
                          </pic:spPr>
                        </pic:pic>
                      </a:graphicData>
                    </a:graphic>
                  </wp:inline>
                </w:drawing>
              </w:r>
            </w:ins>
          </w:p>
        </w:tc>
        <w:tc>
          <w:tcPr>
            <w:tcW w:w="1268" w:type="dxa"/>
            <w:vAlign w:val="center"/>
          </w:tcPr>
          <w:p w:rsidR="00DD75B3" w:rsidRPr="004C54D2" w:rsidRDefault="00DD75B3" w:rsidP="00DD75B3">
            <w:pPr>
              <w:pStyle w:val="affffffffff"/>
              <w:rPr>
                <w:ins w:id="2232" w:author="Шайтан-машина" w:date="2017-01-04T13:01:00Z"/>
              </w:rPr>
            </w:pPr>
            <w:ins w:id="2233"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2234" w:author="Шайтан-машина" w:date="2017-01-04T13:01: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2235" w:author="Tsaun" w:date="2017-02-22T15:30:00Z">
              <w:r w:rsidR="00226569">
                <w:rPr>
                  <w:noProof/>
                </w:rPr>
                <w:t>44</w:t>
              </w:r>
            </w:ins>
            <w:ins w:id="2236" w:author="Томащик" w:date="2017-01-19T16:46:00Z">
              <w:del w:id="2237" w:author="Tsaun" w:date="2017-02-22T15:29:00Z">
                <w:r w:rsidR="002F5999" w:rsidDel="00226569">
                  <w:rPr>
                    <w:noProof/>
                  </w:rPr>
                  <w:delText>45</w:delText>
                </w:r>
              </w:del>
            </w:ins>
            <w:ins w:id="2238" w:author="Шайтан-машина" w:date="2017-01-05T18:11:00Z">
              <w:del w:id="2239" w:author="Tsaun" w:date="2017-02-22T15:29:00Z">
                <w:r w:rsidR="00C7157B" w:rsidRPr="004C54D2" w:rsidDel="00226569">
                  <w:rPr>
                    <w:noProof/>
                  </w:rPr>
                  <w:delText>41</w:delText>
                </w:r>
              </w:del>
            </w:ins>
            <w:ins w:id="2240" w:author="Шайтан-машина" w:date="2017-01-04T13:01:00Z">
              <w:r w:rsidR="00FF21EC" w:rsidRPr="004C54D2">
                <w:fldChar w:fldCharType="end"/>
              </w:r>
              <w:r w:rsidRPr="004C54D2">
                <w:t>)</w:t>
              </w:r>
            </w:ins>
          </w:p>
        </w:tc>
      </w:tr>
    </w:tbl>
    <w:p w:rsidR="00DD75B3" w:rsidRDefault="00DD75B3" w:rsidP="00DD75B3">
      <w:pPr>
        <w:ind w:firstLine="0"/>
        <w:rPr>
          <w:ins w:id="2241" w:author="Шайтан-машина" w:date="2017-01-04T13:01:00Z"/>
        </w:rPr>
      </w:pPr>
      <w:ins w:id="2242" w:author="Шайтан-машина" w:date="2017-01-04T13:01:00Z">
        <w:r w:rsidRPr="00B52829">
          <w:rPr>
            <w:vertAlign w:val="superscript"/>
          </w:rPr>
          <w:t>a</w:t>
        </w:r>
        <w:r w:rsidRPr="00B52829">
          <w:t>χ - объем молекулы в жидкой фазе</w:t>
        </w:r>
      </w:ins>
    </w:p>
    <w:p w:rsidR="00DD75B3" w:rsidRDefault="00DD75B3" w:rsidP="00DD75B3">
      <w:pPr>
        <w:rPr>
          <w:ins w:id="2243" w:author="Шайтан-машина" w:date="2017-01-04T13:01:00Z"/>
          <w:position w:val="-6"/>
        </w:rPr>
      </w:pPr>
      <w:ins w:id="2244" w:author="Шайтан-машина" w:date="2017-01-04T13:01:00Z">
        <w:r w:rsidRPr="0087044C">
          <w:rPr>
            <w:position w:val="-6"/>
          </w:rPr>
          <w:t xml:space="preserve">При этом </w:t>
        </w:r>
        <w:r>
          <w:rPr>
            <w:position w:val="-6"/>
          </w:rPr>
          <w:t xml:space="preserve">величина </w:t>
        </w:r>
      </w:ins>
      <w:ins w:id="2245" w:author="Шайтан-машина" w:date="2017-01-04T13:01:00Z">
        <w:r w:rsidRPr="00B83760">
          <w:rPr>
            <w:position w:val="-10"/>
          </w:rPr>
          <w:object w:dxaOrig="600" w:dyaOrig="340">
            <v:shape id="_x0000_i1191" type="#_x0000_t75" style="width:30pt;height:17.45pt" o:ole="">
              <v:imagedata r:id="rId219" o:title=""/>
            </v:shape>
            <o:OLEObject Type="Embed" ProgID="Equation.3" ShapeID="_x0000_i1191" DrawAspect="Content" ObjectID="_1549710516" r:id="rId409"/>
          </w:object>
        </w:r>
      </w:ins>
      <w:ins w:id="2246" w:author="Шайтан-машина" w:date="2017-01-04T13:01:00Z">
        <w:r>
          <w:rPr>
            <w:position w:val="-6"/>
          </w:rPr>
          <w:t xml:space="preserve"> равна</w:t>
        </w:r>
      </w:ins>
    </w:p>
    <w:tbl>
      <w:tblPr>
        <w:tblW w:w="9206" w:type="dxa"/>
        <w:tblInd w:w="648" w:type="dxa"/>
        <w:tblLook w:val="01E0" w:firstRow="1" w:lastRow="1" w:firstColumn="1" w:lastColumn="1" w:noHBand="0" w:noVBand="0"/>
      </w:tblPr>
      <w:tblGrid>
        <w:gridCol w:w="7930"/>
        <w:gridCol w:w="1276"/>
      </w:tblGrid>
      <w:tr w:rsidR="00DD75B3" w:rsidRPr="002E146E" w:rsidTr="00DD75B3">
        <w:trPr>
          <w:ins w:id="2247" w:author="Шайтан-машина" w:date="2017-01-04T13:01:00Z"/>
        </w:trPr>
        <w:tc>
          <w:tcPr>
            <w:tcW w:w="7938" w:type="dxa"/>
            <w:vAlign w:val="center"/>
          </w:tcPr>
          <w:p w:rsidR="00DD75B3" w:rsidRPr="00B52829" w:rsidRDefault="00B1276D" w:rsidP="00DD75B3">
            <w:pPr>
              <w:pStyle w:val="1-6"/>
              <w:ind w:firstLine="0"/>
              <w:rPr>
                <w:ins w:id="2248" w:author="Шайтан-машина" w:date="2017-01-04T13:01:00Z"/>
                <w:lang w:val="en-US"/>
              </w:rPr>
            </w:pPr>
            <w:ins w:id="2249" w:author="Шайтан-машина" w:date="2017-01-04T13:01:00Z">
              <w:r w:rsidRPr="00B1276D">
                <w:rPr>
                  <w:position w:val="-24"/>
                </w:rPr>
                <w:object w:dxaOrig="3080" w:dyaOrig="620">
                  <v:shape id="_x0000_i1192" type="#_x0000_t75" style="width:153.8pt;height:32.2pt" o:ole="">
                    <v:imagedata r:id="rId410" o:title=""/>
                  </v:shape>
                  <o:OLEObject Type="Embed" ProgID="Equation.3" ShapeID="_x0000_i1192" DrawAspect="Content" ObjectID="_1549710517" r:id="rId411"/>
                </w:object>
              </w:r>
            </w:ins>
          </w:p>
        </w:tc>
        <w:tc>
          <w:tcPr>
            <w:tcW w:w="1268" w:type="dxa"/>
            <w:vAlign w:val="center"/>
          </w:tcPr>
          <w:p w:rsidR="00DD75B3" w:rsidRPr="004C54D2" w:rsidRDefault="00DD75B3" w:rsidP="00DD75B3">
            <w:pPr>
              <w:pStyle w:val="affffffffff"/>
              <w:rPr>
                <w:ins w:id="2250" w:author="Шайтан-машина" w:date="2017-01-04T13:01:00Z"/>
              </w:rPr>
            </w:pPr>
            <w:ins w:id="2251" w:author="Шайтан-машина" w:date="2017-01-04T13:01: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2252" w:author="Шайтан-машина" w:date="2017-01-04T13:01:00Z">
              <w:r w:rsidR="00FF21EC" w:rsidRPr="004C54D2">
                <w:fldChar w:fldCharType="end"/>
              </w:r>
              <w:r w:rsidRPr="004C54D2">
                <w:t>.</w:t>
              </w:r>
            </w:ins>
            <w:ins w:id="2253" w:author="Шайтан-машина" w:date="2017-01-04T13:02:00Z">
              <w:r w:rsidR="00FF21EC" w:rsidRPr="004C54D2">
                <w:fldChar w:fldCharType="begin"/>
              </w:r>
              <w:r w:rsidRPr="004C54D2">
                <w:instrText xml:space="preserve"> SEQ ( \* ARABIC \s 1 </w:instrText>
              </w:r>
              <w:r w:rsidR="00FF21EC" w:rsidRPr="004C54D2">
                <w:fldChar w:fldCharType="separate"/>
              </w:r>
            </w:ins>
            <w:ins w:id="2254" w:author="Tsaun" w:date="2017-02-22T15:30:00Z">
              <w:r w:rsidR="00226569">
                <w:rPr>
                  <w:noProof/>
                </w:rPr>
                <w:t>45</w:t>
              </w:r>
            </w:ins>
            <w:ins w:id="2255" w:author="Томащик" w:date="2017-01-19T16:46:00Z">
              <w:del w:id="2256" w:author="Tsaun" w:date="2017-02-22T15:29:00Z">
                <w:r w:rsidR="002F5999" w:rsidDel="00226569">
                  <w:rPr>
                    <w:noProof/>
                  </w:rPr>
                  <w:delText>46</w:delText>
                </w:r>
              </w:del>
            </w:ins>
            <w:ins w:id="2257" w:author="Шайтан-машина" w:date="2017-01-05T18:11:00Z">
              <w:del w:id="2258" w:author="Tsaun" w:date="2017-02-22T15:29:00Z">
                <w:r w:rsidR="00C7157B" w:rsidRPr="004C54D2" w:rsidDel="00226569">
                  <w:rPr>
                    <w:noProof/>
                  </w:rPr>
                  <w:delText>42</w:delText>
                </w:r>
              </w:del>
            </w:ins>
            <w:ins w:id="2259" w:author="Шайтан-машина" w:date="2017-01-04T13:02:00Z">
              <w:r w:rsidR="00FF21EC" w:rsidRPr="004C54D2">
                <w:fldChar w:fldCharType="end"/>
              </w:r>
            </w:ins>
            <w:ins w:id="2260" w:author="Шайтан-машина" w:date="2017-01-04T13:01:00Z">
              <w:r w:rsidRPr="004C54D2">
                <w:t>)</w:t>
              </w:r>
            </w:ins>
          </w:p>
        </w:tc>
      </w:tr>
    </w:tbl>
    <w:p w:rsidR="00DD75B3" w:rsidRPr="00B52829" w:rsidRDefault="00DD75B3" w:rsidP="00DD75B3">
      <w:pPr>
        <w:ind w:firstLine="0"/>
        <w:rPr>
          <w:ins w:id="2261" w:author="Шайтан-машина" w:date="2017-01-04T13:01:00Z"/>
        </w:rPr>
      </w:pPr>
      <w:ins w:id="2262" w:author="Шайтан-машина" w:date="2017-01-04T13:01:00Z">
        <w:r w:rsidRPr="00B52829">
          <w:t>Коэффициент поверхностного натяжения σ (мН/м) определяется как:</w:t>
        </w:r>
      </w:ins>
    </w:p>
    <w:p w:rsidR="00DD75B3" w:rsidRPr="00B52829" w:rsidRDefault="00DD75B3" w:rsidP="00DD75B3">
      <w:pPr>
        <w:ind w:firstLine="0"/>
        <w:rPr>
          <w:ins w:id="2263" w:author="Шайтан-машина" w:date="2017-01-04T13:01:00Z"/>
        </w:rPr>
      </w:pPr>
      <w:ins w:id="2264" w:author="Шайтан-машина" w:date="2017-01-04T13:01:00Z">
        <w:r w:rsidRPr="00B52829">
          <w:t>- для элементарного цезия [</w:t>
        </w:r>
        <w:r w:rsidR="00FF21EC">
          <w:fldChar w:fldCharType="begin"/>
        </w:r>
        <w:r>
          <w:instrText xml:space="preserve"> REF _Ref470519116 \n \h  \* MERGEFORMAT </w:instrText>
        </w:r>
      </w:ins>
      <w:ins w:id="2265" w:author="Шайтан-машина" w:date="2017-01-04T13:01:00Z">
        <w:r w:rsidR="00FF21EC">
          <w:fldChar w:fldCharType="separate"/>
        </w:r>
      </w:ins>
      <w:ins w:id="2266" w:author="Tsaun" w:date="2017-02-22T15:30:00Z">
        <w:r w:rsidR="00226569">
          <w:t>120</w:t>
        </w:r>
      </w:ins>
      <w:ins w:id="2267" w:author="Шайтан-машина" w:date="2017-01-04T13:01:00Z">
        <w:r w:rsidR="00FF21EC">
          <w:fldChar w:fldCharType="end"/>
        </w:r>
        <w:r w:rsidRPr="00B52829">
          <w:t>]</w:t>
        </w:r>
        <w:r w:rsidR="002F4240">
          <w:rPr>
            <w:noProof/>
            <w:position w:val="-6"/>
            <w:lang w:eastAsia="ru-RU"/>
            <w:rPrChange w:id="2268">
              <w:rPr>
                <w:noProof/>
                <w:lang w:eastAsia="ru-RU"/>
              </w:rPr>
            </w:rPrChange>
          </w:rPr>
          <w:drawing>
            <wp:inline distT="0" distB="0" distL="0" distR="0">
              <wp:extent cx="3138170" cy="190500"/>
              <wp:effectExtent l="19050" t="0" r="5080" b="0"/>
              <wp:docPr id="20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412"/>
                      <a:srcRect/>
                      <a:stretch>
                        <a:fillRect/>
                      </a:stretch>
                    </pic:blipFill>
                    <pic:spPr bwMode="auto">
                      <a:xfrm>
                        <a:off x="0" y="0"/>
                        <a:ext cx="3138170" cy="190500"/>
                      </a:xfrm>
                      <a:prstGeom prst="rect">
                        <a:avLst/>
                      </a:prstGeom>
                      <a:noFill/>
                      <a:ln w="9525">
                        <a:noFill/>
                        <a:miter lim="800000"/>
                        <a:headEnd/>
                        <a:tailEnd/>
                      </a:ln>
                    </pic:spPr>
                  </pic:pic>
                </a:graphicData>
              </a:graphic>
            </wp:inline>
          </w:drawing>
        </w:r>
        <w:r w:rsidRPr="00B52829">
          <w:rPr>
            <w:position w:val="-6"/>
          </w:rPr>
          <w:t>;</w:t>
        </w:r>
      </w:ins>
    </w:p>
    <w:p w:rsidR="00DD75B3" w:rsidRPr="00B52829" w:rsidRDefault="00DD75B3" w:rsidP="00DD75B3">
      <w:pPr>
        <w:ind w:firstLine="0"/>
        <w:rPr>
          <w:ins w:id="2269" w:author="Шайтан-машина" w:date="2017-01-04T13:01:00Z"/>
          <w:position w:val="-6"/>
        </w:rPr>
      </w:pPr>
      <w:ins w:id="2270" w:author="Шайтан-машина" w:date="2017-01-04T13:01:00Z">
        <w:r w:rsidRPr="00B52829">
          <w:t xml:space="preserve">- для остальных веществ принимается равным </w:t>
        </w:r>
        <w:r w:rsidR="002F4240">
          <w:rPr>
            <w:noProof/>
            <w:position w:val="-6"/>
            <w:lang w:eastAsia="ru-RU"/>
            <w:rPrChange w:id="2271">
              <w:rPr>
                <w:noProof/>
                <w:lang w:eastAsia="ru-RU"/>
              </w:rPr>
            </w:rPrChange>
          </w:rPr>
          <w:drawing>
            <wp:inline distT="0" distB="0" distL="0" distR="0">
              <wp:extent cx="417195" cy="153670"/>
              <wp:effectExtent l="19050" t="0" r="1905" b="0"/>
              <wp:docPr id="20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413"/>
                      <a:srcRect/>
                      <a:stretch>
                        <a:fillRect/>
                      </a:stretch>
                    </pic:blipFill>
                    <pic:spPr bwMode="auto">
                      <a:xfrm>
                        <a:off x="0" y="0"/>
                        <a:ext cx="417195" cy="153670"/>
                      </a:xfrm>
                      <a:prstGeom prst="rect">
                        <a:avLst/>
                      </a:prstGeom>
                      <a:noFill/>
                      <a:ln w="9525">
                        <a:noFill/>
                        <a:miter lim="800000"/>
                        <a:headEnd/>
                        <a:tailEnd/>
                      </a:ln>
                    </pic:spPr>
                  </pic:pic>
                </a:graphicData>
              </a:graphic>
            </wp:inline>
          </w:drawing>
        </w:r>
        <w:r w:rsidRPr="00B52829">
          <w:rPr>
            <w:position w:val="-6"/>
          </w:rPr>
          <w:t>.</w:t>
        </w:r>
      </w:ins>
    </w:p>
    <w:p w:rsidR="003B1A6D" w:rsidDel="00DD75B3" w:rsidRDefault="003B1A6D" w:rsidP="00B72A74">
      <w:pPr>
        <w:pStyle w:val="af3"/>
        <w:rPr>
          <w:del w:id="2272" w:author="Шайтан-машина" w:date="2017-01-04T12:59:00Z"/>
        </w:rPr>
      </w:pPr>
      <w:del w:id="2273" w:author="Шайтан-машина" w:date="2017-01-04T12:59:00Z">
        <w:r w:rsidDel="00DD75B3">
          <w:delText>В модуле ПРФИТ предлагается две модели.</w:delText>
        </w:r>
      </w:del>
    </w:p>
    <w:p w:rsidR="003B1A6D" w:rsidDel="00DD75B3" w:rsidRDefault="003B1A6D" w:rsidP="00794673">
      <w:pPr>
        <w:pStyle w:val="af3"/>
        <w:numPr>
          <w:ilvl w:val="0"/>
          <w:numId w:val="51"/>
        </w:numPr>
        <w:rPr>
          <w:del w:id="2274" w:author="Шайтан-машина" w:date="2017-01-04T12:59:00Z"/>
        </w:rPr>
      </w:pPr>
      <w:del w:id="2275" w:author="Шайтан-машина" w:date="2017-01-04T12:59:00Z">
        <w:r w:rsidDel="00DD75B3">
          <w:delText>Упрощенная (равновесная конденсация и испарение)</w:delText>
        </w:r>
        <w:r w:rsidR="00E73157" w:rsidDel="00DD75B3">
          <w:delText xml:space="preserve"> </w:delText>
        </w:r>
        <w:r w:rsidR="00E73157" w:rsidRPr="00E73157" w:rsidDel="00DD75B3">
          <w:rPr>
            <w:highlight w:val="yellow"/>
            <w:lang w:val="en-US"/>
          </w:rPr>
          <w:delText>ASTEC</w:delText>
        </w:r>
        <w:r w:rsidR="00E73157" w:rsidRPr="006B3406" w:rsidDel="00DD75B3">
          <w:rPr>
            <w:highlight w:val="yellow"/>
          </w:rPr>
          <w:delText xml:space="preserve"> </w:delText>
        </w:r>
        <w:r w:rsidR="00E73157" w:rsidDel="00DD75B3">
          <w:rPr>
            <w:highlight w:val="yellow"/>
          </w:rPr>
          <w:delText>или проще</w:delText>
        </w:r>
        <w:r w:rsidR="00E73157" w:rsidRPr="006B3406" w:rsidDel="00DD75B3">
          <w:rPr>
            <w:highlight w:val="yellow"/>
          </w:rPr>
          <w:delText>?</w:delText>
        </w:r>
      </w:del>
    </w:p>
    <w:p w:rsidR="003B1A6D" w:rsidDel="00DD75B3" w:rsidRDefault="003B1A6D" w:rsidP="003B1A6D">
      <w:pPr>
        <w:pStyle w:val="af3"/>
        <w:ind w:left="1571" w:firstLine="0"/>
        <w:rPr>
          <w:del w:id="2276" w:author="Шайтан-машина" w:date="2017-01-04T12:59:00Z"/>
        </w:rPr>
      </w:pPr>
      <w:del w:id="2277" w:author="Шайтан-машина" w:date="2017-01-04T12:59:00Z">
        <w:r w:rsidRPr="003B1A6D" w:rsidDel="00DD75B3">
          <w:rPr>
            <w:highlight w:val="red"/>
          </w:rPr>
          <w:delText>Филиппов М, Киселев А</w:delText>
        </w:r>
      </w:del>
    </w:p>
    <w:p w:rsidR="003B1A6D" w:rsidDel="00DD75B3" w:rsidRDefault="003B1A6D" w:rsidP="00794673">
      <w:pPr>
        <w:pStyle w:val="af3"/>
        <w:numPr>
          <w:ilvl w:val="0"/>
          <w:numId w:val="52"/>
        </w:numPr>
        <w:rPr>
          <w:del w:id="2278" w:author="Шайтан-машина" w:date="2017-01-04T12:59:00Z"/>
        </w:rPr>
      </w:pPr>
      <w:del w:id="2279" w:author="Шайтан-машина" w:date="2017-01-04T12:59:00Z">
        <w:r w:rsidDel="00DD75B3">
          <w:delText>Нижеприведенная модель (</w:delText>
        </w:r>
        <w:r w:rsidRPr="003B1A6D" w:rsidDel="00DD75B3">
          <w:rPr>
            <w:highlight w:val="red"/>
          </w:rPr>
          <w:delText>дайте ей определение</w:delText>
        </w:r>
        <w:r w:rsidR="00E73157" w:rsidDel="00DD75B3">
          <w:delText xml:space="preserve">, </w:delText>
        </w:r>
        <w:r w:rsidR="00E73157" w:rsidRPr="00E73157" w:rsidDel="00DD75B3">
          <w:rPr>
            <w:highlight w:val="red"/>
          </w:rPr>
          <w:delText>можно указать ссылку</w:delText>
        </w:r>
        <w:r w:rsidR="00E73157" w:rsidDel="00DD75B3">
          <w:delText xml:space="preserve">? - </w:delText>
        </w:r>
        <w:r w:rsidR="00E73157" w:rsidRPr="003B1A6D" w:rsidDel="00DD75B3">
          <w:rPr>
            <w:highlight w:val="red"/>
          </w:rPr>
          <w:delText>Филиппов М, Киселев А</w:delText>
        </w:r>
        <w:r w:rsidDel="00DD75B3">
          <w:delText>)</w:delText>
        </w:r>
      </w:del>
    </w:p>
    <w:p w:rsidR="00B72A74" w:rsidRPr="00B72A74" w:rsidDel="00DD75B3" w:rsidRDefault="00B72A74" w:rsidP="00B72A74">
      <w:pPr>
        <w:pStyle w:val="af3"/>
        <w:rPr>
          <w:del w:id="2280" w:author="Шайтан-машина" w:date="2017-01-04T12:59:00Z"/>
          <w:szCs w:val="24"/>
        </w:rPr>
      </w:pPr>
      <w:del w:id="2281" w:author="Шайтан-машина" w:date="2017-01-04T12:59:00Z">
        <w:r w:rsidRPr="005414E9" w:rsidDel="00DD75B3">
          <w:delText xml:space="preserve">Конденсация (испарение) является важнейшим процессом в транспорте ПД. В </w:delText>
        </w:r>
        <w:r w:rsidRPr="00B72A74" w:rsidDel="00DD75B3">
          <w:rPr>
            <w:szCs w:val="24"/>
          </w:rPr>
          <w:delText>случае, когда пары ПД не находятся на линии насыщения, они подвергаются фазовым превращениям (конденсация/испарение — в зависимости от степени пресыщения). Пары ПД конденсируются как на поверхности тепловых структур (стенки), так и на поверхности аэрозольных частиц ПД. Массообмен между парами ПД и соответствующими поверхностями определяют следующие уравнения</w:delText>
        </w:r>
      </w:del>
    </w:p>
    <w:tbl>
      <w:tblPr>
        <w:tblW w:w="0" w:type="auto"/>
        <w:tblInd w:w="648" w:type="dxa"/>
        <w:tblLook w:val="01E0" w:firstRow="1" w:lastRow="1" w:firstColumn="1" w:lastColumn="1" w:noHBand="0" w:noVBand="0"/>
      </w:tblPr>
      <w:tblGrid>
        <w:gridCol w:w="7936"/>
        <w:gridCol w:w="1270"/>
      </w:tblGrid>
      <w:tr w:rsidR="00E5197B" w:rsidRPr="00B72A74" w:rsidDel="00DD75B3" w:rsidTr="008B7EC0">
        <w:trPr>
          <w:del w:id="2282" w:author="Шайтан-машина" w:date="2017-01-04T12:59:00Z"/>
        </w:trPr>
        <w:tc>
          <w:tcPr>
            <w:tcW w:w="7936" w:type="dxa"/>
            <w:vAlign w:val="center"/>
          </w:tcPr>
          <w:p w:rsidR="00E5197B" w:rsidRPr="00DD75B3" w:rsidDel="00DD75B3" w:rsidRDefault="002F4240" w:rsidP="001B6514">
            <w:pPr>
              <w:pStyle w:val="1-6"/>
              <w:ind w:firstLine="203"/>
              <w:rPr>
                <w:del w:id="2283" w:author="Шайтан-машина" w:date="2017-01-04T12:59:00Z"/>
              </w:rPr>
            </w:pPr>
            <w:del w:id="2284" w:author="Шайтан-машина" w:date="2017-01-04T12:59:00Z">
              <w:r>
                <w:rPr>
                  <w:noProof/>
                  <w:position w:val="-28"/>
                  <w:rPrChange w:id="2285">
                    <w:rPr>
                      <w:noProof/>
                    </w:rPr>
                  </w:rPrChange>
                </w:rPr>
                <w:drawing>
                  <wp:inline distT="0" distB="0" distL="0" distR="0">
                    <wp:extent cx="1163320" cy="438785"/>
                    <wp:effectExtent l="0" t="0" r="0" b="0"/>
                    <wp:docPr id="210"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414"/>
                            <a:srcRect/>
                            <a:stretch>
                              <a:fillRect/>
                            </a:stretch>
                          </pic:blipFill>
                          <pic:spPr bwMode="auto">
                            <a:xfrm>
                              <a:off x="0" y="0"/>
                              <a:ext cx="1163320" cy="438785"/>
                            </a:xfrm>
                            <a:prstGeom prst="rect">
                              <a:avLst/>
                            </a:prstGeom>
                            <a:noFill/>
                            <a:ln w="9525">
                              <a:noFill/>
                              <a:miter lim="800000"/>
                              <a:headEnd/>
                              <a:tailEnd/>
                            </a:ln>
                          </pic:spPr>
                        </pic:pic>
                      </a:graphicData>
                    </a:graphic>
                  </wp:inline>
                </w:drawing>
              </w:r>
              <w:r w:rsidR="00E5197B" w:rsidRPr="00B72A74" w:rsidDel="00DD75B3">
                <w:delText>,</w:delText>
              </w:r>
            </w:del>
          </w:p>
        </w:tc>
        <w:tc>
          <w:tcPr>
            <w:tcW w:w="1270" w:type="dxa"/>
            <w:vAlign w:val="center"/>
          </w:tcPr>
          <w:p w:rsidR="00E5197B" w:rsidRPr="002E146E" w:rsidDel="00DD75B3" w:rsidRDefault="00E5197B" w:rsidP="00E5197B">
            <w:pPr>
              <w:pStyle w:val="affffffffff"/>
              <w:rPr>
                <w:del w:id="2286" w:author="Шайтан-машина" w:date="2017-01-04T12:59:00Z"/>
              </w:rPr>
            </w:pPr>
            <w:del w:id="2287" w:author="Шайтан-машина" w:date="2017-01-04T12:59: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29</w:delText>
              </w:r>
              <w:r w:rsidR="00FF21EC" w:rsidDel="00DD75B3">
                <w:fldChar w:fldCharType="end"/>
              </w:r>
              <w:r w:rsidRPr="002E146E" w:rsidDel="00DD75B3">
                <w:delText>)</w:delText>
              </w:r>
            </w:del>
          </w:p>
        </w:tc>
      </w:tr>
      <w:tr w:rsidR="00E5197B" w:rsidRPr="00B72A74" w:rsidDel="00DD75B3" w:rsidTr="00E5197B">
        <w:trPr>
          <w:del w:id="2288" w:author="Шайтан-машина" w:date="2017-01-04T12:59:00Z"/>
        </w:trPr>
        <w:tc>
          <w:tcPr>
            <w:tcW w:w="7936" w:type="dxa"/>
            <w:vAlign w:val="center"/>
          </w:tcPr>
          <w:p w:rsidR="00E5197B" w:rsidRPr="00DD75B3" w:rsidDel="00DD75B3" w:rsidRDefault="002F4240" w:rsidP="001B6514">
            <w:pPr>
              <w:pStyle w:val="1-6"/>
              <w:ind w:firstLine="203"/>
              <w:rPr>
                <w:del w:id="2289" w:author="Шайтан-машина" w:date="2017-01-04T12:59:00Z"/>
              </w:rPr>
            </w:pPr>
            <w:del w:id="2290" w:author="Шайтан-машина" w:date="2017-01-04T12:59:00Z">
              <w:r>
                <w:rPr>
                  <w:noProof/>
                  <w:position w:val="-24"/>
                  <w:rPrChange w:id="2291">
                    <w:rPr>
                      <w:noProof/>
                    </w:rPr>
                  </w:rPrChange>
                </w:rPr>
                <w:drawing>
                  <wp:inline distT="0" distB="0" distL="0" distR="0">
                    <wp:extent cx="1309370" cy="402590"/>
                    <wp:effectExtent l="0" t="0" r="0" b="0"/>
                    <wp:docPr id="21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415"/>
                            <a:srcRect/>
                            <a:stretch>
                              <a:fillRect/>
                            </a:stretch>
                          </pic:blipFill>
                          <pic:spPr bwMode="auto">
                            <a:xfrm>
                              <a:off x="0" y="0"/>
                              <a:ext cx="1309370" cy="402590"/>
                            </a:xfrm>
                            <a:prstGeom prst="rect">
                              <a:avLst/>
                            </a:prstGeom>
                            <a:noFill/>
                            <a:ln w="9525">
                              <a:noFill/>
                              <a:miter lim="800000"/>
                              <a:headEnd/>
                              <a:tailEnd/>
                            </a:ln>
                          </pic:spPr>
                        </pic:pic>
                      </a:graphicData>
                    </a:graphic>
                  </wp:inline>
                </w:drawing>
              </w:r>
              <w:r w:rsidR="00E5197B" w:rsidRPr="00B72A74" w:rsidDel="00DD75B3">
                <w:delText>,</w:delText>
              </w:r>
            </w:del>
          </w:p>
        </w:tc>
        <w:tc>
          <w:tcPr>
            <w:tcW w:w="1270" w:type="dxa"/>
            <w:vAlign w:val="center"/>
          </w:tcPr>
          <w:p w:rsidR="00E5197B" w:rsidRPr="002E146E" w:rsidDel="00DD75B3" w:rsidRDefault="00E5197B" w:rsidP="00E5197B">
            <w:pPr>
              <w:pStyle w:val="affffffffff"/>
              <w:rPr>
                <w:del w:id="2292" w:author="Шайтан-машина" w:date="2017-01-04T12:59:00Z"/>
              </w:rPr>
            </w:pPr>
            <w:del w:id="2293" w:author="Шайтан-машина" w:date="2017-01-04T12:59: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30</w:delText>
              </w:r>
              <w:r w:rsidR="00FF21EC" w:rsidDel="00DD75B3">
                <w:fldChar w:fldCharType="end"/>
              </w:r>
              <w:r w:rsidRPr="002E146E" w:rsidDel="00DD75B3">
                <w:delText>)</w:delText>
              </w:r>
            </w:del>
          </w:p>
        </w:tc>
      </w:tr>
    </w:tbl>
    <w:p w:rsidR="00B72A74" w:rsidRPr="00B72A74" w:rsidDel="00DD75B3" w:rsidRDefault="00B72A74" w:rsidP="00B72A74">
      <w:pPr>
        <w:ind w:firstLine="0"/>
        <w:rPr>
          <w:del w:id="2294" w:author="Шайтан-машина" w:date="2017-01-04T12:59:00Z"/>
          <w:szCs w:val="24"/>
        </w:rPr>
      </w:pPr>
      <w:del w:id="2295" w:author="Шайтан-машина" w:date="2017-01-04T12:59:00Z">
        <w:r w:rsidRPr="00B72A74" w:rsidDel="00DD75B3">
          <w:rPr>
            <w:szCs w:val="24"/>
          </w:rPr>
          <w:delText xml:space="preserve">где </w:delText>
        </w:r>
        <w:r w:rsidRPr="00B72A74" w:rsidDel="00DD75B3">
          <w:rPr>
            <w:i/>
            <w:szCs w:val="24"/>
            <w:lang w:val="en-US"/>
          </w:rPr>
          <w:delText>C</w:delText>
        </w:r>
        <w:r w:rsidRPr="00B72A74" w:rsidDel="00DD75B3">
          <w:rPr>
            <w:szCs w:val="24"/>
            <w:vertAlign w:val="subscript"/>
            <w:lang w:val="en-US"/>
          </w:rPr>
          <w:delText>a</w:delText>
        </w:r>
        <w:r w:rsidRPr="00B72A74" w:rsidDel="00DD75B3">
          <w:rPr>
            <w:szCs w:val="24"/>
            <w:lang w:val="en-US"/>
          </w:rPr>
          <w:delText> </w:delText>
        </w:r>
        <w:r w:rsidRPr="00B72A74" w:rsidDel="00DD75B3">
          <w:rPr>
            <w:szCs w:val="24"/>
          </w:rPr>
          <w:delText>=</w:delText>
        </w:r>
        <w:r w:rsidRPr="00B72A74" w:rsidDel="00DD75B3">
          <w:rPr>
            <w:szCs w:val="24"/>
            <w:lang w:val="en-US"/>
          </w:rPr>
          <w:delText> </w:delText>
        </w:r>
        <w:r w:rsidRPr="00B72A74" w:rsidDel="00DD75B3">
          <w:rPr>
            <w:i/>
            <w:szCs w:val="24"/>
            <w:lang w:val="en-US"/>
          </w:rPr>
          <w:delText>M</w:delText>
        </w:r>
        <w:r w:rsidRPr="00B72A74" w:rsidDel="00DD75B3">
          <w:rPr>
            <w:szCs w:val="24"/>
            <w:vertAlign w:val="subscript"/>
            <w:lang w:val="en-US"/>
          </w:rPr>
          <w:delText>a</w:delText>
        </w:r>
        <w:r w:rsidRPr="00B72A74" w:rsidDel="00DD75B3">
          <w:rPr>
            <w:szCs w:val="24"/>
          </w:rPr>
          <w:delText>/</w:delText>
        </w:r>
        <w:r w:rsidRPr="00B72A74" w:rsidDel="00DD75B3">
          <w:rPr>
            <w:i/>
            <w:szCs w:val="24"/>
            <w:lang w:val="en-US"/>
          </w:rPr>
          <w:delText>V</w:delText>
        </w:r>
        <w:r w:rsidRPr="00B72A74" w:rsidDel="00DD75B3">
          <w:rPr>
            <w:szCs w:val="24"/>
          </w:rPr>
          <w:delText xml:space="preserve">— концентрация пара в атмосфере, </w:delText>
        </w:r>
        <w:r w:rsidR="002F4240">
          <w:rPr>
            <w:noProof/>
            <w:position w:val="-12"/>
            <w:szCs w:val="24"/>
            <w:lang w:eastAsia="ru-RU"/>
            <w:rPrChange w:id="2296">
              <w:rPr>
                <w:noProof/>
                <w:lang w:eastAsia="ru-RU"/>
              </w:rPr>
            </w:rPrChange>
          </w:rPr>
          <w:drawing>
            <wp:inline distT="0" distB="0" distL="0" distR="0">
              <wp:extent cx="226695" cy="226695"/>
              <wp:effectExtent l="0" t="0" r="1905" b="0"/>
              <wp:docPr id="21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416"/>
                      <a:srcRect/>
                      <a:stretch>
                        <a:fillRect/>
                      </a:stretch>
                    </pic:blipFill>
                    <pic:spPr bwMode="auto">
                      <a:xfrm>
                        <a:off x="0" y="0"/>
                        <a:ext cx="226695" cy="226695"/>
                      </a:xfrm>
                      <a:prstGeom prst="rect">
                        <a:avLst/>
                      </a:prstGeom>
                      <a:noFill/>
                      <a:ln w="9525">
                        <a:noFill/>
                        <a:miter lim="800000"/>
                        <a:headEnd/>
                        <a:tailEnd/>
                      </a:ln>
                    </pic:spPr>
                  </pic:pic>
                </a:graphicData>
              </a:graphic>
            </wp:inline>
          </w:drawing>
        </w:r>
        <w:r w:rsidRPr="00B72A74" w:rsidDel="00DD75B3">
          <w:rPr>
            <w:szCs w:val="24"/>
          </w:rPr>
          <w:delText xml:space="preserve">— концентрация насыщенного пара при температуре </w:delText>
        </w:r>
        <w:r w:rsidRPr="00B72A74" w:rsidDel="00DD75B3">
          <w:rPr>
            <w:i/>
            <w:szCs w:val="24"/>
          </w:rPr>
          <w:delText>i</w:delText>
        </w:r>
        <w:r w:rsidRPr="00B72A74" w:rsidDel="00DD75B3">
          <w:rPr>
            <w:szCs w:val="24"/>
          </w:rPr>
          <w:delText xml:space="preserve">-ой поверхности, </w:delText>
        </w:r>
        <w:r w:rsidRPr="00B72A74" w:rsidDel="00DD75B3">
          <w:rPr>
            <w:i/>
            <w:szCs w:val="24"/>
            <w:lang w:val="en-US"/>
          </w:rPr>
          <w:delText>M</w:delText>
        </w:r>
        <w:r w:rsidRPr="00B72A74" w:rsidDel="00DD75B3">
          <w:rPr>
            <w:szCs w:val="24"/>
            <w:lang w:val="en-US"/>
          </w:rPr>
          <w:delText>i</w:delText>
        </w:r>
        <w:r w:rsidRPr="00B72A74" w:rsidDel="00DD75B3">
          <w:rPr>
            <w:szCs w:val="24"/>
          </w:rPr>
          <w:delText xml:space="preserve">— сконденсированная масса на </w:delText>
        </w:r>
        <w:r w:rsidRPr="00B72A74" w:rsidDel="00DD75B3">
          <w:rPr>
            <w:i/>
            <w:szCs w:val="24"/>
          </w:rPr>
          <w:delText>i</w:delText>
        </w:r>
        <w:r w:rsidRPr="00B72A74" w:rsidDel="00DD75B3">
          <w:rPr>
            <w:szCs w:val="24"/>
          </w:rPr>
          <w:delText xml:space="preserve">-ой поверхности, </w:delText>
        </w:r>
        <w:r w:rsidRPr="00B72A74" w:rsidDel="00DD75B3">
          <w:rPr>
            <w:i/>
            <w:szCs w:val="24"/>
            <w:lang w:val="en-US"/>
          </w:rPr>
          <w:delText>V</w:delText>
        </w:r>
        <w:r w:rsidRPr="00B72A74" w:rsidDel="00DD75B3">
          <w:rPr>
            <w:szCs w:val="24"/>
          </w:rPr>
          <w:delText xml:space="preserve"> — объем данной ячейки, </w:delText>
        </w:r>
        <w:r w:rsidRPr="00B72A74" w:rsidDel="00DD75B3">
          <w:rPr>
            <w:i/>
            <w:szCs w:val="24"/>
            <w:lang w:val="en-US"/>
          </w:rPr>
          <w:delText>A</w:delText>
        </w:r>
        <w:r w:rsidRPr="00B72A74" w:rsidDel="00DD75B3">
          <w:rPr>
            <w:szCs w:val="24"/>
            <w:vertAlign w:val="subscript"/>
            <w:lang w:val="en-US"/>
          </w:rPr>
          <w:delText>i</w:delText>
        </w:r>
        <w:r w:rsidRPr="00B72A74" w:rsidDel="00DD75B3">
          <w:rPr>
            <w:szCs w:val="24"/>
          </w:rPr>
          <w:delText xml:space="preserve">— площадь </w:delText>
        </w:r>
        <w:r w:rsidRPr="00B72A74" w:rsidDel="00DD75B3">
          <w:rPr>
            <w:i/>
            <w:szCs w:val="24"/>
          </w:rPr>
          <w:delText>i</w:delText>
        </w:r>
        <w:r w:rsidRPr="00B72A74" w:rsidDel="00DD75B3">
          <w:rPr>
            <w:szCs w:val="24"/>
          </w:rPr>
          <w:delText xml:space="preserve">-ой поверхности, </w:delText>
        </w:r>
        <w:r w:rsidRPr="00B72A74" w:rsidDel="00DD75B3">
          <w:rPr>
            <w:i/>
            <w:szCs w:val="24"/>
            <w:lang w:val="en-US"/>
          </w:rPr>
          <w:delText>k</w:delText>
        </w:r>
        <w:r w:rsidRPr="00B72A74" w:rsidDel="00DD75B3">
          <w:rPr>
            <w:szCs w:val="24"/>
            <w:vertAlign w:val="subscript"/>
            <w:lang w:val="en-US"/>
          </w:rPr>
          <w:delText>i</w:delText>
        </w:r>
        <w:r w:rsidRPr="00B72A74" w:rsidDel="00DD75B3">
          <w:rPr>
            <w:szCs w:val="24"/>
          </w:rPr>
          <w:delText xml:space="preserve">— коэффициент массопередачи к </w:delText>
        </w:r>
        <w:r w:rsidRPr="00B72A74" w:rsidDel="00DD75B3">
          <w:rPr>
            <w:i/>
            <w:szCs w:val="24"/>
          </w:rPr>
          <w:delText>i</w:delText>
        </w:r>
        <w:r w:rsidRPr="00B72A74" w:rsidDel="00DD75B3">
          <w:rPr>
            <w:szCs w:val="24"/>
          </w:rPr>
          <w:delText xml:space="preserve">-ой поверхности (формула </w:delText>
        </w:r>
        <w:r w:rsidR="00FF21EC" w:rsidDel="00DD75B3">
          <w:fldChar w:fldCharType="begin"/>
        </w:r>
        <w:r w:rsidR="00E5197B" w:rsidDel="00DD75B3">
          <w:rPr>
            <w:szCs w:val="24"/>
          </w:rPr>
          <w:delInstrText xml:space="preserve"> REF _Ref470518027 \h </w:delInstrText>
        </w:r>
        <w:r w:rsidR="00FF21EC" w:rsidDel="00DD75B3">
          <w:fldChar w:fldCharType="separate"/>
        </w:r>
        <w:r w:rsidR="00B04480" w:rsidDel="00DD75B3">
          <w:delText>(</w:delText>
        </w:r>
        <w:r w:rsidR="00B04480" w:rsidDel="00DD75B3">
          <w:rPr>
            <w:noProof/>
          </w:rPr>
          <w:delText>1</w:delText>
        </w:r>
        <w:r w:rsidR="00B04480" w:rsidDel="00DD75B3">
          <w:delText>.</w:delText>
        </w:r>
        <w:r w:rsidR="00B04480" w:rsidDel="00DD75B3">
          <w:rPr>
            <w:noProof/>
          </w:rPr>
          <w:delText>32</w:delText>
        </w:r>
        <w:r w:rsidR="00B04480" w:rsidRPr="002E146E" w:rsidDel="00DD75B3">
          <w:delText>)</w:delText>
        </w:r>
        <w:r w:rsidR="00FF21EC" w:rsidDel="00DD75B3">
          <w:fldChar w:fldCharType="end"/>
        </w:r>
        <w:r w:rsidRPr="00B72A74" w:rsidDel="00DD75B3">
          <w:rPr>
            <w:szCs w:val="24"/>
          </w:rPr>
          <w:delText xml:space="preserve">) и индекс </w:delText>
        </w:r>
        <w:r w:rsidRPr="00B72A74" w:rsidDel="00DD75B3">
          <w:rPr>
            <w:i/>
            <w:szCs w:val="24"/>
          </w:rPr>
          <w:delText>i</w:delText>
        </w:r>
        <w:r w:rsidRPr="00B72A74" w:rsidDel="00DD75B3">
          <w:rPr>
            <w:szCs w:val="24"/>
          </w:rPr>
          <w:delText xml:space="preserve"> обозначает поверхность тепловых структур (стенок) или поверхность аэрозолей. Эти уравнения могут быть решены аналитически, в результате получаются следующие алгебраические соотношения</w:delText>
        </w:r>
      </w:del>
    </w:p>
    <w:tbl>
      <w:tblPr>
        <w:tblW w:w="0" w:type="auto"/>
        <w:tblInd w:w="648" w:type="dxa"/>
        <w:tblLook w:val="01E0" w:firstRow="1" w:lastRow="1" w:firstColumn="1" w:lastColumn="1" w:noHBand="0" w:noVBand="0"/>
      </w:tblPr>
      <w:tblGrid>
        <w:gridCol w:w="7997"/>
        <w:gridCol w:w="1209"/>
      </w:tblGrid>
      <w:tr w:rsidR="00E5197B" w:rsidRPr="00B72A74" w:rsidDel="00DD75B3" w:rsidTr="00E5197B">
        <w:trPr>
          <w:del w:id="2297" w:author="Шайтан-машина" w:date="2017-01-04T12:59:00Z"/>
        </w:trPr>
        <w:tc>
          <w:tcPr>
            <w:tcW w:w="7997" w:type="dxa"/>
            <w:vAlign w:val="center"/>
          </w:tcPr>
          <w:p w:rsidR="00E5197B" w:rsidRPr="00B72A74" w:rsidDel="00DD75B3" w:rsidRDefault="002F4240" w:rsidP="001B6514">
            <w:pPr>
              <w:ind w:firstLine="203"/>
              <w:rPr>
                <w:del w:id="2298" w:author="Шайтан-машина" w:date="2017-01-04T12:59:00Z"/>
              </w:rPr>
            </w:pPr>
            <w:del w:id="2299" w:author="Шайтан-машина" w:date="2017-01-04T12:59:00Z">
              <w:r>
                <w:rPr>
                  <w:noProof/>
                  <w:position w:val="-28"/>
                  <w:lang w:eastAsia="ru-RU"/>
                  <w:rPrChange w:id="2300">
                    <w:rPr>
                      <w:noProof/>
                      <w:lang w:eastAsia="ru-RU"/>
                    </w:rPr>
                  </w:rPrChange>
                </w:rPr>
                <w:drawing>
                  <wp:inline distT="0" distB="0" distL="0" distR="0">
                    <wp:extent cx="1901825" cy="438785"/>
                    <wp:effectExtent l="0" t="0" r="0" b="0"/>
                    <wp:docPr id="2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417"/>
                            <a:srcRect/>
                            <a:stretch>
                              <a:fillRect/>
                            </a:stretch>
                          </pic:blipFill>
                          <pic:spPr bwMode="auto">
                            <a:xfrm>
                              <a:off x="0" y="0"/>
                              <a:ext cx="1901825" cy="438785"/>
                            </a:xfrm>
                            <a:prstGeom prst="rect">
                              <a:avLst/>
                            </a:prstGeom>
                            <a:noFill/>
                            <a:ln w="9525">
                              <a:noFill/>
                              <a:miter lim="800000"/>
                              <a:headEnd/>
                              <a:tailEnd/>
                            </a:ln>
                          </pic:spPr>
                        </pic:pic>
                      </a:graphicData>
                    </a:graphic>
                  </wp:inline>
                </w:drawing>
              </w:r>
              <w:r w:rsidR="00E5197B" w:rsidRPr="00B72A74" w:rsidDel="00DD75B3">
                <w:delText>,</w:delText>
              </w:r>
            </w:del>
          </w:p>
          <w:p w:rsidR="00E5197B" w:rsidRPr="00DD75B3" w:rsidDel="00DD75B3" w:rsidRDefault="002F4240" w:rsidP="00162475">
            <w:pPr>
              <w:ind w:firstLine="203"/>
              <w:rPr>
                <w:del w:id="2301" w:author="Шайтан-машина" w:date="2017-01-04T12:59:00Z"/>
                <w:szCs w:val="24"/>
              </w:rPr>
            </w:pPr>
            <w:del w:id="2302" w:author="Шайтан-машина" w:date="2017-01-04T12:59:00Z">
              <w:r>
                <w:rPr>
                  <w:noProof/>
                  <w:position w:val="-32"/>
                  <w:szCs w:val="24"/>
                  <w:lang w:eastAsia="ru-RU"/>
                  <w:rPrChange w:id="2303">
                    <w:rPr>
                      <w:noProof/>
                      <w:lang w:eastAsia="ru-RU"/>
                    </w:rPr>
                  </w:rPrChange>
                </w:rPr>
                <w:drawing>
                  <wp:inline distT="0" distB="0" distL="0" distR="0">
                    <wp:extent cx="3430905" cy="475615"/>
                    <wp:effectExtent l="19050" t="0" r="0" b="0"/>
                    <wp:docPr id="21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418"/>
                            <a:srcRect/>
                            <a:stretch>
                              <a:fillRect/>
                            </a:stretch>
                          </pic:blipFill>
                          <pic:spPr bwMode="auto">
                            <a:xfrm>
                              <a:off x="0" y="0"/>
                              <a:ext cx="3430905" cy="475615"/>
                            </a:xfrm>
                            <a:prstGeom prst="rect">
                              <a:avLst/>
                            </a:prstGeom>
                            <a:noFill/>
                            <a:ln w="9525">
                              <a:noFill/>
                              <a:miter lim="800000"/>
                              <a:headEnd/>
                              <a:tailEnd/>
                            </a:ln>
                          </pic:spPr>
                        </pic:pic>
                      </a:graphicData>
                    </a:graphic>
                  </wp:inline>
                </w:drawing>
              </w:r>
              <w:r w:rsidR="00E5197B" w:rsidRPr="00B72A74" w:rsidDel="00DD75B3">
                <w:rPr>
                  <w:szCs w:val="24"/>
                </w:rPr>
                <w:delText>,</w:delText>
              </w:r>
            </w:del>
          </w:p>
        </w:tc>
        <w:tc>
          <w:tcPr>
            <w:tcW w:w="1209" w:type="dxa"/>
            <w:vAlign w:val="center"/>
          </w:tcPr>
          <w:p w:rsidR="00E5197B" w:rsidRPr="002E146E" w:rsidDel="00DD75B3" w:rsidRDefault="00E5197B" w:rsidP="00E5197B">
            <w:pPr>
              <w:pStyle w:val="affffffffff"/>
              <w:rPr>
                <w:del w:id="2304" w:author="Шайтан-машина" w:date="2017-01-04T12:59:00Z"/>
              </w:rPr>
            </w:pPr>
            <w:del w:id="2305" w:author="Шайтан-машина" w:date="2017-01-04T12:59: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31</w:delText>
              </w:r>
              <w:r w:rsidR="00FF21EC" w:rsidDel="00DD75B3">
                <w:fldChar w:fldCharType="end"/>
              </w:r>
              <w:r w:rsidRPr="002E146E" w:rsidDel="00DD75B3">
                <w:delText>)</w:delText>
              </w:r>
            </w:del>
          </w:p>
        </w:tc>
      </w:tr>
    </w:tbl>
    <w:p w:rsidR="00B72A74" w:rsidRPr="00B72A74" w:rsidDel="00DD75B3" w:rsidRDefault="00B72A74" w:rsidP="00B72A74">
      <w:pPr>
        <w:ind w:firstLine="0"/>
        <w:rPr>
          <w:del w:id="2306" w:author="Шайтан-машина" w:date="2017-01-04T12:59:00Z"/>
          <w:szCs w:val="24"/>
        </w:rPr>
      </w:pPr>
      <w:del w:id="2307" w:author="Шайтан-машина" w:date="2017-01-04T12:59:00Z">
        <w:r w:rsidRPr="00B72A74" w:rsidDel="00DD75B3">
          <w:rPr>
            <w:szCs w:val="24"/>
          </w:rPr>
          <w:delText xml:space="preserve">где </w:delText>
        </w:r>
        <w:r w:rsidR="002F4240">
          <w:rPr>
            <w:noProof/>
            <w:position w:val="-28"/>
            <w:szCs w:val="24"/>
            <w:lang w:eastAsia="ru-RU"/>
            <w:rPrChange w:id="2308">
              <w:rPr>
                <w:noProof/>
                <w:lang w:eastAsia="ru-RU"/>
              </w:rPr>
            </w:rPrChange>
          </w:rPr>
          <w:drawing>
            <wp:inline distT="0" distB="0" distL="0" distR="0">
              <wp:extent cx="746125" cy="438785"/>
              <wp:effectExtent l="0" t="0" r="0" b="0"/>
              <wp:docPr id="21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419"/>
                      <a:srcRect/>
                      <a:stretch>
                        <a:fillRect/>
                      </a:stretch>
                    </pic:blipFill>
                    <pic:spPr bwMode="auto">
                      <a:xfrm>
                        <a:off x="0" y="0"/>
                        <a:ext cx="746125" cy="438785"/>
                      </a:xfrm>
                      <a:prstGeom prst="rect">
                        <a:avLst/>
                      </a:prstGeom>
                      <a:noFill/>
                      <a:ln w="9525">
                        <a:noFill/>
                        <a:miter lim="800000"/>
                        <a:headEnd/>
                        <a:tailEnd/>
                      </a:ln>
                    </pic:spPr>
                  </pic:pic>
                </a:graphicData>
              </a:graphic>
            </wp:inline>
          </w:drawing>
        </w:r>
        <w:r w:rsidRPr="00B72A74" w:rsidDel="00DD75B3">
          <w:rPr>
            <w:szCs w:val="24"/>
          </w:rPr>
          <w:delText xml:space="preserve"> </w:delText>
        </w:r>
        <w:r w:rsidR="002F4240">
          <w:rPr>
            <w:noProof/>
            <w:position w:val="-46"/>
            <w:szCs w:val="24"/>
            <w:lang w:eastAsia="ru-RU"/>
            <w:rPrChange w:id="2309">
              <w:rPr>
                <w:noProof/>
                <w:lang w:eastAsia="ru-RU"/>
              </w:rPr>
            </w:rPrChange>
          </w:rPr>
          <w:drawing>
            <wp:inline distT="0" distB="0" distL="0" distR="0">
              <wp:extent cx="892175" cy="636270"/>
              <wp:effectExtent l="0" t="0" r="0" b="0"/>
              <wp:docPr id="216" name="Рисунок 2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36"/>
                      <pic:cNvPicPr>
                        <a:picLocks noChangeAspect="1" noChangeArrowheads="1"/>
                      </pic:cNvPicPr>
                    </pic:nvPicPr>
                    <pic:blipFill>
                      <a:blip r:embed="rId420"/>
                      <a:srcRect/>
                      <a:stretch>
                        <a:fillRect/>
                      </a:stretch>
                    </pic:blipFill>
                    <pic:spPr bwMode="auto">
                      <a:xfrm>
                        <a:off x="0" y="0"/>
                        <a:ext cx="892175" cy="636270"/>
                      </a:xfrm>
                      <a:prstGeom prst="rect">
                        <a:avLst/>
                      </a:prstGeom>
                      <a:noFill/>
                      <a:ln w="9525">
                        <a:noFill/>
                        <a:miter lim="800000"/>
                        <a:headEnd/>
                        <a:tailEnd/>
                      </a:ln>
                    </pic:spPr>
                  </pic:pic>
                </a:graphicData>
              </a:graphic>
            </wp:inline>
          </w:drawing>
        </w:r>
        <w:r w:rsidRPr="00B72A74" w:rsidDel="00DD75B3">
          <w:rPr>
            <w:szCs w:val="24"/>
          </w:rPr>
          <w:delText xml:space="preserve">, индекс 0 обозначает величины на начало временного шага, </w:delText>
        </w:r>
        <w:r w:rsidRPr="00B72A74" w:rsidDel="00DD75B3">
          <w:rPr>
            <w:szCs w:val="24"/>
          </w:rPr>
          <w:sym w:font="Symbol" w:char="F044"/>
        </w:r>
        <w:r w:rsidRPr="00B72A74" w:rsidDel="00DD75B3">
          <w:rPr>
            <w:i/>
            <w:szCs w:val="24"/>
            <w:lang w:val="en-US"/>
          </w:rPr>
          <w:delText>t</w:delText>
        </w:r>
        <w:r w:rsidRPr="00B72A74" w:rsidDel="00DD75B3">
          <w:rPr>
            <w:szCs w:val="24"/>
          </w:rPr>
          <w:delText xml:space="preserve">— временной шаг. Коэффициент массопередачи </w:delText>
        </w:r>
        <w:r w:rsidRPr="00B72A74" w:rsidDel="00DD75B3">
          <w:rPr>
            <w:i/>
            <w:szCs w:val="24"/>
            <w:lang w:val="en-US"/>
          </w:rPr>
          <w:delText>k</w:delText>
        </w:r>
        <w:r w:rsidRPr="00B72A74" w:rsidDel="00DD75B3">
          <w:rPr>
            <w:szCs w:val="24"/>
            <w:vertAlign w:val="subscript"/>
            <w:lang w:val="en-US"/>
          </w:rPr>
          <w:delText>i</w:delText>
        </w:r>
        <w:r w:rsidRPr="00B72A74" w:rsidDel="00DD75B3">
          <w:rPr>
            <w:szCs w:val="24"/>
          </w:rPr>
          <w:delText xml:space="preserve"> определяется как [</w:delText>
        </w:r>
        <w:r w:rsidR="00FF21EC" w:rsidDel="00DD75B3">
          <w:fldChar w:fldCharType="begin"/>
        </w:r>
        <w:r w:rsidR="001F4747" w:rsidDel="00DD75B3">
          <w:delInstrText xml:space="preserve"> REF _Ref368578171 \r \h  \* MERGEFORMAT </w:delInstrText>
        </w:r>
        <w:r w:rsidR="00FF21EC" w:rsidDel="00DD75B3">
          <w:fldChar w:fldCharType="separate"/>
        </w:r>
        <w:r w:rsidR="00B04480" w:rsidRPr="00B04480" w:rsidDel="00DD75B3">
          <w:rPr>
            <w:szCs w:val="24"/>
          </w:rPr>
          <w:delText>63</w:delText>
        </w:r>
        <w:r w:rsidR="00FF21EC" w:rsidDel="00DD75B3">
          <w:fldChar w:fldCharType="end"/>
        </w:r>
        <w:r w:rsidRPr="00B72A74" w:rsidDel="00DD75B3">
          <w:rPr>
            <w:szCs w:val="24"/>
          </w:rPr>
          <w:delText xml:space="preserve">, </w:delText>
        </w:r>
        <w:r w:rsidR="00FF21EC" w:rsidDel="00DD75B3">
          <w:fldChar w:fldCharType="begin"/>
        </w:r>
        <w:r w:rsidR="001F4747" w:rsidDel="00DD75B3">
          <w:delInstrText xml:space="preserve"> REF _Ref368578190 \r \h  \* MERGEFORMAT </w:delInstrText>
        </w:r>
        <w:r w:rsidR="00FF21EC" w:rsidDel="00DD75B3">
          <w:fldChar w:fldCharType="separate"/>
        </w:r>
        <w:r w:rsidR="00B04480" w:rsidRPr="00B04480" w:rsidDel="00DD75B3">
          <w:rPr>
            <w:szCs w:val="24"/>
          </w:rPr>
          <w:delText>64</w:delText>
        </w:r>
        <w:r w:rsidR="00FF21EC" w:rsidDel="00DD75B3">
          <w:fldChar w:fldCharType="end"/>
        </w:r>
        <w:r w:rsidRPr="00B72A74" w:rsidDel="00DD75B3">
          <w:rPr>
            <w:szCs w:val="24"/>
          </w:rPr>
          <w:delText>]:</w:delText>
        </w:r>
      </w:del>
    </w:p>
    <w:tbl>
      <w:tblPr>
        <w:tblW w:w="0" w:type="auto"/>
        <w:tblInd w:w="648" w:type="dxa"/>
        <w:tblLook w:val="01E0" w:firstRow="1" w:lastRow="1" w:firstColumn="1" w:lastColumn="1" w:noHBand="0" w:noVBand="0"/>
      </w:tblPr>
      <w:tblGrid>
        <w:gridCol w:w="7940"/>
        <w:gridCol w:w="1266"/>
      </w:tblGrid>
      <w:tr w:rsidR="00E5197B" w:rsidRPr="00B72A74" w:rsidDel="00DD75B3" w:rsidTr="00E5197B">
        <w:trPr>
          <w:del w:id="2310" w:author="Шайтан-машина" w:date="2017-01-04T12:59:00Z"/>
        </w:trPr>
        <w:tc>
          <w:tcPr>
            <w:tcW w:w="7940" w:type="dxa"/>
            <w:vAlign w:val="center"/>
          </w:tcPr>
          <w:p w:rsidR="00E5197B" w:rsidRPr="00B72A74" w:rsidDel="00DD75B3" w:rsidRDefault="002F4240" w:rsidP="008B7EC0">
            <w:pPr>
              <w:ind w:firstLine="0"/>
              <w:rPr>
                <w:del w:id="2311" w:author="Шайтан-машина" w:date="2017-01-04T12:59:00Z"/>
                <w:szCs w:val="24"/>
              </w:rPr>
            </w:pPr>
            <w:del w:id="2312" w:author="Шайтан-машина" w:date="2017-01-04T12:59:00Z">
              <w:r>
                <w:rPr>
                  <w:noProof/>
                  <w:position w:val="-32"/>
                  <w:szCs w:val="24"/>
                  <w:lang w:eastAsia="ru-RU"/>
                  <w:rPrChange w:id="2313">
                    <w:rPr>
                      <w:noProof/>
                      <w:lang w:eastAsia="ru-RU"/>
                    </w:rPr>
                  </w:rPrChange>
                </w:rPr>
                <w:drawing>
                  <wp:inline distT="0" distB="0" distL="0" distR="0">
                    <wp:extent cx="789940" cy="467995"/>
                    <wp:effectExtent l="19050" t="0" r="0" b="0"/>
                    <wp:docPr id="217"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421"/>
                            <a:srcRect/>
                            <a:stretch>
                              <a:fillRect/>
                            </a:stretch>
                          </pic:blipFill>
                          <pic:spPr bwMode="auto">
                            <a:xfrm>
                              <a:off x="0" y="0"/>
                              <a:ext cx="789940" cy="467995"/>
                            </a:xfrm>
                            <a:prstGeom prst="rect">
                              <a:avLst/>
                            </a:prstGeom>
                            <a:noFill/>
                            <a:ln w="9525">
                              <a:noFill/>
                              <a:miter lim="800000"/>
                              <a:headEnd/>
                              <a:tailEnd/>
                            </a:ln>
                          </pic:spPr>
                        </pic:pic>
                      </a:graphicData>
                    </a:graphic>
                  </wp:inline>
                </w:drawing>
              </w:r>
              <w:r w:rsidR="00E5197B" w:rsidRPr="00B72A74" w:rsidDel="00DD75B3">
                <w:rPr>
                  <w:szCs w:val="24"/>
                </w:rPr>
                <w:delText>,</w:delText>
              </w:r>
            </w:del>
          </w:p>
          <w:p w:rsidR="00E5197B" w:rsidRPr="00DD75B3" w:rsidDel="00DD75B3" w:rsidRDefault="00E5197B" w:rsidP="00490FF7">
            <w:pPr>
              <w:rPr>
                <w:del w:id="2314" w:author="Шайтан-машина" w:date="2017-01-04T12:59:00Z"/>
              </w:rPr>
            </w:pPr>
          </w:p>
        </w:tc>
        <w:tc>
          <w:tcPr>
            <w:tcW w:w="1266" w:type="dxa"/>
            <w:vAlign w:val="center"/>
          </w:tcPr>
          <w:p w:rsidR="00E5197B" w:rsidRPr="002E146E" w:rsidDel="00DD75B3" w:rsidRDefault="00E5197B" w:rsidP="00E5197B">
            <w:pPr>
              <w:pStyle w:val="affffffffff"/>
              <w:rPr>
                <w:del w:id="2315" w:author="Шайтан-машина" w:date="2017-01-04T12:59:00Z"/>
              </w:rPr>
            </w:pPr>
            <w:bookmarkStart w:id="2316" w:name="_Ref470518027"/>
            <w:del w:id="2317" w:author="Шайтан-машина" w:date="2017-01-04T12:59: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32</w:delText>
              </w:r>
              <w:r w:rsidR="00FF21EC" w:rsidDel="00DD75B3">
                <w:fldChar w:fldCharType="end"/>
              </w:r>
              <w:r w:rsidRPr="002E146E" w:rsidDel="00DD75B3">
                <w:delText>)</w:delText>
              </w:r>
              <w:bookmarkEnd w:id="2316"/>
            </w:del>
          </w:p>
        </w:tc>
      </w:tr>
    </w:tbl>
    <w:p w:rsidR="00B72A74" w:rsidRPr="00B72A74" w:rsidDel="00DD75B3" w:rsidRDefault="00B72A74" w:rsidP="00B72A74">
      <w:pPr>
        <w:ind w:firstLine="0"/>
        <w:rPr>
          <w:del w:id="2318" w:author="Шайтан-машина" w:date="2017-01-04T12:59:00Z"/>
          <w:szCs w:val="24"/>
        </w:rPr>
      </w:pPr>
      <w:del w:id="2319" w:author="Шайтан-машина" w:date="2017-01-04T12:59:00Z">
        <w:r w:rsidRPr="00B72A74" w:rsidDel="00DD75B3">
          <w:rPr>
            <w:szCs w:val="24"/>
          </w:rPr>
          <w:delText xml:space="preserve">где </w:delText>
        </w:r>
      </w:del>
    </w:p>
    <w:p w:rsidR="00B72A74" w:rsidRPr="00B72A74" w:rsidDel="00DD75B3" w:rsidRDefault="00B72A74" w:rsidP="00015DD9">
      <w:pPr>
        <w:rPr>
          <w:del w:id="2320" w:author="Шайтан-машина" w:date="2017-01-04T12:59:00Z"/>
          <w:szCs w:val="24"/>
        </w:rPr>
      </w:pPr>
      <w:del w:id="2321" w:author="Шайтан-машина" w:date="2017-01-04T12:59:00Z">
        <w:r w:rsidRPr="00B72A74" w:rsidDel="00DD75B3">
          <w:rPr>
            <w:szCs w:val="24"/>
            <w:lang w:val="en-US"/>
          </w:rPr>
          <w:delText>Sh</w:delText>
        </w:r>
        <w:r w:rsidRPr="00B72A74" w:rsidDel="00DD75B3">
          <w:rPr>
            <w:szCs w:val="24"/>
          </w:rPr>
          <w:delText xml:space="preserve"> – число Шервуда,</w:delText>
        </w:r>
      </w:del>
    </w:p>
    <w:p w:rsidR="00B72A74" w:rsidRPr="00B72A74" w:rsidDel="00DD75B3" w:rsidRDefault="002F4240" w:rsidP="00015DD9">
      <w:pPr>
        <w:rPr>
          <w:del w:id="2322" w:author="Шайтан-машина" w:date="2017-01-04T12:59:00Z"/>
          <w:szCs w:val="24"/>
        </w:rPr>
      </w:pPr>
      <w:del w:id="2323" w:author="Шайтан-машина" w:date="2017-01-04T12:59:00Z">
        <w:r>
          <w:rPr>
            <w:noProof/>
            <w:position w:val="-6"/>
            <w:szCs w:val="24"/>
            <w:lang w:eastAsia="ru-RU"/>
            <w:rPrChange w:id="2324">
              <w:rPr>
                <w:noProof/>
                <w:lang w:eastAsia="ru-RU"/>
              </w:rPr>
            </w:rPrChange>
          </w:rPr>
          <w:drawing>
            <wp:inline distT="0" distB="0" distL="0" distR="0">
              <wp:extent cx="1353185" cy="197485"/>
              <wp:effectExtent l="19050" t="0" r="0" b="0"/>
              <wp:docPr id="21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422"/>
                      <a:srcRect/>
                      <a:stretch>
                        <a:fillRect/>
                      </a:stretch>
                    </pic:blipFill>
                    <pic:spPr bwMode="auto">
                      <a:xfrm>
                        <a:off x="0" y="0"/>
                        <a:ext cx="1353185" cy="197485"/>
                      </a:xfrm>
                      <a:prstGeom prst="rect">
                        <a:avLst/>
                      </a:prstGeom>
                      <a:noFill/>
                      <a:ln w="9525">
                        <a:noFill/>
                        <a:miter lim="800000"/>
                        <a:headEnd/>
                        <a:tailEnd/>
                      </a:ln>
                    </pic:spPr>
                  </pic:pic>
                </a:graphicData>
              </a:graphic>
            </wp:inline>
          </w:drawing>
        </w:r>
        <w:r w:rsidR="00B72A74" w:rsidRPr="00B72A74" w:rsidDel="00DD75B3">
          <w:rPr>
            <w:szCs w:val="24"/>
          </w:rPr>
          <w:delText>,</w:delText>
        </w:r>
      </w:del>
    </w:p>
    <w:p w:rsidR="00B72A74" w:rsidRPr="00B72A74" w:rsidDel="00DD75B3" w:rsidRDefault="00B72A74" w:rsidP="00015DD9">
      <w:pPr>
        <w:rPr>
          <w:del w:id="2325" w:author="Шайтан-машина" w:date="2017-01-04T12:59:00Z"/>
          <w:szCs w:val="24"/>
        </w:rPr>
      </w:pPr>
      <w:del w:id="2326" w:author="Шайтан-машина" w:date="2017-01-04T12:59:00Z">
        <w:r w:rsidRPr="00B72A74" w:rsidDel="00DD75B3">
          <w:rPr>
            <w:szCs w:val="24"/>
            <w:lang w:val="en-US"/>
          </w:rPr>
          <w:delText>Re</w:delText>
        </w:r>
        <w:r w:rsidRPr="00B72A74" w:rsidDel="00DD75B3">
          <w:rPr>
            <w:szCs w:val="24"/>
          </w:rPr>
          <w:delText xml:space="preserve"> – число Рейнольдса,</w:delText>
        </w:r>
      </w:del>
    </w:p>
    <w:p w:rsidR="00B72A74" w:rsidRPr="00B72A74" w:rsidDel="00DD75B3" w:rsidRDefault="00B72A74" w:rsidP="00015DD9">
      <w:pPr>
        <w:rPr>
          <w:del w:id="2327" w:author="Шайтан-машина" w:date="2017-01-04T12:59:00Z"/>
          <w:szCs w:val="24"/>
        </w:rPr>
      </w:pPr>
      <w:del w:id="2328" w:author="Шайтан-машина" w:date="2017-01-04T12:59:00Z">
        <w:r w:rsidRPr="00B72A74" w:rsidDel="00DD75B3">
          <w:rPr>
            <w:szCs w:val="24"/>
            <w:lang w:val="en-US"/>
          </w:rPr>
          <w:delText>Sc</w:delText>
        </w:r>
        <w:r w:rsidRPr="00B72A74" w:rsidDel="00DD75B3">
          <w:rPr>
            <w:szCs w:val="24"/>
          </w:rPr>
          <w:delText xml:space="preserve"> – число Шмидта,</w:delText>
        </w:r>
      </w:del>
    </w:p>
    <w:p w:rsidR="00B72A74" w:rsidRPr="00B72A74" w:rsidDel="00DD75B3" w:rsidRDefault="00B72A74" w:rsidP="00015DD9">
      <w:pPr>
        <w:rPr>
          <w:del w:id="2329" w:author="Шайтан-машина" w:date="2017-01-04T12:59:00Z"/>
          <w:szCs w:val="24"/>
        </w:rPr>
      </w:pPr>
      <w:del w:id="2330" w:author="Шайтан-машина" w:date="2017-01-04T12:59:00Z">
        <w:r w:rsidRPr="00B72A74" w:rsidDel="00DD75B3">
          <w:rPr>
            <w:szCs w:val="24"/>
          </w:rPr>
          <w:delText xml:space="preserve">при конденсации паров ПД на частицах </w:delText>
        </w:r>
        <w:r w:rsidRPr="00B72A74" w:rsidDel="00DD75B3">
          <w:rPr>
            <w:szCs w:val="24"/>
            <w:lang w:val="en-US"/>
          </w:rPr>
          <w:delText>Sh</w:delText>
        </w:r>
        <w:r w:rsidRPr="00B72A74" w:rsidDel="00DD75B3">
          <w:rPr>
            <w:szCs w:val="24"/>
          </w:rPr>
          <w:delText>=2 [</w:delText>
        </w:r>
        <w:r w:rsidR="00FF21EC" w:rsidDel="00DD75B3">
          <w:fldChar w:fldCharType="begin"/>
        </w:r>
        <w:r w:rsidR="001F4747" w:rsidDel="00DD75B3">
          <w:delInstrText xml:space="preserve"> REF _Ref368578190 \r \h  \* MERGEFORMAT </w:delInstrText>
        </w:r>
        <w:r w:rsidR="00FF21EC" w:rsidDel="00DD75B3">
          <w:fldChar w:fldCharType="separate"/>
        </w:r>
        <w:r w:rsidR="00B04480" w:rsidRPr="00B04480" w:rsidDel="00DD75B3">
          <w:rPr>
            <w:szCs w:val="24"/>
          </w:rPr>
          <w:delText>64</w:delText>
        </w:r>
        <w:r w:rsidR="00FF21EC" w:rsidDel="00DD75B3">
          <w:fldChar w:fldCharType="end"/>
        </w:r>
        <w:r w:rsidRPr="00B72A74" w:rsidDel="00DD75B3">
          <w:rPr>
            <w:szCs w:val="24"/>
          </w:rPr>
          <w:delText>],</w:delText>
        </w:r>
      </w:del>
    </w:p>
    <w:p w:rsidR="00B72A74" w:rsidRPr="00B72A74" w:rsidDel="00DD75B3" w:rsidRDefault="00B72A74" w:rsidP="00015DD9">
      <w:pPr>
        <w:rPr>
          <w:del w:id="2331" w:author="Шайтан-машина" w:date="2017-01-04T12:59:00Z"/>
          <w:szCs w:val="24"/>
        </w:rPr>
      </w:pPr>
      <w:del w:id="2332" w:author="Шайтан-машина" w:date="2017-01-04T12:59:00Z">
        <w:r w:rsidRPr="00B72A74" w:rsidDel="00DD75B3">
          <w:rPr>
            <w:i/>
            <w:szCs w:val="24"/>
            <w:lang w:val="en-US"/>
          </w:rPr>
          <w:delText>D</w:delText>
        </w:r>
        <w:r w:rsidRPr="00B72A74" w:rsidDel="00DD75B3">
          <w:rPr>
            <w:szCs w:val="24"/>
            <w:vertAlign w:val="subscript"/>
            <w:lang w:val="en-US"/>
          </w:rPr>
          <w:delText>st</w:delText>
        </w:r>
        <w:r w:rsidRPr="00B72A74" w:rsidDel="00DD75B3">
          <w:rPr>
            <w:szCs w:val="24"/>
            <w:vertAlign w:val="subscript"/>
          </w:rPr>
          <w:delText>,</w:delText>
        </w:r>
        <w:r w:rsidRPr="00B72A74" w:rsidDel="00DD75B3">
          <w:rPr>
            <w:szCs w:val="24"/>
            <w:vertAlign w:val="subscript"/>
            <w:lang w:val="en-US"/>
          </w:rPr>
          <w:delText>a</w:delText>
        </w:r>
        <w:r w:rsidRPr="00B72A74" w:rsidDel="00DD75B3">
          <w:rPr>
            <w:szCs w:val="24"/>
          </w:rPr>
          <w:delText>— коэффициент диффузии паровоздушной смеси, а</w:delText>
        </w:r>
      </w:del>
    </w:p>
    <w:tbl>
      <w:tblPr>
        <w:tblW w:w="9206" w:type="dxa"/>
        <w:tblInd w:w="648" w:type="dxa"/>
        <w:tblLook w:val="01E0" w:firstRow="1" w:lastRow="1" w:firstColumn="1" w:lastColumn="1" w:noHBand="0" w:noVBand="0"/>
      </w:tblPr>
      <w:tblGrid>
        <w:gridCol w:w="7943"/>
        <w:gridCol w:w="1263"/>
      </w:tblGrid>
      <w:tr w:rsidR="00E5197B" w:rsidRPr="00B72A74" w:rsidDel="00DD75B3" w:rsidTr="00E5197B">
        <w:trPr>
          <w:del w:id="2333" w:author="Шайтан-машина" w:date="2017-01-04T12:59:00Z"/>
        </w:trPr>
        <w:tc>
          <w:tcPr>
            <w:tcW w:w="7943" w:type="dxa"/>
            <w:vAlign w:val="center"/>
          </w:tcPr>
          <w:p w:rsidR="00E5197B" w:rsidRPr="00B72A74" w:rsidDel="00DD75B3" w:rsidRDefault="002F4240" w:rsidP="00162475">
            <w:pPr>
              <w:ind w:firstLine="203"/>
              <w:rPr>
                <w:del w:id="2334" w:author="Шайтан-машина" w:date="2017-01-04T12:59:00Z"/>
              </w:rPr>
            </w:pPr>
            <w:bookmarkStart w:id="2335" w:name="_Ref436668270"/>
            <w:del w:id="2336" w:author="Шайтан-машина" w:date="2017-01-04T12:59:00Z">
              <w:r>
                <w:rPr>
                  <w:noProof/>
                  <w:position w:val="-70"/>
                  <w:lang w:eastAsia="ru-RU"/>
                  <w:rPrChange w:id="2337">
                    <w:rPr>
                      <w:noProof/>
                      <w:lang w:eastAsia="ru-RU"/>
                    </w:rPr>
                  </w:rPrChange>
                </w:rPr>
                <w:drawing>
                  <wp:inline distT="0" distB="0" distL="0" distR="0">
                    <wp:extent cx="1068070" cy="665480"/>
                    <wp:effectExtent l="19050" t="0" r="0" b="0"/>
                    <wp:docPr id="21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423"/>
                            <a:srcRect/>
                            <a:stretch>
                              <a:fillRect/>
                            </a:stretch>
                          </pic:blipFill>
                          <pic:spPr bwMode="auto">
                            <a:xfrm>
                              <a:off x="0" y="0"/>
                              <a:ext cx="1068070" cy="665480"/>
                            </a:xfrm>
                            <a:prstGeom prst="rect">
                              <a:avLst/>
                            </a:prstGeom>
                            <a:noFill/>
                            <a:ln w="9525">
                              <a:noFill/>
                              <a:miter lim="800000"/>
                              <a:headEnd/>
                              <a:tailEnd/>
                            </a:ln>
                          </pic:spPr>
                        </pic:pic>
                      </a:graphicData>
                    </a:graphic>
                  </wp:inline>
                </w:drawing>
              </w:r>
              <w:r w:rsidR="00E5197B" w:rsidRPr="00B72A74" w:rsidDel="00DD75B3">
                <w:delText>,</w:delText>
              </w:r>
            </w:del>
          </w:p>
        </w:tc>
        <w:tc>
          <w:tcPr>
            <w:tcW w:w="1263" w:type="dxa"/>
            <w:vAlign w:val="center"/>
          </w:tcPr>
          <w:p w:rsidR="00E5197B" w:rsidRPr="002E146E" w:rsidDel="00DD75B3" w:rsidRDefault="00E5197B" w:rsidP="00E5197B">
            <w:pPr>
              <w:pStyle w:val="affffffffff"/>
              <w:rPr>
                <w:del w:id="2338" w:author="Шайтан-машина" w:date="2017-01-04T12:59:00Z"/>
              </w:rPr>
            </w:pPr>
            <w:del w:id="2339" w:author="Шайтан-машина" w:date="2017-01-04T12:59: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33</w:delText>
              </w:r>
              <w:r w:rsidR="00FF21EC" w:rsidDel="00DD75B3">
                <w:fldChar w:fldCharType="end"/>
              </w:r>
              <w:r w:rsidRPr="002E146E" w:rsidDel="00DD75B3">
                <w:delText>)</w:delText>
              </w:r>
            </w:del>
          </w:p>
        </w:tc>
      </w:tr>
    </w:tbl>
    <w:bookmarkEnd w:id="2335"/>
    <w:p w:rsidR="00B72A74" w:rsidRPr="00B72A74" w:rsidDel="00DD75B3" w:rsidRDefault="00B72A74" w:rsidP="00B72A74">
      <w:pPr>
        <w:ind w:firstLine="0"/>
        <w:rPr>
          <w:del w:id="2340" w:author="Шайтан-машина" w:date="2017-01-04T12:59:00Z"/>
          <w:szCs w:val="24"/>
        </w:rPr>
      </w:pPr>
      <w:del w:id="2341" w:author="Шайтан-машина" w:date="2017-01-04T12:59:00Z">
        <w:r w:rsidRPr="00B72A74" w:rsidDel="00DD75B3">
          <w:rPr>
            <w:szCs w:val="24"/>
          </w:rPr>
          <w:delText xml:space="preserve">где </w:delText>
        </w:r>
        <w:r w:rsidRPr="00B72A74" w:rsidDel="00DD75B3">
          <w:rPr>
            <w:i/>
            <w:szCs w:val="24"/>
            <w:lang w:val="en-US"/>
          </w:rPr>
          <w:delText>y</w:delText>
        </w:r>
        <w:r w:rsidRPr="00B72A74" w:rsidDel="00DD75B3">
          <w:rPr>
            <w:szCs w:val="24"/>
            <w:vertAlign w:val="subscript"/>
            <w:lang w:val="en-US"/>
          </w:rPr>
          <w:delText>k</w:delText>
        </w:r>
        <w:r w:rsidRPr="00B72A74" w:rsidDel="00DD75B3">
          <w:rPr>
            <w:szCs w:val="24"/>
          </w:rPr>
          <w:delText xml:space="preserve">— молярная доля </w:delText>
        </w:r>
        <w:r w:rsidRPr="00B72A74" w:rsidDel="00DD75B3">
          <w:rPr>
            <w:i/>
            <w:szCs w:val="24"/>
          </w:rPr>
          <w:delText>к</w:delText>
        </w:r>
        <w:r w:rsidRPr="00B72A74" w:rsidDel="00DD75B3">
          <w:rPr>
            <w:szCs w:val="24"/>
          </w:rPr>
          <w:delText xml:space="preserve">-ой фракции ПД, </w:delText>
        </w:r>
        <w:r w:rsidRPr="00B72A74" w:rsidDel="00DD75B3">
          <w:rPr>
            <w:szCs w:val="24"/>
            <w:lang w:val="en-US"/>
          </w:rPr>
          <w:delText>y</w:delText>
        </w:r>
        <w:r w:rsidRPr="00B72A74" w:rsidDel="00DD75B3">
          <w:rPr>
            <w:szCs w:val="24"/>
            <w:vertAlign w:val="subscript"/>
            <w:lang w:val="en-US"/>
          </w:rPr>
          <w:delText>n</w:delText>
        </w:r>
        <w:r w:rsidRPr="00B72A74" w:rsidDel="00DD75B3">
          <w:rPr>
            <w:szCs w:val="24"/>
          </w:rPr>
          <w:delText xml:space="preserve">— молярная доля паровоздушной среды, </w:delText>
        </w:r>
        <w:r w:rsidRPr="00B72A74" w:rsidDel="00DD75B3">
          <w:rPr>
            <w:i/>
            <w:szCs w:val="24"/>
            <w:lang w:val="en-US"/>
          </w:rPr>
          <w:delText>D</w:delText>
        </w:r>
        <w:r w:rsidRPr="00B72A74" w:rsidDel="00DD75B3">
          <w:rPr>
            <w:szCs w:val="24"/>
            <w:vertAlign w:val="subscript"/>
            <w:lang w:val="en-US"/>
          </w:rPr>
          <w:delText>k</w:delText>
        </w:r>
        <w:r w:rsidRPr="00B72A74" w:rsidDel="00DD75B3">
          <w:rPr>
            <w:szCs w:val="24"/>
            <w:vertAlign w:val="subscript"/>
          </w:rPr>
          <w:delText>,</w:delText>
        </w:r>
        <w:r w:rsidRPr="00B72A74" w:rsidDel="00DD75B3">
          <w:rPr>
            <w:szCs w:val="24"/>
            <w:vertAlign w:val="subscript"/>
            <w:lang w:val="en-US"/>
          </w:rPr>
          <w:delText>n</w:delText>
        </w:r>
        <w:r w:rsidRPr="00B72A74" w:rsidDel="00DD75B3">
          <w:rPr>
            <w:szCs w:val="24"/>
          </w:rPr>
          <w:delText xml:space="preserve">— коэффициент бинарной диффузии </w:delText>
        </w:r>
        <w:r w:rsidRPr="00B72A74" w:rsidDel="00DD75B3">
          <w:rPr>
            <w:i/>
            <w:szCs w:val="24"/>
          </w:rPr>
          <w:delText>к</w:delText>
        </w:r>
        <w:r w:rsidRPr="00B72A74" w:rsidDel="00DD75B3">
          <w:rPr>
            <w:szCs w:val="24"/>
          </w:rPr>
          <w:delText>-ой фракции ПД в паровоздушной среде определяется как [</w:delText>
        </w:r>
        <w:r w:rsidR="00FF21EC" w:rsidDel="00DD75B3">
          <w:fldChar w:fldCharType="begin"/>
        </w:r>
        <w:r w:rsidR="001F4747" w:rsidDel="00DD75B3">
          <w:delInstrText xml:space="preserve"> REF _Ref368578252 \r \h  \* MERGEFORMAT </w:delInstrText>
        </w:r>
        <w:r w:rsidR="00FF21EC" w:rsidDel="00DD75B3">
          <w:fldChar w:fldCharType="separate"/>
        </w:r>
        <w:r w:rsidR="00B04480" w:rsidRPr="00B04480" w:rsidDel="00DD75B3">
          <w:rPr>
            <w:szCs w:val="24"/>
          </w:rPr>
          <w:delText>65</w:delText>
        </w:r>
        <w:r w:rsidR="00FF21EC" w:rsidDel="00DD75B3">
          <w:fldChar w:fldCharType="end"/>
        </w:r>
        <w:r w:rsidRPr="00B72A74" w:rsidDel="00DD75B3">
          <w:rPr>
            <w:szCs w:val="24"/>
          </w:rPr>
          <w:delText>]</w:delText>
        </w:r>
      </w:del>
    </w:p>
    <w:tbl>
      <w:tblPr>
        <w:tblW w:w="9206" w:type="dxa"/>
        <w:tblInd w:w="648" w:type="dxa"/>
        <w:tblLook w:val="01E0" w:firstRow="1" w:lastRow="1" w:firstColumn="1" w:lastColumn="1" w:noHBand="0" w:noVBand="0"/>
      </w:tblPr>
      <w:tblGrid>
        <w:gridCol w:w="7959"/>
        <w:gridCol w:w="1247"/>
      </w:tblGrid>
      <w:tr w:rsidR="00E5197B" w:rsidRPr="00B72A74" w:rsidDel="00DD75B3" w:rsidTr="00E5197B">
        <w:trPr>
          <w:del w:id="2342" w:author="Шайтан-машина" w:date="2017-01-04T12:59:00Z"/>
        </w:trPr>
        <w:tc>
          <w:tcPr>
            <w:tcW w:w="7959" w:type="dxa"/>
            <w:vAlign w:val="center"/>
          </w:tcPr>
          <w:p w:rsidR="00E5197B" w:rsidRPr="00B72A74" w:rsidDel="00DD75B3" w:rsidRDefault="002F4240" w:rsidP="00162475">
            <w:pPr>
              <w:ind w:firstLine="203"/>
              <w:rPr>
                <w:del w:id="2343" w:author="Шайтан-машина" w:date="2017-01-04T12:59:00Z"/>
              </w:rPr>
            </w:pPr>
            <w:del w:id="2344" w:author="Шайтан-машина" w:date="2017-01-04T12:59:00Z">
              <w:r>
                <w:rPr>
                  <w:noProof/>
                  <w:position w:val="-40"/>
                  <w:lang w:eastAsia="ru-RU"/>
                  <w:rPrChange w:id="2345">
                    <w:rPr>
                      <w:noProof/>
                      <w:lang w:eastAsia="ru-RU"/>
                    </w:rPr>
                  </w:rPrChange>
                </w:rPr>
                <w:drawing>
                  <wp:inline distT="0" distB="0" distL="0" distR="0">
                    <wp:extent cx="1704340" cy="739140"/>
                    <wp:effectExtent l="19050" t="0" r="0" b="0"/>
                    <wp:docPr id="220" name="Рисунок 2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48"/>
                            <pic:cNvPicPr>
                              <a:picLocks noChangeAspect="1" noChangeArrowheads="1"/>
                            </pic:cNvPicPr>
                          </pic:nvPicPr>
                          <pic:blipFill>
                            <a:blip r:embed="rId424"/>
                            <a:srcRect/>
                            <a:stretch>
                              <a:fillRect/>
                            </a:stretch>
                          </pic:blipFill>
                          <pic:spPr bwMode="auto">
                            <a:xfrm>
                              <a:off x="0" y="0"/>
                              <a:ext cx="1704340" cy="739140"/>
                            </a:xfrm>
                            <a:prstGeom prst="rect">
                              <a:avLst/>
                            </a:prstGeom>
                            <a:noFill/>
                            <a:ln w="9525">
                              <a:noFill/>
                              <a:miter lim="800000"/>
                              <a:headEnd/>
                              <a:tailEnd/>
                            </a:ln>
                          </pic:spPr>
                        </pic:pic>
                      </a:graphicData>
                    </a:graphic>
                  </wp:inline>
                </w:drawing>
              </w:r>
              <w:r w:rsidR="00E5197B" w:rsidRPr="00B72A74" w:rsidDel="00DD75B3">
                <w:delText>,</w:delText>
              </w:r>
            </w:del>
          </w:p>
        </w:tc>
        <w:tc>
          <w:tcPr>
            <w:tcW w:w="1247" w:type="dxa"/>
            <w:vAlign w:val="center"/>
          </w:tcPr>
          <w:p w:rsidR="00E5197B" w:rsidRPr="002E146E" w:rsidDel="00DD75B3" w:rsidRDefault="00E5197B" w:rsidP="00E5197B">
            <w:pPr>
              <w:pStyle w:val="affffffffff"/>
              <w:rPr>
                <w:del w:id="2346" w:author="Шайтан-машина" w:date="2017-01-04T12:59:00Z"/>
              </w:rPr>
            </w:pPr>
            <w:del w:id="2347" w:author="Шайтан-машина" w:date="2017-01-04T12:59: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34</w:delText>
              </w:r>
              <w:r w:rsidR="00FF21EC" w:rsidDel="00DD75B3">
                <w:fldChar w:fldCharType="end"/>
              </w:r>
              <w:r w:rsidRPr="002E146E" w:rsidDel="00DD75B3">
                <w:delText>)</w:delText>
              </w:r>
            </w:del>
          </w:p>
        </w:tc>
      </w:tr>
    </w:tbl>
    <w:p w:rsidR="00B72A74" w:rsidRPr="00B72A74" w:rsidDel="00DD75B3" w:rsidRDefault="00B72A74" w:rsidP="00B72A74">
      <w:pPr>
        <w:ind w:firstLine="0"/>
        <w:rPr>
          <w:del w:id="2348" w:author="Шайтан-машина" w:date="2017-01-04T12:59:00Z"/>
          <w:szCs w:val="24"/>
        </w:rPr>
      </w:pPr>
      <w:del w:id="2349" w:author="Шайтан-машина" w:date="2017-01-04T12:59:00Z">
        <w:r w:rsidRPr="00B72A74" w:rsidDel="00DD75B3">
          <w:rPr>
            <w:szCs w:val="24"/>
          </w:rPr>
          <w:delText xml:space="preserve">где </w:delText>
        </w:r>
        <w:r w:rsidRPr="00B72A74" w:rsidDel="00DD75B3">
          <w:rPr>
            <w:i/>
            <w:szCs w:val="24"/>
            <w:lang w:val="en-US"/>
          </w:rPr>
          <w:delText>P</w:delText>
        </w:r>
        <w:r w:rsidRPr="00B72A74" w:rsidDel="00DD75B3">
          <w:rPr>
            <w:szCs w:val="24"/>
          </w:rPr>
          <w:delText xml:space="preserve"> — давление в системе, а </w:delText>
        </w:r>
        <w:r w:rsidR="002F4240">
          <w:rPr>
            <w:noProof/>
            <w:position w:val="-12"/>
            <w:szCs w:val="24"/>
            <w:lang w:eastAsia="ru-RU"/>
            <w:rPrChange w:id="2350">
              <w:rPr>
                <w:noProof/>
                <w:lang w:eastAsia="ru-RU"/>
              </w:rPr>
            </w:rPrChange>
          </w:rPr>
          <w:drawing>
            <wp:inline distT="0" distB="0" distL="0" distR="0">
              <wp:extent cx="102235" cy="205105"/>
              <wp:effectExtent l="19050" t="0" r="0" b="0"/>
              <wp:docPr id="221" name="Рисунок 2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50"/>
                      <pic:cNvPicPr>
                        <a:picLocks noChangeAspect="1" noChangeArrowheads="1"/>
                      </pic:cNvPicPr>
                    </pic:nvPicPr>
                    <pic:blipFill>
                      <a:blip r:embed="rId425"/>
                      <a:srcRect/>
                      <a:stretch>
                        <a:fillRect/>
                      </a:stretch>
                    </pic:blipFill>
                    <pic:spPr bwMode="auto">
                      <a:xfrm>
                        <a:off x="0" y="0"/>
                        <a:ext cx="102235" cy="205105"/>
                      </a:xfrm>
                      <a:prstGeom prst="rect">
                        <a:avLst/>
                      </a:prstGeom>
                      <a:noFill/>
                      <a:ln w="9525">
                        <a:noFill/>
                        <a:miter lim="800000"/>
                        <a:headEnd/>
                        <a:tailEnd/>
                      </a:ln>
                    </pic:spPr>
                  </pic:pic>
                </a:graphicData>
              </a:graphic>
            </wp:inline>
          </w:drawing>
        </w:r>
        <w:r w:rsidRPr="00B72A74" w:rsidDel="00DD75B3">
          <w:rPr>
            <w:szCs w:val="24"/>
          </w:rPr>
          <w:delText xml:space="preserve"> — коэффициент диффузии </w:delText>
        </w:r>
        <w:r w:rsidRPr="00B72A74" w:rsidDel="00DD75B3">
          <w:rPr>
            <w:i/>
            <w:szCs w:val="24"/>
          </w:rPr>
          <w:delText>к</w:delText>
        </w:r>
        <w:r w:rsidRPr="00B72A74" w:rsidDel="00DD75B3">
          <w:rPr>
            <w:szCs w:val="24"/>
          </w:rPr>
          <w:delText>-ой фракции (приведены в [</w:delText>
        </w:r>
        <w:r w:rsidR="00FF21EC" w:rsidDel="00DD75B3">
          <w:fldChar w:fldCharType="begin"/>
        </w:r>
        <w:r w:rsidR="001F4747" w:rsidDel="00DD75B3">
          <w:delInstrText xml:space="preserve"> REF _Ref368577269 \r \h  \* MERGEFORMAT </w:delInstrText>
        </w:r>
        <w:r w:rsidR="00FF21EC" w:rsidDel="00DD75B3">
          <w:fldChar w:fldCharType="separate"/>
        </w:r>
        <w:r w:rsidR="00B04480" w:rsidRPr="00B04480" w:rsidDel="00DD75B3">
          <w:rPr>
            <w:szCs w:val="24"/>
          </w:rPr>
          <w:delText>53</w:delText>
        </w:r>
        <w:r w:rsidR="00FF21EC" w:rsidDel="00DD75B3">
          <w:fldChar w:fldCharType="end"/>
        </w:r>
        <w:r w:rsidRPr="00B72A74" w:rsidDel="00DD75B3">
          <w:rPr>
            <w:szCs w:val="24"/>
          </w:rPr>
          <w:delText>]).</w:delText>
        </w:r>
      </w:del>
    </w:p>
    <w:p w:rsidR="00B72A74" w:rsidRPr="00B72A74" w:rsidDel="00DD75B3" w:rsidRDefault="00B72A74" w:rsidP="00B72A74">
      <w:pPr>
        <w:rPr>
          <w:del w:id="2351" w:author="Шайтан-машина" w:date="2017-01-04T12:59:00Z"/>
          <w:szCs w:val="24"/>
        </w:rPr>
      </w:pPr>
      <w:del w:id="2352" w:author="Шайтан-машина" w:date="2017-01-04T12:59:00Z">
        <w:r w:rsidRPr="00B72A74" w:rsidDel="00DD75B3">
          <w:rPr>
            <w:szCs w:val="24"/>
          </w:rPr>
          <w:delText xml:space="preserve">Концентрация </w:delText>
        </w:r>
        <w:r w:rsidRPr="00B72A74" w:rsidDel="00DD75B3">
          <w:rPr>
            <w:i/>
            <w:szCs w:val="24"/>
          </w:rPr>
          <w:delText>i</w:delText>
        </w:r>
        <w:r w:rsidRPr="00B72A74" w:rsidDel="00DD75B3">
          <w:rPr>
            <w:szCs w:val="24"/>
          </w:rPr>
          <w:delText>-ой фракции на линии насыщения определяется следующим образом</w:delText>
        </w:r>
      </w:del>
    </w:p>
    <w:tbl>
      <w:tblPr>
        <w:tblW w:w="9206" w:type="dxa"/>
        <w:tblInd w:w="648" w:type="dxa"/>
        <w:tblLook w:val="01E0" w:firstRow="1" w:lastRow="1" w:firstColumn="1" w:lastColumn="1" w:noHBand="0" w:noVBand="0"/>
      </w:tblPr>
      <w:tblGrid>
        <w:gridCol w:w="7942"/>
        <w:gridCol w:w="1264"/>
      </w:tblGrid>
      <w:tr w:rsidR="00E5197B" w:rsidRPr="00B72A74" w:rsidDel="00DD75B3" w:rsidTr="00E5197B">
        <w:trPr>
          <w:del w:id="2353" w:author="Шайтан-машина" w:date="2017-01-04T12:59:00Z"/>
        </w:trPr>
        <w:tc>
          <w:tcPr>
            <w:tcW w:w="7942" w:type="dxa"/>
            <w:vAlign w:val="center"/>
          </w:tcPr>
          <w:p w:rsidR="00E5197B" w:rsidRPr="00DD75B3" w:rsidDel="00DD75B3" w:rsidRDefault="002F4240" w:rsidP="00162475">
            <w:pPr>
              <w:pStyle w:val="1-6"/>
              <w:ind w:firstLine="203"/>
              <w:rPr>
                <w:del w:id="2354" w:author="Шайтан-машина" w:date="2017-01-04T12:59:00Z"/>
              </w:rPr>
            </w:pPr>
            <w:del w:id="2355" w:author="Шайтан-машина" w:date="2017-01-04T12:59:00Z">
              <w:r>
                <w:rPr>
                  <w:noProof/>
                  <w:position w:val="-30"/>
                  <w:rPrChange w:id="2356">
                    <w:rPr>
                      <w:noProof/>
                    </w:rPr>
                  </w:rPrChange>
                </w:rPr>
                <w:drawing>
                  <wp:inline distT="0" distB="0" distL="0" distR="0">
                    <wp:extent cx="965835" cy="467995"/>
                    <wp:effectExtent l="0" t="0" r="0" b="0"/>
                    <wp:docPr id="22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39"/>
                            <a:srcRect/>
                            <a:stretch>
                              <a:fillRect/>
                            </a:stretch>
                          </pic:blipFill>
                          <pic:spPr bwMode="auto">
                            <a:xfrm>
                              <a:off x="0" y="0"/>
                              <a:ext cx="965835" cy="467995"/>
                            </a:xfrm>
                            <a:prstGeom prst="rect">
                              <a:avLst/>
                            </a:prstGeom>
                            <a:noFill/>
                            <a:ln w="9525">
                              <a:noFill/>
                              <a:miter lim="800000"/>
                              <a:headEnd/>
                              <a:tailEnd/>
                            </a:ln>
                          </pic:spPr>
                        </pic:pic>
                      </a:graphicData>
                    </a:graphic>
                  </wp:inline>
                </w:drawing>
              </w:r>
              <w:r w:rsidR="00E5197B" w:rsidRPr="00DD75B3" w:rsidDel="00DD75B3">
                <w:delText>.</w:delText>
              </w:r>
            </w:del>
          </w:p>
        </w:tc>
        <w:tc>
          <w:tcPr>
            <w:tcW w:w="1264" w:type="dxa"/>
            <w:vAlign w:val="center"/>
          </w:tcPr>
          <w:p w:rsidR="00E5197B" w:rsidRPr="002E146E" w:rsidDel="00DD75B3" w:rsidRDefault="00E5197B" w:rsidP="00E5197B">
            <w:pPr>
              <w:pStyle w:val="affffffffff"/>
              <w:rPr>
                <w:del w:id="2357" w:author="Шайтан-машина" w:date="2017-01-04T12:59:00Z"/>
              </w:rPr>
            </w:pPr>
            <w:del w:id="2358" w:author="Шайтан-машина" w:date="2017-01-04T12:59: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35</w:delText>
              </w:r>
              <w:r w:rsidR="00FF21EC" w:rsidDel="00DD75B3">
                <w:fldChar w:fldCharType="end"/>
              </w:r>
              <w:r w:rsidRPr="002E146E" w:rsidDel="00DD75B3">
                <w:delText>)</w:delText>
              </w:r>
            </w:del>
          </w:p>
        </w:tc>
      </w:tr>
    </w:tbl>
    <w:p w:rsidR="00B72A74" w:rsidRPr="00B72A74" w:rsidDel="00DD75B3" w:rsidRDefault="00B72A74" w:rsidP="00B72A74">
      <w:pPr>
        <w:pStyle w:val="af3"/>
        <w:rPr>
          <w:del w:id="2359" w:author="Шайтан-машина" w:date="2017-01-04T12:59:00Z"/>
          <w:szCs w:val="24"/>
          <w:lang w:eastAsia="en-US"/>
        </w:rPr>
      </w:pPr>
      <w:del w:id="2360" w:author="Шайтан-машина" w:date="2017-01-04T12:59:00Z">
        <w:r w:rsidRPr="00B72A74" w:rsidDel="00DD75B3">
          <w:rPr>
            <w:szCs w:val="24"/>
            <w:lang w:eastAsia="en-US"/>
          </w:rPr>
          <w:delText xml:space="preserve">Давление пара </w:delText>
        </w:r>
        <w:r w:rsidRPr="00B72A74" w:rsidDel="00DD75B3">
          <w:rPr>
            <w:szCs w:val="24"/>
          </w:rPr>
          <w:delText>определяется</w:delText>
        </w:r>
        <w:r w:rsidRPr="00B72A74" w:rsidDel="00DD75B3">
          <w:rPr>
            <w:szCs w:val="24"/>
            <w:lang w:eastAsia="en-US"/>
          </w:rPr>
          <w:delText xml:space="preserve"> формулой</w:delText>
        </w:r>
      </w:del>
    </w:p>
    <w:tbl>
      <w:tblPr>
        <w:tblW w:w="9206" w:type="dxa"/>
        <w:tblInd w:w="648" w:type="dxa"/>
        <w:tblLook w:val="01E0" w:firstRow="1" w:lastRow="1" w:firstColumn="1" w:lastColumn="1" w:noHBand="0" w:noVBand="0"/>
      </w:tblPr>
      <w:tblGrid>
        <w:gridCol w:w="7841"/>
        <w:gridCol w:w="1365"/>
      </w:tblGrid>
      <w:tr w:rsidR="00E5197B" w:rsidRPr="00B72A74" w:rsidDel="00DD75B3" w:rsidTr="00E5197B">
        <w:trPr>
          <w:del w:id="2361" w:author="Шайтан-машина" w:date="2017-01-04T12:59:00Z"/>
        </w:trPr>
        <w:tc>
          <w:tcPr>
            <w:tcW w:w="7917" w:type="dxa"/>
            <w:vAlign w:val="center"/>
          </w:tcPr>
          <w:p w:rsidR="00E5197B" w:rsidRPr="00DD75B3" w:rsidDel="00DD75B3" w:rsidRDefault="002F4240" w:rsidP="00162475">
            <w:pPr>
              <w:pStyle w:val="1-6"/>
              <w:ind w:firstLine="203"/>
              <w:rPr>
                <w:del w:id="2362" w:author="Шайтан-машина" w:date="2017-01-04T12:59:00Z"/>
              </w:rPr>
            </w:pPr>
            <w:del w:id="2363" w:author="Шайтан-машина" w:date="2017-01-04T12:59:00Z">
              <w:r>
                <w:rPr>
                  <w:noProof/>
                  <w:position w:val="-14"/>
                  <w:rPrChange w:id="2364">
                    <w:rPr>
                      <w:noProof/>
                    </w:rPr>
                  </w:rPrChange>
                </w:rPr>
                <w:drawing>
                  <wp:inline distT="0" distB="0" distL="0" distR="0">
                    <wp:extent cx="1799590" cy="248920"/>
                    <wp:effectExtent l="19050" t="0" r="0" b="0"/>
                    <wp:docPr id="2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26"/>
                            <a:srcRect/>
                            <a:stretch>
                              <a:fillRect/>
                            </a:stretch>
                          </pic:blipFill>
                          <pic:spPr bwMode="auto">
                            <a:xfrm>
                              <a:off x="0" y="0"/>
                              <a:ext cx="1799590" cy="248920"/>
                            </a:xfrm>
                            <a:prstGeom prst="rect">
                              <a:avLst/>
                            </a:prstGeom>
                            <a:noFill/>
                            <a:ln w="9525">
                              <a:noFill/>
                              <a:miter lim="800000"/>
                              <a:headEnd/>
                              <a:tailEnd/>
                            </a:ln>
                          </pic:spPr>
                        </pic:pic>
                      </a:graphicData>
                    </a:graphic>
                  </wp:inline>
                </w:drawing>
              </w:r>
              <w:r w:rsidR="00E5197B" w:rsidRPr="00DD75B3" w:rsidDel="00DD75B3">
                <w:delText>,</w:delText>
              </w:r>
            </w:del>
          </w:p>
        </w:tc>
        <w:tc>
          <w:tcPr>
            <w:tcW w:w="1289" w:type="dxa"/>
            <w:vAlign w:val="center"/>
          </w:tcPr>
          <w:p w:rsidR="00E5197B" w:rsidRPr="002E146E" w:rsidDel="00DD75B3" w:rsidRDefault="00E5197B" w:rsidP="00E5197B">
            <w:pPr>
              <w:pStyle w:val="affffffffff"/>
              <w:rPr>
                <w:del w:id="2365" w:author="Шайтан-машина" w:date="2017-01-04T12:59:00Z"/>
              </w:rPr>
            </w:pPr>
            <w:del w:id="2366" w:author="Шайтан-машина" w:date="2017-01-04T12:59:00Z">
              <w:r w:rsidDel="00DD75B3">
                <w:delText>(</w:delText>
              </w:r>
              <w:commentRangeStart w:id="2367"/>
              <w:r w:rsidR="00FF21EC" w:rsidDel="00DD75B3">
                <w:fldChar w:fldCharType="begin"/>
              </w:r>
              <w:r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36</w:delText>
              </w:r>
              <w:r w:rsidR="00FF21EC" w:rsidDel="00DD75B3">
                <w:fldChar w:fldCharType="end"/>
              </w:r>
              <w:commentRangeEnd w:id="2367"/>
              <w:r w:rsidDel="00DD75B3">
                <w:rPr>
                  <w:rStyle w:val="afffffd"/>
                  <w:lang w:val="en-US"/>
                </w:rPr>
                <w:commentReference w:id="2367"/>
              </w:r>
              <w:r w:rsidRPr="002E146E" w:rsidDel="00DD75B3">
                <w:delText>)</w:delText>
              </w:r>
            </w:del>
          </w:p>
        </w:tc>
      </w:tr>
    </w:tbl>
    <w:p w:rsidR="00B72A74" w:rsidDel="00DD75B3" w:rsidRDefault="00B72A74" w:rsidP="00B72A74">
      <w:pPr>
        <w:ind w:firstLine="0"/>
        <w:rPr>
          <w:del w:id="2368" w:author="Шайтан-машина" w:date="2017-01-04T12:59:00Z"/>
          <w:szCs w:val="24"/>
        </w:rPr>
      </w:pPr>
      <w:del w:id="2369" w:author="Шайтан-машина" w:date="2017-01-04T12:59:00Z">
        <w:r w:rsidRPr="00B72A74" w:rsidDel="00DD75B3">
          <w:rPr>
            <w:szCs w:val="24"/>
          </w:rPr>
          <w:delText xml:space="preserve">здесь давление имеет размерность [мм ртутного столба], а температура [К], значения констант </w:delText>
        </w:r>
        <w:r w:rsidR="000B74A9" w:rsidDel="00DD75B3">
          <w:rPr>
            <w:i/>
            <w:iCs/>
            <w:szCs w:val="24"/>
          </w:rPr>
          <w:delText>А, В, С</w:delText>
        </w:r>
        <w:r w:rsidRPr="00B72A74" w:rsidDel="00DD75B3">
          <w:rPr>
            <w:i/>
            <w:iCs/>
            <w:szCs w:val="24"/>
          </w:rPr>
          <w:delText xml:space="preserve"> </w:delText>
        </w:r>
        <w:r w:rsidRPr="00B72A74" w:rsidDel="00DD75B3">
          <w:rPr>
            <w:szCs w:val="24"/>
          </w:rPr>
          <w:delText>задаются из [</w:delText>
        </w:r>
        <w:r w:rsidR="00FF21EC" w:rsidDel="00DD75B3">
          <w:fldChar w:fldCharType="begin"/>
        </w:r>
        <w:r w:rsidR="001F4747" w:rsidDel="00DD75B3">
          <w:delInstrText xml:space="preserve"> REF _Ref368577269 \n \h  \* MERGEFORMAT </w:delInstrText>
        </w:r>
        <w:r w:rsidR="00FF21EC" w:rsidDel="00DD75B3">
          <w:fldChar w:fldCharType="separate"/>
        </w:r>
        <w:r w:rsidR="00B04480" w:rsidRPr="00B04480" w:rsidDel="00DD75B3">
          <w:rPr>
            <w:szCs w:val="24"/>
          </w:rPr>
          <w:delText>53</w:delText>
        </w:r>
        <w:r w:rsidR="00FF21EC" w:rsidDel="00DD75B3">
          <w:fldChar w:fldCharType="end"/>
        </w:r>
        <w:r w:rsidRPr="00B72A74" w:rsidDel="00DD75B3">
          <w:rPr>
            <w:szCs w:val="24"/>
          </w:rPr>
          <w:delText>].</w:delText>
        </w:r>
      </w:del>
    </w:p>
    <w:p w:rsidR="00E73157" w:rsidRPr="00B72A74" w:rsidDel="00DD75B3" w:rsidRDefault="00E73157" w:rsidP="00B72A74">
      <w:pPr>
        <w:ind w:firstLine="0"/>
        <w:rPr>
          <w:del w:id="2370" w:author="Шайтан-машина" w:date="2017-01-04T12:59:00Z"/>
          <w:szCs w:val="24"/>
        </w:rPr>
      </w:pPr>
      <w:del w:id="2371" w:author="Шайтан-машина" w:date="2017-01-04T12:59:00Z">
        <w:r w:rsidRPr="00E73157" w:rsidDel="00DD75B3">
          <w:rPr>
            <w:szCs w:val="24"/>
            <w:highlight w:val="red"/>
          </w:rPr>
          <w:delText>Нужны таблицы с А, В, С</w:delText>
        </w:r>
      </w:del>
    </w:p>
    <w:p w:rsidR="00B72A74" w:rsidDel="00DD75B3" w:rsidRDefault="00B72A74" w:rsidP="00CF0079">
      <w:pPr>
        <w:pStyle w:val="30"/>
        <w:rPr>
          <w:del w:id="2372" w:author="Шайтан-машина" w:date="2017-01-04T13:01:00Z"/>
        </w:rPr>
      </w:pPr>
      <w:bookmarkStart w:id="2373" w:name="_Toc247379761"/>
      <w:bookmarkStart w:id="2374" w:name="_Toc247525448"/>
      <w:bookmarkStart w:id="2375" w:name="_Toc435020742"/>
      <w:bookmarkStart w:id="2376" w:name="_Toc436731468"/>
      <w:bookmarkStart w:id="2377" w:name="_Toc438331034"/>
      <w:bookmarkStart w:id="2378" w:name="_Toc470520362"/>
      <w:del w:id="2379" w:author="Шайтан-машина" w:date="2017-01-04T13:01:00Z">
        <w:r w:rsidDel="00DD75B3">
          <w:delText>Адсорбция ПД</w:delText>
        </w:r>
        <w:bookmarkEnd w:id="2373"/>
        <w:bookmarkEnd w:id="2374"/>
        <w:bookmarkEnd w:id="2375"/>
        <w:bookmarkEnd w:id="2376"/>
        <w:bookmarkEnd w:id="2377"/>
        <w:bookmarkEnd w:id="2378"/>
      </w:del>
    </w:p>
    <w:p w:rsidR="007D199F" w:rsidRPr="006B3406" w:rsidDel="00DD75B3" w:rsidRDefault="007D199F" w:rsidP="00B72A74">
      <w:pPr>
        <w:pStyle w:val="af3"/>
        <w:rPr>
          <w:del w:id="2380" w:author="Шайтан-машина" w:date="2017-01-04T13:01:00Z"/>
        </w:rPr>
      </w:pPr>
      <w:del w:id="2381" w:author="Шайтан-машина" w:date="2017-01-04T13:01:00Z">
        <w:r w:rsidDel="00DD75B3">
          <w:delText>Модель адсорбции не включена в набор моделей по умолчанию</w:delText>
        </w:r>
        <w:r w:rsidRPr="006B3406" w:rsidDel="00DD75B3">
          <w:delText xml:space="preserve">, </w:delText>
        </w:r>
        <w:r w:rsidDel="00DD75B3">
          <w:delText>она рекомендуется для проведения анализа чувствительности</w:delText>
        </w:r>
        <w:r w:rsidR="0091358A" w:rsidDel="00DD75B3">
          <w:delText xml:space="preserve"> (а</w:delText>
        </w:r>
        <w:r w:rsidDel="00DD75B3">
          <w:delText>ктивируется пользователем из входного набора</w:delText>
        </w:r>
        <w:r w:rsidR="0091358A" w:rsidDel="00DD75B3">
          <w:delText>)</w:delText>
        </w:r>
        <w:r w:rsidDel="00DD75B3">
          <w:delText>.</w:delText>
        </w:r>
        <w:r w:rsidR="0091358A" w:rsidDel="00DD75B3">
          <w:delText xml:space="preserve"> Используемая корреляция для скорости сорбции йода </w:delText>
        </w:r>
        <w:r w:rsidR="0091358A" w:rsidRPr="00B72A74" w:rsidDel="00DD75B3">
          <w:rPr>
            <w:szCs w:val="24"/>
          </w:rPr>
          <w:delText>I</w:delText>
        </w:r>
        <w:r w:rsidR="0091358A" w:rsidRPr="00B72A74" w:rsidDel="00DD75B3">
          <w:rPr>
            <w:szCs w:val="24"/>
            <w:vertAlign w:val="subscript"/>
          </w:rPr>
          <w:delText>2</w:delText>
        </w:r>
        <w:r w:rsidR="0091358A" w:rsidDel="00DD75B3">
          <w:rPr>
            <w:szCs w:val="24"/>
            <w:vertAlign w:val="subscript"/>
          </w:rPr>
          <w:delText xml:space="preserve"> </w:delText>
        </w:r>
        <w:r w:rsidR="0091358A" w:rsidRPr="0091358A" w:rsidDel="00DD75B3">
          <w:rPr>
            <w:szCs w:val="24"/>
          </w:rPr>
          <w:delText>в зависимости от температуры</w:delText>
        </w:r>
        <w:r w:rsidR="0091358A" w:rsidDel="00DD75B3">
          <w:rPr>
            <w:szCs w:val="24"/>
            <w:vertAlign w:val="subscript"/>
          </w:rPr>
          <w:delText xml:space="preserve"> </w:delText>
        </w:r>
        <w:r w:rsidR="0091358A" w:rsidRPr="0091358A" w:rsidDel="00DD75B3">
          <w:rPr>
            <w:szCs w:val="24"/>
          </w:rPr>
          <w:delText>получена для</w:delText>
        </w:r>
        <w:r w:rsidR="0091358A" w:rsidDel="00DD75B3">
          <w:rPr>
            <w:szCs w:val="24"/>
            <w:vertAlign w:val="subscript"/>
          </w:rPr>
          <w:delText xml:space="preserve"> </w:delText>
        </w:r>
        <w:r w:rsidR="0091358A" w:rsidRPr="0091358A" w:rsidDel="00DD75B3">
          <w:rPr>
            <w:szCs w:val="24"/>
          </w:rPr>
          <w:delText>оценки адсорбируемой</w:delText>
        </w:r>
        <w:r w:rsidR="0091358A" w:rsidDel="00DD75B3">
          <w:rPr>
            <w:szCs w:val="24"/>
            <w:vertAlign w:val="subscript"/>
          </w:rPr>
          <w:delText xml:space="preserve"> </w:delText>
        </w:r>
        <w:r w:rsidR="0091358A" w:rsidRPr="0091358A" w:rsidDel="00DD75B3">
          <w:rPr>
            <w:szCs w:val="24"/>
          </w:rPr>
          <w:delText xml:space="preserve">массы </w:delText>
        </w:r>
        <w:r w:rsidR="0091358A" w:rsidDel="00DD75B3">
          <w:rPr>
            <w:szCs w:val="24"/>
          </w:rPr>
          <w:delText xml:space="preserve">на поверхностях из нержавеющей стали </w:delText>
        </w:r>
        <w:r w:rsidR="0091358A" w:rsidRPr="006B3406" w:rsidDel="00DD75B3">
          <w:rPr>
            <w:szCs w:val="24"/>
          </w:rPr>
          <w:delText>(</w:delText>
        </w:r>
        <w:r w:rsidR="0091358A" w:rsidDel="00DD75B3">
          <w:rPr>
            <w:szCs w:val="24"/>
            <w:lang w:val="en-US"/>
          </w:rPr>
          <w:delText>SS</w:delText>
        </w:r>
        <w:r w:rsidR="0091358A" w:rsidRPr="006B3406" w:rsidDel="00DD75B3">
          <w:rPr>
            <w:szCs w:val="24"/>
          </w:rPr>
          <w:delText>304).</w:delText>
        </w:r>
      </w:del>
    </w:p>
    <w:p w:rsidR="00B72A74" w:rsidRPr="005414E9" w:rsidDel="00DD75B3" w:rsidRDefault="00B72A74" w:rsidP="00B72A74">
      <w:pPr>
        <w:pStyle w:val="af3"/>
        <w:rPr>
          <w:del w:id="2382" w:author="Шайтан-машина" w:date="2017-01-04T13:01:00Z"/>
        </w:rPr>
      </w:pPr>
      <w:del w:id="2383" w:author="Шайтан-машина" w:date="2017-01-04T13:01:00Z">
        <w:r w:rsidRPr="005414E9" w:rsidDel="00DD75B3">
          <w:delText>Изменение массы ПД вследствие адсорбции определяется следующим уравнением</w:delText>
        </w:r>
      </w:del>
    </w:p>
    <w:tbl>
      <w:tblPr>
        <w:tblW w:w="9206" w:type="dxa"/>
        <w:tblInd w:w="648" w:type="dxa"/>
        <w:tblLook w:val="01E0" w:firstRow="1" w:lastRow="1" w:firstColumn="1" w:lastColumn="1" w:noHBand="0" w:noVBand="0"/>
      </w:tblPr>
      <w:tblGrid>
        <w:gridCol w:w="7943"/>
        <w:gridCol w:w="1263"/>
      </w:tblGrid>
      <w:tr w:rsidR="00E5197B" w:rsidRPr="00295FE1" w:rsidDel="00DD75B3" w:rsidTr="00E5197B">
        <w:trPr>
          <w:trHeight w:val="653"/>
          <w:del w:id="2384" w:author="Шайтан-машина" w:date="2017-01-04T13:01:00Z"/>
        </w:trPr>
        <w:tc>
          <w:tcPr>
            <w:tcW w:w="7943" w:type="dxa"/>
            <w:vAlign w:val="center"/>
          </w:tcPr>
          <w:p w:rsidR="00E5197B" w:rsidRPr="00450BAA" w:rsidDel="00DD75B3" w:rsidRDefault="002F4240" w:rsidP="00162475">
            <w:pPr>
              <w:pStyle w:val="1-6"/>
              <w:ind w:firstLine="203"/>
              <w:rPr>
                <w:del w:id="2385" w:author="Шайтан-машина" w:date="2017-01-04T13:01:00Z"/>
              </w:rPr>
            </w:pPr>
            <w:del w:id="2386" w:author="Шайтан-машина" w:date="2017-01-04T13:01:00Z">
              <w:r>
                <w:rPr>
                  <w:noProof/>
                  <w:position w:val="-24"/>
                  <w:rPrChange w:id="2387">
                    <w:rPr>
                      <w:noProof/>
                    </w:rPr>
                  </w:rPrChange>
                </w:rPr>
                <w:drawing>
                  <wp:inline distT="0" distB="0" distL="0" distR="0">
                    <wp:extent cx="1068070" cy="402590"/>
                    <wp:effectExtent l="0" t="0" r="0" b="0"/>
                    <wp:docPr id="22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427"/>
                            <a:srcRect/>
                            <a:stretch>
                              <a:fillRect/>
                            </a:stretch>
                          </pic:blipFill>
                          <pic:spPr bwMode="auto">
                            <a:xfrm>
                              <a:off x="0" y="0"/>
                              <a:ext cx="1068070" cy="402590"/>
                            </a:xfrm>
                            <a:prstGeom prst="rect">
                              <a:avLst/>
                            </a:prstGeom>
                            <a:noFill/>
                            <a:ln w="9525">
                              <a:noFill/>
                              <a:miter lim="800000"/>
                              <a:headEnd/>
                              <a:tailEnd/>
                            </a:ln>
                          </pic:spPr>
                        </pic:pic>
                      </a:graphicData>
                    </a:graphic>
                  </wp:inline>
                </w:drawing>
              </w:r>
              <w:r w:rsidR="00E5197B" w:rsidDel="00DD75B3">
                <w:delText>,</w:delText>
              </w:r>
            </w:del>
          </w:p>
        </w:tc>
        <w:tc>
          <w:tcPr>
            <w:tcW w:w="1263" w:type="dxa"/>
            <w:vAlign w:val="center"/>
          </w:tcPr>
          <w:p w:rsidR="00E5197B" w:rsidRPr="002E146E" w:rsidDel="00DD75B3" w:rsidRDefault="00E5197B" w:rsidP="00E5197B">
            <w:pPr>
              <w:pStyle w:val="affffffffff"/>
              <w:rPr>
                <w:del w:id="2388" w:author="Шайтан-машина" w:date="2017-01-04T13:01:00Z"/>
              </w:rPr>
            </w:pPr>
            <w:del w:id="2389" w:author="Шайтан-машина" w:date="2017-01-04T13:01: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37</w:delText>
              </w:r>
              <w:r w:rsidR="00FF21EC" w:rsidDel="00DD75B3">
                <w:fldChar w:fldCharType="end"/>
              </w:r>
              <w:r w:rsidRPr="002E146E" w:rsidDel="00DD75B3">
                <w:delText>)</w:delText>
              </w:r>
            </w:del>
          </w:p>
        </w:tc>
      </w:tr>
    </w:tbl>
    <w:p w:rsidR="00B72A74" w:rsidRPr="00B72A74" w:rsidDel="00DD75B3" w:rsidRDefault="00B72A74" w:rsidP="00490FF7">
      <w:pPr>
        <w:ind w:firstLine="0"/>
        <w:rPr>
          <w:del w:id="2390" w:author="Шайтан-машина" w:date="2017-01-04T13:01:00Z"/>
          <w:szCs w:val="24"/>
        </w:rPr>
      </w:pPr>
      <w:del w:id="2391" w:author="Шайтан-машина" w:date="2017-01-04T13:01:00Z">
        <w:r w:rsidDel="00DD75B3">
          <w:delText xml:space="preserve">где </w:delText>
        </w:r>
        <w:r w:rsidR="002F4240">
          <w:rPr>
            <w:noProof/>
            <w:position w:val="-14"/>
            <w:lang w:eastAsia="ru-RU"/>
            <w:rPrChange w:id="2392">
              <w:rPr>
                <w:noProof/>
                <w:lang w:eastAsia="ru-RU"/>
              </w:rPr>
            </w:rPrChange>
          </w:rPr>
          <w:drawing>
            <wp:inline distT="0" distB="0" distL="0" distR="0">
              <wp:extent cx="226695" cy="226695"/>
              <wp:effectExtent l="19050" t="0" r="1905" b="0"/>
              <wp:docPr id="225" name="Рисунок 2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54"/>
                      <pic:cNvPicPr>
                        <a:picLocks noChangeAspect="1" noChangeArrowheads="1"/>
                      </pic:cNvPicPr>
                    </pic:nvPicPr>
                    <pic:blipFill>
                      <a:blip r:embed="rId428"/>
                      <a:srcRect/>
                      <a:stretch>
                        <a:fillRect/>
                      </a:stretch>
                    </pic:blipFill>
                    <pic:spPr bwMode="auto">
                      <a:xfrm>
                        <a:off x="0" y="0"/>
                        <a:ext cx="226695" cy="226695"/>
                      </a:xfrm>
                      <a:prstGeom prst="rect">
                        <a:avLst/>
                      </a:prstGeom>
                      <a:noFill/>
                      <a:ln w="9525">
                        <a:noFill/>
                        <a:miter lim="800000"/>
                        <a:headEnd/>
                        <a:tailEnd/>
                      </a:ln>
                    </pic:spPr>
                  </pic:pic>
                </a:graphicData>
              </a:graphic>
            </wp:inline>
          </w:drawing>
        </w:r>
        <w:r w:rsidDel="00DD75B3">
          <w:delText xml:space="preserve"> </w:delText>
        </w:r>
        <w:r w:rsidRPr="00230E7E" w:rsidDel="00DD75B3">
          <w:delText>—</w:delText>
        </w:r>
        <w:r w:rsidDel="00DD75B3">
          <w:delText xml:space="preserve"> масса </w:delText>
        </w:r>
        <w:r w:rsidRPr="00230E7E" w:rsidDel="00DD75B3">
          <w:rPr>
            <w:i/>
          </w:rPr>
          <w:delText>j</w:delText>
        </w:r>
        <w:r w:rsidDel="00DD75B3">
          <w:delText xml:space="preserve">-го вещества адсорбируемого </w:delText>
        </w:r>
        <w:r w:rsidRPr="00230E7E" w:rsidDel="00DD75B3">
          <w:rPr>
            <w:i/>
          </w:rPr>
          <w:delText>i</w:delText>
        </w:r>
        <w:r w:rsidRPr="00230E7E" w:rsidDel="00DD75B3">
          <w:delText>-</w:delText>
        </w:r>
        <w:r w:rsidDel="00DD75B3">
          <w:delText xml:space="preserve">ой поверхностью, </w:delText>
        </w:r>
        <w:r w:rsidR="002F4240">
          <w:rPr>
            <w:noProof/>
            <w:position w:val="-14"/>
            <w:lang w:eastAsia="ru-RU"/>
            <w:rPrChange w:id="2393">
              <w:rPr>
                <w:noProof/>
                <w:lang w:eastAsia="ru-RU"/>
              </w:rPr>
            </w:rPrChange>
          </w:rPr>
          <w:drawing>
            <wp:inline distT="0" distB="0" distL="0" distR="0">
              <wp:extent cx="102235" cy="205105"/>
              <wp:effectExtent l="19050" t="0" r="0" b="0"/>
              <wp:docPr id="226" name="Рисунок 2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55"/>
                      <pic:cNvPicPr>
                        <a:picLocks noChangeAspect="1" noChangeArrowheads="1"/>
                      </pic:cNvPicPr>
                    </pic:nvPicPr>
                    <pic:blipFill>
                      <a:blip r:embed="rId429"/>
                      <a:srcRect/>
                      <a:stretch>
                        <a:fillRect/>
                      </a:stretch>
                    </pic:blipFill>
                    <pic:spPr bwMode="auto">
                      <a:xfrm>
                        <a:off x="0" y="0"/>
                        <a:ext cx="102235" cy="205105"/>
                      </a:xfrm>
                      <a:prstGeom prst="rect">
                        <a:avLst/>
                      </a:prstGeom>
                      <a:noFill/>
                      <a:ln w="9525">
                        <a:noFill/>
                        <a:miter lim="800000"/>
                        <a:headEnd/>
                        <a:tailEnd/>
                      </a:ln>
                    </pic:spPr>
                  </pic:pic>
                </a:graphicData>
              </a:graphic>
            </wp:inline>
          </w:drawing>
        </w:r>
        <w:r w:rsidDel="00DD75B3">
          <w:delText xml:space="preserve"> </w:delText>
        </w:r>
        <w:r w:rsidRPr="00D23E60" w:rsidDel="00DD75B3">
          <w:delText>—</w:delText>
        </w:r>
        <w:r w:rsidDel="00DD75B3">
          <w:delText xml:space="preserve"> площадь адсорбирующей поверхности, </w:delText>
        </w:r>
        <w:r w:rsidR="002F4240">
          <w:rPr>
            <w:noProof/>
            <w:position w:val="-14"/>
            <w:lang w:eastAsia="ru-RU"/>
            <w:rPrChange w:id="2394">
              <w:rPr>
                <w:noProof/>
                <w:lang w:eastAsia="ru-RU"/>
              </w:rPr>
            </w:rPrChange>
          </w:rPr>
          <w:drawing>
            <wp:inline distT="0" distB="0" distL="0" distR="0">
              <wp:extent cx="299720" cy="226695"/>
              <wp:effectExtent l="19050" t="0" r="5080" b="0"/>
              <wp:docPr id="227" name="Рисунок 2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56"/>
                      <pic:cNvPicPr>
                        <a:picLocks noChangeAspect="1" noChangeArrowheads="1"/>
                      </pic:cNvPicPr>
                    </pic:nvPicPr>
                    <pic:blipFill>
                      <a:blip r:embed="rId430"/>
                      <a:srcRect/>
                      <a:stretch>
                        <a:fillRect/>
                      </a:stretch>
                    </pic:blipFill>
                    <pic:spPr bwMode="auto">
                      <a:xfrm>
                        <a:off x="0" y="0"/>
                        <a:ext cx="299720" cy="226695"/>
                      </a:xfrm>
                      <a:prstGeom prst="rect">
                        <a:avLst/>
                      </a:prstGeom>
                      <a:noFill/>
                      <a:ln w="9525">
                        <a:noFill/>
                        <a:miter lim="800000"/>
                        <a:headEnd/>
                        <a:tailEnd/>
                      </a:ln>
                    </pic:spPr>
                  </pic:pic>
                </a:graphicData>
              </a:graphic>
            </wp:inline>
          </w:drawing>
        </w:r>
        <w:r w:rsidDel="00DD75B3">
          <w:delText xml:space="preserve"> </w:delText>
        </w:r>
        <w:r w:rsidRPr="005E0BC6" w:rsidDel="00DD75B3">
          <w:delText>—</w:delText>
        </w:r>
        <w:r w:rsidDel="00DD75B3">
          <w:delText xml:space="preserve"> скорость адсорбции, </w:delText>
        </w:r>
        <w:r w:rsidR="002F4240">
          <w:rPr>
            <w:noProof/>
            <w:position w:val="-14"/>
            <w:lang w:eastAsia="ru-RU"/>
            <w:rPrChange w:id="2395">
              <w:rPr>
                <w:noProof/>
                <w:lang w:eastAsia="ru-RU"/>
              </w:rPr>
            </w:rPrChange>
          </w:rPr>
          <w:drawing>
            <wp:inline distT="0" distB="0" distL="0" distR="0">
              <wp:extent cx="102235" cy="205105"/>
              <wp:effectExtent l="0" t="0" r="0" b="0"/>
              <wp:docPr id="228" name="Рисунок 2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57"/>
                      <pic:cNvPicPr>
                        <a:picLocks noChangeAspect="1" noChangeArrowheads="1"/>
                      </pic:cNvPicPr>
                    </pic:nvPicPr>
                    <pic:blipFill>
                      <a:blip r:embed="rId431"/>
                      <a:srcRect/>
                      <a:stretch>
                        <a:fillRect/>
                      </a:stretch>
                    </pic:blipFill>
                    <pic:spPr bwMode="auto">
                      <a:xfrm>
                        <a:off x="0" y="0"/>
                        <a:ext cx="102235" cy="205105"/>
                      </a:xfrm>
                      <a:prstGeom prst="rect">
                        <a:avLst/>
                      </a:prstGeom>
                      <a:noFill/>
                      <a:ln w="9525">
                        <a:noFill/>
                        <a:miter lim="800000"/>
                        <a:headEnd/>
                        <a:tailEnd/>
                      </a:ln>
                    </pic:spPr>
                  </pic:pic>
                </a:graphicData>
              </a:graphic>
            </wp:inline>
          </w:drawing>
        </w:r>
        <w:r w:rsidDel="00DD75B3">
          <w:delText xml:space="preserve"> </w:delText>
        </w:r>
        <w:r w:rsidRPr="00F16EE7" w:rsidDel="00DD75B3">
          <w:delText>—</w:delText>
        </w:r>
        <w:r w:rsidDel="00DD75B3">
          <w:delText xml:space="preserve"> концентрация </w:delText>
        </w:r>
        <w:r w:rsidRPr="00B72A74" w:rsidDel="00DD75B3">
          <w:rPr>
            <w:szCs w:val="24"/>
          </w:rPr>
          <w:delText>рассматриваемого компонента.</w:delText>
        </w:r>
      </w:del>
    </w:p>
    <w:p w:rsidR="00B72A74" w:rsidRPr="00B72A74" w:rsidDel="00DD75B3" w:rsidRDefault="00B72A74" w:rsidP="00B72A74">
      <w:pPr>
        <w:rPr>
          <w:del w:id="2396" w:author="Шайтан-машина" w:date="2017-01-04T13:01:00Z"/>
          <w:szCs w:val="24"/>
        </w:rPr>
      </w:pPr>
      <w:del w:id="2397" w:author="Шайтан-машина" w:date="2017-01-04T13:01:00Z">
        <w:r w:rsidRPr="00B72A74" w:rsidDel="00DD75B3">
          <w:rPr>
            <w:szCs w:val="24"/>
          </w:rPr>
          <w:delText>Скорость адсорбции йода I</w:delText>
        </w:r>
        <w:r w:rsidRPr="00B72A74" w:rsidDel="00DD75B3">
          <w:rPr>
            <w:szCs w:val="24"/>
            <w:vertAlign w:val="subscript"/>
          </w:rPr>
          <w:delText>2</w:delText>
        </w:r>
        <w:r w:rsidRPr="00B72A74" w:rsidDel="00DD75B3">
          <w:rPr>
            <w:szCs w:val="24"/>
          </w:rPr>
          <w:delText xml:space="preserve"> согласно [</w:delText>
        </w:r>
        <w:r w:rsidR="00FF21EC" w:rsidDel="00DD75B3">
          <w:fldChar w:fldCharType="begin"/>
        </w:r>
        <w:r w:rsidR="001F4747" w:rsidDel="00DD75B3">
          <w:delInstrText xml:space="preserve"> REF _Ref368578300 \r \h  \* MERGEFORMAT </w:delInstrText>
        </w:r>
        <w:r w:rsidR="00FF21EC" w:rsidDel="00DD75B3">
          <w:fldChar w:fldCharType="separate"/>
        </w:r>
        <w:r w:rsidR="00B04480" w:rsidRPr="00B04480" w:rsidDel="00DD75B3">
          <w:rPr>
            <w:szCs w:val="24"/>
          </w:rPr>
          <w:delText>66</w:delText>
        </w:r>
        <w:r w:rsidR="00FF21EC" w:rsidDel="00DD75B3">
          <w:fldChar w:fldCharType="end"/>
        </w:r>
        <w:r w:rsidRPr="00B72A74" w:rsidDel="00DD75B3">
          <w:rPr>
            <w:szCs w:val="24"/>
          </w:rPr>
          <w:delText>] равна</w:delText>
        </w:r>
      </w:del>
    </w:p>
    <w:tbl>
      <w:tblPr>
        <w:tblW w:w="9206" w:type="dxa"/>
        <w:tblInd w:w="648" w:type="dxa"/>
        <w:tblLook w:val="01E0" w:firstRow="1" w:lastRow="1" w:firstColumn="1" w:lastColumn="1" w:noHBand="0" w:noVBand="0"/>
      </w:tblPr>
      <w:tblGrid>
        <w:gridCol w:w="7952"/>
        <w:gridCol w:w="1254"/>
      </w:tblGrid>
      <w:tr w:rsidR="00E5197B" w:rsidRPr="00B72A74" w:rsidDel="00DD75B3" w:rsidTr="00E5197B">
        <w:trPr>
          <w:del w:id="2398" w:author="Шайтан-машина" w:date="2017-01-04T13:01:00Z"/>
        </w:trPr>
        <w:tc>
          <w:tcPr>
            <w:tcW w:w="7952" w:type="dxa"/>
            <w:vAlign w:val="center"/>
          </w:tcPr>
          <w:p w:rsidR="00E5197B" w:rsidRPr="00DD75B3" w:rsidDel="00DD75B3" w:rsidRDefault="002F4240" w:rsidP="00490FF7">
            <w:pPr>
              <w:rPr>
                <w:del w:id="2399" w:author="Шайтан-машина" w:date="2017-01-04T13:01:00Z"/>
              </w:rPr>
            </w:pPr>
            <w:del w:id="2400" w:author="Шайтан-машина" w:date="2017-01-04T13:01:00Z">
              <w:r>
                <w:rPr>
                  <w:noProof/>
                  <w:position w:val="-12"/>
                  <w:lang w:eastAsia="ru-RU"/>
                  <w:rPrChange w:id="2401">
                    <w:rPr>
                      <w:noProof/>
                      <w:lang w:eastAsia="ru-RU"/>
                    </w:rPr>
                  </w:rPrChange>
                </w:rPr>
                <w:drawing>
                  <wp:inline distT="0" distB="0" distL="0" distR="0">
                    <wp:extent cx="1784985" cy="226695"/>
                    <wp:effectExtent l="19050" t="0" r="0" b="0"/>
                    <wp:docPr id="229"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432"/>
                            <a:srcRect/>
                            <a:stretch>
                              <a:fillRect/>
                            </a:stretch>
                          </pic:blipFill>
                          <pic:spPr bwMode="auto">
                            <a:xfrm>
                              <a:off x="0" y="0"/>
                              <a:ext cx="1784985" cy="226695"/>
                            </a:xfrm>
                            <a:prstGeom prst="rect">
                              <a:avLst/>
                            </a:prstGeom>
                            <a:noFill/>
                            <a:ln w="9525">
                              <a:noFill/>
                              <a:miter lim="800000"/>
                              <a:headEnd/>
                              <a:tailEnd/>
                            </a:ln>
                          </pic:spPr>
                        </pic:pic>
                      </a:graphicData>
                    </a:graphic>
                  </wp:inline>
                </w:drawing>
              </w:r>
              <w:r w:rsidR="00E5197B" w:rsidRPr="00B72A74" w:rsidDel="00DD75B3">
                <w:delText>.</w:delText>
              </w:r>
            </w:del>
          </w:p>
        </w:tc>
        <w:tc>
          <w:tcPr>
            <w:tcW w:w="1254" w:type="dxa"/>
            <w:vAlign w:val="center"/>
          </w:tcPr>
          <w:p w:rsidR="00E5197B" w:rsidRPr="002E146E" w:rsidDel="00DD75B3" w:rsidRDefault="00E5197B" w:rsidP="00E5197B">
            <w:pPr>
              <w:pStyle w:val="affffffffff"/>
              <w:rPr>
                <w:del w:id="2402" w:author="Шайтан-машина" w:date="2017-01-04T13:01:00Z"/>
              </w:rPr>
            </w:pPr>
            <w:del w:id="2403" w:author="Шайтан-машина" w:date="2017-01-04T13:01:00Z">
              <w:r w:rsidDel="00DD75B3">
                <w:delText>(</w:delText>
              </w:r>
              <w:r w:rsidR="00FF21EC" w:rsidDel="00DD75B3">
                <w:fldChar w:fldCharType="begin"/>
              </w:r>
              <w:r w:rsidR="001F4747" w:rsidDel="00DD75B3">
                <w:delInstrText xml:space="preserve"> STYLEREF 1 \s </w:delInstrText>
              </w:r>
              <w:r w:rsidR="00FF21EC" w:rsidDel="00DD75B3">
                <w:fldChar w:fldCharType="separate"/>
              </w:r>
              <w:r w:rsidR="00B04480" w:rsidDel="00DD75B3">
                <w:rPr>
                  <w:noProof/>
                </w:rPr>
                <w:delText>1</w:delText>
              </w:r>
              <w:r w:rsidR="00FF21EC" w:rsidDel="00DD75B3">
                <w:fldChar w:fldCharType="end"/>
              </w:r>
              <w:r w:rsidDel="00DD75B3">
                <w:delText>.</w:delText>
              </w:r>
              <w:r w:rsidR="00FF21EC" w:rsidDel="00DD75B3">
                <w:fldChar w:fldCharType="begin"/>
              </w:r>
              <w:r w:rsidR="001F4747" w:rsidDel="00DD75B3">
                <w:delInstrText xml:space="preserve"> SEQ ( \* ARABIC \s 1 </w:delInstrText>
              </w:r>
              <w:r w:rsidR="00FF21EC" w:rsidDel="00DD75B3">
                <w:fldChar w:fldCharType="separate"/>
              </w:r>
              <w:r w:rsidR="00B04480" w:rsidDel="00DD75B3">
                <w:rPr>
                  <w:noProof/>
                </w:rPr>
                <w:delText>38</w:delText>
              </w:r>
              <w:r w:rsidR="00FF21EC" w:rsidDel="00DD75B3">
                <w:fldChar w:fldCharType="end"/>
              </w:r>
              <w:r w:rsidRPr="002E146E" w:rsidDel="00DD75B3">
                <w:delText>)</w:delText>
              </w:r>
            </w:del>
          </w:p>
        </w:tc>
      </w:tr>
    </w:tbl>
    <w:p w:rsidR="007A67E6" w:rsidDel="00B576C3" w:rsidRDefault="007A67E6" w:rsidP="00B72A74">
      <w:pPr>
        <w:ind w:firstLine="0"/>
        <w:rPr>
          <w:ins w:id="2404" w:author="Шайтан-машина" w:date="2017-01-05T18:11:00Z"/>
          <w:del w:id="2405" w:author="Tsaun" w:date="2017-01-09T18:17:00Z"/>
          <w:szCs w:val="24"/>
        </w:rPr>
      </w:pPr>
    </w:p>
    <w:p w:rsidR="007A67E6" w:rsidDel="00B576C3" w:rsidRDefault="007A67E6" w:rsidP="007A67E6">
      <w:pPr>
        <w:pStyle w:val="30"/>
        <w:numPr>
          <w:ilvl w:val="0"/>
          <w:numId w:val="0"/>
        </w:numPr>
        <w:ind w:left="851"/>
        <w:rPr>
          <w:ins w:id="2406" w:author="Шайтан-машина" w:date="2017-01-05T18:11:00Z"/>
          <w:del w:id="2407" w:author="Tsaun" w:date="2017-01-09T18:17:00Z"/>
        </w:rPr>
      </w:pPr>
      <w:ins w:id="2408" w:author="Шайтан-машина" w:date="2017-01-05T18:11:00Z">
        <w:del w:id="2409" w:author="Tsaun" w:date="2017-01-09T18:17:00Z">
          <w:r w:rsidDel="00B576C3">
            <w:delText>1.3.15.4</w:delText>
          </w:r>
          <w:r w:rsidR="002F4240">
            <w:rPr>
              <w:b w:val="0"/>
              <w:noProof/>
              <w:position w:val="-10"/>
              <w:lang w:eastAsia="ru-RU"/>
              <w:rPrChange w:id="2410">
                <w:rPr>
                  <w:b w:val="0"/>
                  <w:noProof/>
                  <w:lang w:eastAsia="ru-RU"/>
                </w:rPr>
              </w:rPrChange>
            </w:rPr>
            <w:drawing>
              <wp:inline distT="0" distB="0" distL="0" distR="0">
                <wp:extent cx="116840" cy="219710"/>
                <wp:effectExtent l="0" t="0" r="0" b="0"/>
                <wp:docPr id="230"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76"/>
                        <a:srcRect/>
                        <a:stretch>
                          <a:fillRect/>
                        </a:stretch>
                      </pic:blipFill>
                      <pic:spPr bwMode="auto">
                        <a:xfrm>
                          <a:off x="0" y="0"/>
                          <a:ext cx="116840" cy="219710"/>
                        </a:xfrm>
                        <a:prstGeom prst="rect">
                          <a:avLst/>
                        </a:prstGeom>
                        <a:noFill/>
                        <a:ln w="9525">
                          <a:noFill/>
                          <a:miter lim="800000"/>
                          <a:headEnd/>
                          <a:tailEnd/>
                        </a:ln>
                      </pic:spPr>
                    </pic:pic>
                  </a:graphicData>
                </a:graphic>
              </wp:inline>
            </w:drawing>
          </w:r>
        </w:del>
      </w:ins>
      <w:ins w:id="2411" w:author="Шайтан-машина" w:date="2017-01-05T18:14:00Z">
        <w:del w:id="2412" w:author="Tsaun" w:date="2017-01-09T18:17:00Z">
          <w:r w:rsidDel="00B576C3">
            <w:delText>Конденсация паров на аэрозолях</w:delText>
          </w:r>
        </w:del>
      </w:ins>
      <w:ins w:id="2413" w:author="Шайтан-машина" w:date="2017-01-05T18:11:00Z">
        <w:del w:id="2414" w:author="Tsaun" w:date="2017-01-09T18:17:00Z">
          <w:r w:rsidRPr="008F5929" w:rsidDel="00B576C3">
            <w:delText xml:space="preserve"> </w:delText>
          </w:r>
        </w:del>
      </w:ins>
    </w:p>
    <w:p w:rsidR="006E63D0" w:rsidRPr="00D86D1B" w:rsidDel="00B576C3" w:rsidRDefault="006E63D0" w:rsidP="00D86D1B">
      <w:pPr>
        <w:rPr>
          <w:ins w:id="2415" w:author="Шайтан-машина" w:date="2017-01-06T12:43:00Z"/>
          <w:del w:id="2416" w:author="Tsaun" w:date="2017-01-09T18:17:00Z"/>
          <w:position w:val="-6"/>
        </w:rPr>
      </w:pPr>
      <w:ins w:id="2417" w:author="Шайтан-машина" w:date="2017-01-05T18:25:00Z">
        <w:del w:id="2418" w:author="Tsaun" w:date="2017-01-09T18:17:00Z">
          <w:r w:rsidRPr="00D86D1B" w:rsidDel="00B576C3">
            <w:rPr>
              <w:position w:val="-6"/>
            </w:rPr>
            <w:delText xml:space="preserve">Конденсация паров на поверхности аэрозолей является важнейшим процессом в транспорте ПД. Этот процесс приводит к росту размера аэрозольных частиц. В случае, когда пары ПД не находятся на линии насыщения, они подвергаются фазовым превращениям (конденсация/испарения – в зависимости степени пресыщения). </w:delText>
          </w:r>
        </w:del>
      </w:ins>
      <w:ins w:id="2419" w:author="Шайтан-машина" w:date="2017-01-05T18:26:00Z">
        <w:del w:id="2420" w:author="Tsaun" w:date="2017-01-09T18:17:00Z">
          <w:r w:rsidRPr="00D86D1B" w:rsidDel="00B576C3">
            <w:rPr>
              <w:position w:val="-6"/>
            </w:rPr>
            <w:delText xml:space="preserve">Следует отметить, что в рамках заложенных в ПРОФИТ моделей используется допущение о том, что конденсация паров на аэрозолях не может привести к такому увеличению их размера, при котором </w:delText>
          </w:r>
        </w:del>
      </w:ins>
      <w:ins w:id="2421" w:author="Шайтан-машина" w:date="2017-01-05T18:27:00Z">
        <w:del w:id="2422" w:author="Tsaun" w:date="2017-01-09T18:17:00Z">
          <w:r w:rsidRPr="00D86D1B" w:rsidDel="00B576C3">
            <w:rPr>
              <w:position w:val="-6"/>
            </w:rPr>
            <w:delText>рассматриваемые</w:delText>
          </w:r>
        </w:del>
      </w:ins>
      <w:ins w:id="2423" w:author="Шайтан-машина" w:date="2017-01-05T18:26:00Z">
        <w:del w:id="2424" w:author="Tsaun" w:date="2017-01-09T18:17:00Z">
          <w:r w:rsidRPr="00D86D1B" w:rsidDel="00B576C3">
            <w:rPr>
              <w:position w:val="-6"/>
            </w:rPr>
            <w:delText xml:space="preserve"> аэрозоли</w:delText>
          </w:r>
        </w:del>
      </w:ins>
      <w:ins w:id="2425" w:author="Шайтан-машина" w:date="2017-01-05T18:27:00Z">
        <w:del w:id="2426" w:author="Tsaun" w:date="2017-01-09T18:17:00Z">
          <w:r w:rsidRPr="00D86D1B" w:rsidDel="00B576C3">
            <w:rPr>
              <w:position w:val="-6"/>
            </w:rPr>
            <w:delText xml:space="preserve"> перейдут в соседнюю размерную группу (удвоения размера аэрозоля только за счет конденсации не происходит). </w:delText>
          </w:r>
        </w:del>
      </w:ins>
      <w:ins w:id="2427" w:author="Шайтан-машина" w:date="2017-01-05T18:28:00Z">
        <w:del w:id="2428" w:author="Tsaun" w:date="2017-01-09T18:17:00Z">
          <w:r w:rsidRPr="00D86D1B" w:rsidDel="00B576C3">
            <w:rPr>
              <w:position w:val="-6"/>
            </w:rPr>
            <w:delText>Т.е. процесс конденсации приводит только к росту массы аэрозолей в текущей размерной группе.</w:delText>
          </w:r>
        </w:del>
      </w:ins>
    </w:p>
    <w:p w:rsidR="00D86D1B" w:rsidDel="00B576C3" w:rsidRDefault="00D86D1B" w:rsidP="00D86D1B">
      <w:pPr>
        <w:rPr>
          <w:ins w:id="2429" w:author="Шайтан-машина" w:date="2017-01-06T13:59:00Z"/>
          <w:del w:id="2430" w:author="Tsaun" w:date="2017-01-09T18:17:00Z"/>
          <w:position w:val="-6"/>
        </w:rPr>
      </w:pPr>
      <w:ins w:id="2431" w:author="Шайтан-машина" w:date="2017-01-06T12:44:00Z">
        <w:del w:id="2432" w:author="Tsaun" w:date="2017-01-09T18:17:00Z">
          <w:r w:rsidDel="00B576C3">
            <w:rPr>
              <w:position w:val="-6"/>
            </w:rPr>
            <w:delText xml:space="preserve">Процесс конденсации пара на частицах можно описать </w:delText>
          </w:r>
        </w:del>
      </w:ins>
      <w:ins w:id="2433" w:author="Шайтан-машина" w:date="2017-01-06T13:55:00Z">
        <w:del w:id="2434" w:author="Tsaun" w:date="2017-01-09T18:17:00Z">
          <w:r w:rsidR="00744938" w:rsidDel="00B576C3">
            <w:rPr>
              <w:position w:val="-6"/>
            </w:rPr>
            <w:delText xml:space="preserve">с помощью предложенной в работе </w:delText>
          </w:r>
          <w:r w:rsidR="00744938" w:rsidRPr="00744938" w:rsidDel="00B576C3">
            <w:rPr>
              <w:position w:val="-6"/>
            </w:rPr>
            <w:delText>[</w:delText>
          </w:r>
        </w:del>
      </w:ins>
      <w:ins w:id="2435" w:author="Шайтан-машина" w:date="2017-01-06T13:57:00Z">
        <w:del w:id="2436" w:author="Tsaun" w:date="2017-01-09T18:17:00Z">
          <w:r w:rsidR="00FF21EC" w:rsidDel="00B576C3">
            <w:rPr>
              <w:position w:val="-6"/>
            </w:rPr>
            <w:fldChar w:fldCharType="begin"/>
          </w:r>
          <w:r w:rsidR="00744938" w:rsidDel="00B576C3">
            <w:rPr>
              <w:position w:val="-6"/>
            </w:rPr>
            <w:delInstrText xml:space="preserve"> REF _Ref471474378 \r \h </w:delInstrText>
          </w:r>
        </w:del>
      </w:ins>
      <w:del w:id="2437" w:author="Tsaun" w:date="2017-01-09T18:17:00Z">
        <w:r w:rsidR="00FF21EC" w:rsidDel="00B576C3">
          <w:rPr>
            <w:position w:val="-6"/>
          </w:rPr>
        </w:r>
        <w:r w:rsidR="00FF21EC" w:rsidDel="00B576C3">
          <w:rPr>
            <w:position w:val="-6"/>
          </w:rPr>
          <w:fldChar w:fldCharType="end"/>
        </w:r>
      </w:del>
      <w:ins w:id="2438" w:author="Шайтан-машина" w:date="2017-01-06T13:55:00Z">
        <w:del w:id="2439" w:author="Tsaun" w:date="2017-01-09T18:17:00Z">
          <w:r w:rsidR="00744938" w:rsidRPr="00744938" w:rsidDel="00B576C3">
            <w:rPr>
              <w:position w:val="-6"/>
            </w:rPr>
            <w:delText>]</w:delText>
          </w:r>
          <w:r w:rsidR="00744938" w:rsidDel="00B576C3">
            <w:rPr>
              <w:position w:val="-6"/>
            </w:rPr>
            <w:delText xml:space="preserve"> модели</w:delText>
          </w:r>
        </w:del>
      </w:ins>
      <w:ins w:id="2440" w:author="Шайтан-машина" w:date="2017-01-06T13:57:00Z">
        <w:del w:id="2441" w:author="Tsaun" w:date="2017-01-09T18:17:00Z">
          <w:r w:rsidR="00744938" w:rsidDel="00B576C3">
            <w:rPr>
              <w:position w:val="-6"/>
            </w:rPr>
            <w:delText xml:space="preserve">, в рамках которой </w:delText>
          </w:r>
        </w:del>
      </w:ins>
      <w:ins w:id="2442" w:author="Шайтан-машина" w:date="2017-01-06T13:58:00Z">
        <w:del w:id="2443" w:author="Tsaun" w:date="2017-01-09T18:17:00Z">
          <w:r w:rsidR="00744938" w:rsidRPr="00744938" w:rsidDel="00B576C3">
            <w:rPr>
              <w:position w:val="-6"/>
            </w:rPr>
            <w:delText>убыль пара химического соединения v в ячейке i за счет конденсации на аэрозолях</w:delText>
          </w:r>
          <w:r w:rsidR="00744938" w:rsidDel="00B576C3">
            <w:rPr>
              <w:position w:val="-6"/>
            </w:rPr>
            <w:delText xml:space="preserve"> </w:delText>
          </w:r>
        </w:del>
      </w:ins>
      <w:ins w:id="2444" w:author="Шайтан-машина" w:date="2017-01-06T13:58:00Z">
        <w:del w:id="2445" w:author="Tsaun" w:date="2017-01-09T18:17:00Z">
          <w:r w:rsidR="00744938" w:rsidRPr="00744938" w:rsidDel="00B576C3">
            <w:rPr>
              <w:position w:val="-12"/>
            </w:rPr>
            <w:object w:dxaOrig="660" w:dyaOrig="380">
              <v:shape id="_x0000_i1193" type="#_x0000_t75" style="width:33.8pt;height:19.65pt" o:ole="">
                <v:imagedata r:id="rId433" o:title=""/>
              </v:shape>
              <o:OLEObject Type="Embed" ProgID="Equation.3" ShapeID="_x0000_i1193" DrawAspect="Content" ObjectID="_1549710518" r:id="rId434"/>
            </w:object>
          </w:r>
        </w:del>
      </w:ins>
      <w:ins w:id="2446" w:author="Шайтан-машина" w:date="2017-01-06T13:58:00Z">
        <w:del w:id="2447" w:author="Tsaun" w:date="2017-01-09T18:17:00Z">
          <w:r w:rsidR="00744938" w:rsidDel="00B576C3">
            <w:rPr>
              <w:position w:val="-6"/>
            </w:rPr>
            <w:delText xml:space="preserve"> </w:delText>
          </w:r>
        </w:del>
      </w:ins>
      <w:ins w:id="2448" w:author="Шайтан-машина" w:date="2017-01-06T13:59:00Z">
        <w:del w:id="2449" w:author="Tsaun" w:date="2017-01-09T18:17:00Z">
          <w:r w:rsidR="00744938" w:rsidDel="00B576C3">
            <w:rPr>
              <w:position w:val="-6"/>
            </w:rPr>
            <w:delText>определяется как</w:delText>
          </w:r>
        </w:del>
      </w:ins>
    </w:p>
    <w:tbl>
      <w:tblPr>
        <w:tblW w:w="9206" w:type="dxa"/>
        <w:tblInd w:w="648" w:type="dxa"/>
        <w:tblLook w:val="01E0" w:firstRow="1" w:lastRow="1" w:firstColumn="1" w:lastColumn="1" w:noHBand="0" w:noVBand="0"/>
      </w:tblPr>
      <w:tblGrid>
        <w:gridCol w:w="7938"/>
        <w:gridCol w:w="1268"/>
      </w:tblGrid>
      <w:tr w:rsidR="00744938" w:rsidRPr="002E146E" w:rsidDel="00B576C3" w:rsidTr="00EC1334">
        <w:trPr>
          <w:ins w:id="2450" w:author="Шайтан-машина" w:date="2017-01-06T13:59:00Z"/>
          <w:del w:id="2451" w:author="Tsaun" w:date="2017-01-09T18:17:00Z"/>
        </w:trPr>
        <w:tc>
          <w:tcPr>
            <w:tcW w:w="7938" w:type="dxa"/>
            <w:vAlign w:val="center"/>
          </w:tcPr>
          <w:p w:rsidR="00744938" w:rsidRPr="00E54B6C" w:rsidDel="00B576C3" w:rsidRDefault="007566A5" w:rsidP="00EC1334">
            <w:pPr>
              <w:pStyle w:val="1-6"/>
              <w:ind w:firstLine="0"/>
              <w:rPr>
                <w:ins w:id="2452" w:author="Шайтан-машина" w:date="2017-01-06T13:59:00Z"/>
                <w:del w:id="2453" w:author="Tsaun" w:date="2017-01-09T18:17:00Z"/>
              </w:rPr>
            </w:pPr>
            <w:ins w:id="2454" w:author="Шайтан-машина" w:date="2017-01-06T13:59:00Z">
              <w:del w:id="2455" w:author="Tsaun" w:date="2017-01-09T18:17:00Z">
                <w:r w:rsidRPr="00744938" w:rsidDel="00B576C3">
                  <w:rPr>
                    <w:position w:val="-28"/>
                  </w:rPr>
                  <w:object w:dxaOrig="5880" w:dyaOrig="700">
                    <v:shape id="_x0000_i1194" type="#_x0000_t75" style="width:292.35pt;height:36.55pt" o:ole="">
                      <v:imagedata r:id="rId435" o:title=""/>
                    </v:shape>
                    <o:OLEObject Type="Embed" ProgID="Equation.3" ShapeID="_x0000_i1194" DrawAspect="Content" ObjectID="_1549710519" r:id="rId436"/>
                  </w:object>
                </w:r>
              </w:del>
            </w:ins>
            <w:ins w:id="2456" w:author="Шайтан-машина" w:date="2017-01-06T14:17:00Z">
              <w:del w:id="2457" w:author="Tsaun" w:date="2017-01-09T18:17:00Z">
                <w:r w:rsidR="00E56C20" w:rsidRPr="00E56C20" w:rsidDel="00B576C3">
                  <w:delText>,</w:delText>
                </w:r>
              </w:del>
            </w:ins>
          </w:p>
        </w:tc>
        <w:tc>
          <w:tcPr>
            <w:tcW w:w="1268" w:type="dxa"/>
            <w:vAlign w:val="center"/>
          </w:tcPr>
          <w:p w:rsidR="00744938" w:rsidRPr="004C54D2" w:rsidDel="00B576C3" w:rsidRDefault="00744938" w:rsidP="00EC1334">
            <w:pPr>
              <w:pStyle w:val="affffffffff"/>
              <w:rPr>
                <w:ins w:id="2458" w:author="Шайтан-машина" w:date="2017-01-06T13:59:00Z"/>
                <w:del w:id="2459" w:author="Tsaun" w:date="2017-01-09T18:17:00Z"/>
              </w:rPr>
            </w:pPr>
            <w:ins w:id="2460" w:author="Шайтан-машина" w:date="2017-01-06T13:59:00Z">
              <w:del w:id="2461" w:author="Tsaun" w:date="2017-01-09T18:17:00Z">
                <w:r w:rsidRPr="004C54D2" w:rsidDel="00B576C3">
                  <w:delText>(</w:delText>
                </w:r>
                <w:r w:rsidR="00FF21EC" w:rsidRPr="004C54D2" w:rsidDel="00B576C3">
                  <w:fldChar w:fldCharType="begin"/>
                </w:r>
                <w:r w:rsidRPr="004C54D2" w:rsidDel="00B576C3">
                  <w:delInstrText xml:space="preserve"> STYLEREF 1 \s </w:delInstrText>
                </w:r>
                <w:r w:rsidR="00FF21EC" w:rsidRPr="004C54D2" w:rsidDel="00B576C3">
                  <w:fldChar w:fldCharType="separate"/>
                </w:r>
              </w:del>
            </w:ins>
            <w:del w:id="2462" w:author="Tsaun" w:date="2017-01-09T18:17:00Z">
              <w:r w:rsidR="00ED7A3A" w:rsidDel="00B576C3">
                <w:rPr>
                  <w:noProof/>
                </w:rPr>
                <w:delText>1</w:delText>
              </w:r>
            </w:del>
            <w:ins w:id="2463" w:author="Шайтан-машина" w:date="2017-01-06T13:59:00Z">
              <w:del w:id="2464" w:author="Tsaun" w:date="2017-01-09T18:17:00Z">
                <w:r w:rsidR="00FF21EC" w:rsidRPr="004C54D2" w:rsidDel="00B576C3">
                  <w:fldChar w:fldCharType="end"/>
                </w:r>
                <w:r w:rsidRPr="004C54D2" w:rsidDel="00B576C3">
                  <w:delText>.</w:delText>
                </w:r>
                <w:r w:rsidR="00FF21EC" w:rsidRPr="004C54D2" w:rsidDel="00B576C3">
                  <w:fldChar w:fldCharType="begin"/>
                </w:r>
                <w:r w:rsidRPr="004C54D2" w:rsidDel="00B576C3">
                  <w:delInstrText xml:space="preserve"> SEQ ( \* ARABIC \s 1 </w:delInstrText>
                </w:r>
                <w:r w:rsidR="00FF21EC" w:rsidRPr="004C54D2" w:rsidDel="00B576C3">
                  <w:fldChar w:fldCharType="separate"/>
                </w:r>
              </w:del>
            </w:ins>
            <w:ins w:id="2465" w:author="Шайтан-машина" w:date="2017-01-06T14:17:00Z">
              <w:del w:id="2466" w:author="Tsaun" w:date="2017-01-09T11:28:00Z">
                <w:r w:rsidR="00E56C20" w:rsidRPr="004C54D2" w:rsidDel="00ED7A3A">
                  <w:rPr>
                    <w:noProof/>
                  </w:rPr>
                  <w:delText>43</w:delText>
                </w:r>
              </w:del>
            </w:ins>
            <w:ins w:id="2467" w:author="Шайтан-машина" w:date="2017-01-06T13:59:00Z">
              <w:del w:id="2468" w:author="Tsaun" w:date="2017-01-09T18:17:00Z">
                <w:r w:rsidR="00FF21EC" w:rsidRPr="004C54D2" w:rsidDel="00B576C3">
                  <w:fldChar w:fldCharType="end"/>
                </w:r>
                <w:r w:rsidRPr="004C54D2" w:rsidDel="00B576C3">
                  <w:delText>)</w:delText>
                </w:r>
              </w:del>
            </w:ins>
          </w:p>
        </w:tc>
      </w:tr>
    </w:tbl>
    <w:p w:rsidR="00744938" w:rsidRPr="007566A5" w:rsidDel="00B576C3" w:rsidRDefault="00E56C20" w:rsidP="00E56C20">
      <w:pPr>
        <w:ind w:firstLine="0"/>
        <w:rPr>
          <w:ins w:id="2469" w:author="Шайтан-машина" w:date="2017-01-06T13:59:00Z"/>
          <w:del w:id="2470" w:author="Tsaun" w:date="2017-01-09T18:17:00Z"/>
          <w:position w:val="-6"/>
        </w:rPr>
      </w:pPr>
      <w:ins w:id="2471" w:author="Шайтан-машина" w:date="2017-01-06T14:17:00Z">
        <w:del w:id="2472" w:author="Tsaun" w:date="2017-01-09T18:17:00Z">
          <w:r w:rsidDel="00B576C3">
            <w:rPr>
              <w:position w:val="-6"/>
            </w:rPr>
            <w:delText>где</w:delText>
          </w:r>
        </w:del>
      </w:ins>
      <w:ins w:id="2473" w:author="Шайтан-машина" w:date="2017-01-06T14:18:00Z">
        <w:del w:id="2474" w:author="Tsaun" w:date="2017-01-09T18:17:00Z">
          <w:r w:rsidDel="00B576C3">
            <w:rPr>
              <w:position w:val="-6"/>
            </w:rPr>
            <w:delText xml:space="preserve"> </w:delText>
          </w:r>
        </w:del>
      </w:ins>
      <w:ins w:id="2475" w:author="Шайтан-машина" w:date="2017-01-06T14:18:00Z">
        <w:del w:id="2476" w:author="Tsaun" w:date="2017-01-09T18:17:00Z">
          <w:r w:rsidRPr="008F28F0" w:rsidDel="00B576C3">
            <w:rPr>
              <w:position w:val="-12"/>
            </w:rPr>
            <w:object w:dxaOrig="360" w:dyaOrig="380">
              <v:shape id="_x0000_i1195" type="#_x0000_t75" style="width:17.45pt;height:19.65pt" o:ole="">
                <v:imagedata r:id="rId437" o:title=""/>
              </v:shape>
              <o:OLEObject Type="Embed" ProgID="Equation.3" ShapeID="_x0000_i1195" DrawAspect="Content" ObjectID="_1549710520" r:id="rId438"/>
            </w:object>
          </w:r>
        </w:del>
      </w:ins>
      <w:ins w:id="2477" w:author="Шайтан-машина" w:date="2017-01-06T14:18:00Z">
        <w:del w:id="2478" w:author="Tsaun" w:date="2017-01-09T18:17:00Z">
          <w:r w:rsidDel="00B576C3">
            <w:rPr>
              <w:position w:val="-6"/>
            </w:rPr>
            <w:delText xml:space="preserve"> - объемная концентрация частиц </w:delText>
          </w:r>
        </w:del>
      </w:ins>
      <w:ins w:id="2479" w:author="Шайтан-машина" w:date="2017-01-06T14:19:00Z">
        <w:del w:id="2480" w:author="Tsaun" w:date="2017-01-09T18:17:00Z">
          <w:r w:rsidDel="00B576C3">
            <w:rPr>
              <w:position w:val="-6"/>
              <w:lang w:val="en-US"/>
            </w:rPr>
            <w:delText>k</w:delText>
          </w:r>
          <w:r w:rsidRPr="00E56C20" w:rsidDel="00B576C3">
            <w:rPr>
              <w:position w:val="-6"/>
            </w:rPr>
            <w:delText>-</w:delText>
          </w:r>
          <w:r w:rsidDel="00B576C3">
            <w:rPr>
              <w:position w:val="-6"/>
            </w:rPr>
            <w:delText xml:space="preserve">ой размерной группы в ячейке, </w:delText>
          </w:r>
        </w:del>
      </w:ins>
      <w:ins w:id="2481" w:author="Шайтан-машина" w:date="2017-01-06T14:19:00Z">
        <w:del w:id="2482" w:author="Tsaun" w:date="2017-01-09T18:17:00Z">
          <w:r w:rsidRPr="008F28F0" w:rsidDel="00B576C3">
            <w:rPr>
              <w:position w:val="-12"/>
            </w:rPr>
            <w:object w:dxaOrig="220" w:dyaOrig="360">
              <v:shape id="_x0000_i1196" type="#_x0000_t75" style="width:10.35pt;height:17.45pt" o:ole="">
                <v:imagedata r:id="rId439" o:title=""/>
              </v:shape>
              <o:OLEObject Type="Embed" ProgID="Equation.3" ShapeID="_x0000_i1196" DrawAspect="Content" ObjectID="_1549710521" r:id="rId440"/>
            </w:object>
          </w:r>
        </w:del>
      </w:ins>
      <w:ins w:id="2483" w:author="Шайтан-машина" w:date="2017-01-06T14:19:00Z">
        <w:del w:id="2484" w:author="Tsaun" w:date="2017-01-09T18:17:00Z">
          <w:r w:rsidDel="00B576C3">
            <w:rPr>
              <w:position w:val="-6"/>
            </w:rPr>
            <w:delText xml:space="preserve"> - средний радиус аэрозолей в </w:delText>
          </w:r>
          <w:r w:rsidDel="00B576C3">
            <w:rPr>
              <w:position w:val="-6"/>
              <w:lang w:val="en-US"/>
            </w:rPr>
            <w:delText>k</w:delText>
          </w:r>
          <w:r w:rsidRPr="00E56C20" w:rsidDel="00B576C3">
            <w:rPr>
              <w:position w:val="-6"/>
            </w:rPr>
            <w:delText>-</w:delText>
          </w:r>
          <w:r w:rsidDel="00B576C3">
            <w:rPr>
              <w:position w:val="-6"/>
            </w:rPr>
            <w:delText>ой размерной группе</w:delText>
          </w:r>
          <w:r w:rsidR="007566A5" w:rsidDel="00B576C3">
            <w:rPr>
              <w:position w:val="-6"/>
            </w:rPr>
            <w:delText xml:space="preserve">, </w:delText>
          </w:r>
        </w:del>
      </w:ins>
      <w:ins w:id="2485" w:author="Шайтан-машина" w:date="2017-01-06T14:40:00Z">
        <w:del w:id="2486" w:author="Tsaun" w:date="2017-01-09T18:17:00Z">
          <w:r w:rsidR="007566A5" w:rsidRPr="008F28F0" w:rsidDel="00B576C3">
            <w:rPr>
              <w:position w:val="-12"/>
            </w:rPr>
            <w:object w:dxaOrig="320" w:dyaOrig="380">
              <v:shape id="_x0000_i1197" type="#_x0000_t75" style="width:15.8pt;height:19.65pt" o:ole="">
                <v:imagedata r:id="rId441" o:title=""/>
              </v:shape>
              <o:OLEObject Type="Embed" ProgID="Equation.3" ShapeID="_x0000_i1197" DrawAspect="Content" ObjectID="_1549710522" r:id="rId442"/>
            </w:object>
          </w:r>
        </w:del>
      </w:ins>
      <w:ins w:id="2487" w:author="Шайтан-машина" w:date="2017-01-06T14:40:00Z">
        <w:del w:id="2488" w:author="Tsaun" w:date="2017-01-09T18:17:00Z">
          <w:r w:rsidR="007566A5" w:rsidRPr="007566A5" w:rsidDel="00B576C3">
            <w:rPr>
              <w:position w:val="-6"/>
            </w:rPr>
            <w:delText xml:space="preserve"> - </w:delText>
          </w:r>
          <w:r w:rsidR="007566A5" w:rsidDel="00B576C3">
            <w:rPr>
              <w:position w:val="-6"/>
            </w:rPr>
            <w:delText>концентрация насыщения пара ПД при температуре несущего газа в ячейке.</w:delText>
          </w:r>
        </w:del>
      </w:ins>
    </w:p>
    <w:p w:rsidR="00744938" w:rsidDel="00B576C3" w:rsidRDefault="007566A5" w:rsidP="00D86D1B">
      <w:pPr>
        <w:rPr>
          <w:ins w:id="2489" w:author="Шайтан-машина" w:date="2017-01-06T13:59:00Z"/>
          <w:del w:id="2490" w:author="Tsaun" w:date="2017-01-09T18:17:00Z"/>
          <w:position w:val="-6"/>
        </w:rPr>
      </w:pPr>
      <w:ins w:id="2491" w:author="Шайтан-машина" w:date="2017-01-06T14:41:00Z">
        <w:del w:id="2492" w:author="Tsaun" w:date="2017-01-09T18:17:00Z">
          <w:r w:rsidDel="00B576C3">
            <w:delText xml:space="preserve">Параметр </w:delText>
          </w:r>
        </w:del>
      </w:ins>
      <w:ins w:id="2493" w:author="Шайтан-машина" w:date="2017-01-06T14:41:00Z">
        <w:del w:id="2494" w:author="Tsaun" w:date="2017-01-09T18:17:00Z">
          <w:r w:rsidRPr="008F28F0" w:rsidDel="00B576C3">
            <w:rPr>
              <w:position w:val="-12"/>
            </w:rPr>
            <w:object w:dxaOrig="340" w:dyaOrig="380">
              <v:shape id="_x0000_i1198" type="#_x0000_t75" style="width:17.45pt;height:19.65pt" o:ole="">
                <v:imagedata r:id="rId443" o:title=""/>
              </v:shape>
              <o:OLEObject Type="Embed" ProgID="Equation.3" ShapeID="_x0000_i1198" DrawAspect="Content" ObjectID="_1549710523" r:id="rId444"/>
            </w:object>
          </w:r>
        </w:del>
      </w:ins>
      <w:ins w:id="2495" w:author="Шайтан-машина" w:date="2017-01-06T14:41:00Z">
        <w:del w:id="2496" w:author="Tsaun" w:date="2017-01-09T18:17:00Z">
          <w:r w:rsidDel="00B576C3">
            <w:delText xml:space="preserve"> есть фактор коррекции на размер частицы вследствие эффекта Фукса:</w:delText>
          </w:r>
        </w:del>
      </w:ins>
    </w:p>
    <w:tbl>
      <w:tblPr>
        <w:tblW w:w="9206" w:type="dxa"/>
        <w:tblInd w:w="648" w:type="dxa"/>
        <w:tblLook w:val="01E0" w:firstRow="1" w:lastRow="1" w:firstColumn="1" w:lastColumn="1" w:noHBand="0" w:noVBand="0"/>
      </w:tblPr>
      <w:tblGrid>
        <w:gridCol w:w="7938"/>
        <w:gridCol w:w="1268"/>
      </w:tblGrid>
      <w:tr w:rsidR="007566A5" w:rsidRPr="002E146E" w:rsidDel="00B576C3" w:rsidTr="00EC1334">
        <w:trPr>
          <w:ins w:id="2497" w:author="Шайтан-машина" w:date="2017-01-06T14:41:00Z"/>
          <w:del w:id="2498" w:author="Tsaun" w:date="2017-01-09T18:17:00Z"/>
        </w:trPr>
        <w:tc>
          <w:tcPr>
            <w:tcW w:w="7938" w:type="dxa"/>
            <w:vAlign w:val="center"/>
          </w:tcPr>
          <w:p w:rsidR="007566A5" w:rsidRPr="00E54B6C" w:rsidDel="00B576C3" w:rsidRDefault="007566A5" w:rsidP="00EC1334">
            <w:pPr>
              <w:pStyle w:val="1-6"/>
              <w:ind w:firstLine="0"/>
              <w:rPr>
                <w:ins w:id="2499" w:author="Шайтан-машина" w:date="2017-01-06T14:41:00Z"/>
                <w:del w:id="2500" w:author="Tsaun" w:date="2017-01-09T18:17:00Z"/>
              </w:rPr>
            </w:pPr>
            <w:ins w:id="2501" w:author="Шайтан-машина" w:date="2017-01-06T14:41:00Z">
              <w:del w:id="2502" w:author="Tsaun" w:date="2017-01-09T18:17:00Z">
                <w:r w:rsidRPr="007566A5" w:rsidDel="00B576C3">
                  <w:rPr>
                    <w:position w:val="-34"/>
                  </w:rPr>
                  <w:object w:dxaOrig="3040" w:dyaOrig="760">
                    <v:shape id="_x0000_i1199" type="#_x0000_t75" style="width:151.65pt;height:38.2pt" o:ole="">
                      <v:imagedata r:id="rId445" o:title=""/>
                    </v:shape>
                    <o:OLEObject Type="Embed" ProgID="Equation.3" ShapeID="_x0000_i1199" DrawAspect="Content" ObjectID="_1549710524" r:id="rId446"/>
                  </w:object>
                </w:r>
              </w:del>
            </w:ins>
            <w:ins w:id="2503" w:author="Шайтан-машина" w:date="2017-01-06T14:41:00Z">
              <w:del w:id="2504" w:author="Tsaun" w:date="2017-01-09T18:17:00Z">
                <w:r w:rsidRPr="00E56C20" w:rsidDel="00B576C3">
                  <w:delText>,</w:delText>
                </w:r>
              </w:del>
            </w:ins>
          </w:p>
        </w:tc>
        <w:tc>
          <w:tcPr>
            <w:tcW w:w="1268" w:type="dxa"/>
            <w:vAlign w:val="center"/>
          </w:tcPr>
          <w:p w:rsidR="007566A5" w:rsidRPr="004C54D2" w:rsidDel="00B576C3" w:rsidRDefault="007566A5" w:rsidP="00EC1334">
            <w:pPr>
              <w:pStyle w:val="affffffffff"/>
              <w:rPr>
                <w:ins w:id="2505" w:author="Шайтан-машина" w:date="2017-01-06T14:41:00Z"/>
                <w:del w:id="2506" w:author="Tsaun" w:date="2017-01-09T18:17:00Z"/>
              </w:rPr>
            </w:pPr>
            <w:ins w:id="2507" w:author="Шайтан-машина" w:date="2017-01-06T14:41:00Z">
              <w:del w:id="2508" w:author="Tsaun" w:date="2017-01-09T18:17:00Z">
                <w:r w:rsidRPr="004C54D2" w:rsidDel="00B576C3">
                  <w:delText>(</w:delText>
                </w:r>
                <w:r w:rsidR="00FF21EC" w:rsidRPr="004C54D2" w:rsidDel="00B576C3">
                  <w:fldChar w:fldCharType="begin"/>
                </w:r>
                <w:r w:rsidRPr="004C54D2" w:rsidDel="00B576C3">
                  <w:delInstrText xml:space="preserve"> STYLEREF 1 \s </w:delInstrText>
                </w:r>
                <w:r w:rsidR="00FF21EC" w:rsidRPr="004C54D2" w:rsidDel="00B576C3">
                  <w:fldChar w:fldCharType="separate"/>
                </w:r>
              </w:del>
            </w:ins>
            <w:del w:id="2509" w:author="Tsaun" w:date="2017-01-09T18:17:00Z">
              <w:r w:rsidR="00ED7A3A" w:rsidDel="00B576C3">
                <w:rPr>
                  <w:noProof/>
                </w:rPr>
                <w:delText>1</w:delText>
              </w:r>
            </w:del>
            <w:ins w:id="2510" w:author="Шайтан-машина" w:date="2017-01-06T14:41:00Z">
              <w:del w:id="2511" w:author="Tsaun" w:date="2017-01-09T18:17:00Z">
                <w:r w:rsidR="00FF21EC" w:rsidRPr="004C54D2" w:rsidDel="00B576C3">
                  <w:fldChar w:fldCharType="end"/>
                </w:r>
                <w:r w:rsidRPr="004C54D2" w:rsidDel="00B576C3">
                  <w:delText>.</w:delText>
                </w:r>
                <w:r w:rsidR="00FF21EC" w:rsidRPr="004C54D2" w:rsidDel="00B576C3">
                  <w:fldChar w:fldCharType="begin"/>
                </w:r>
                <w:r w:rsidRPr="004C54D2" w:rsidDel="00B576C3">
                  <w:delInstrText xml:space="preserve"> SEQ ( \* ARABIC \s 1 </w:delInstrText>
                </w:r>
                <w:r w:rsidR="00FF21EC" w:rsidRPr="004C54D2" w:rsidDel="00B576C3">
                  <w:fldChar w:fldCharType="separate"/>
                </w:r>
              </w:del>
            </w:ins>
            <w:ins w:id="2512" w:author="Шайтан-машина" w:date="2017-01-06T14:42:00Z">
              <w:del w:id="2513" w:author="Tsaun" w:date="2017-01-09T11:28:00Z">
                <w:r w:rsidRPr="004C54D2" w:rsidDel="00ED7A3A">
                  <w:rPr>
                    <w:noProof/>
                  </w:rPr>
                  <w:delText>44</w:delText>
                </w:r>
              </w:del>
            </w:ins>
            <w:ins w:id="2514" w:author="Шайтан-машина" w:date="2017-01-06T14:41:00Z">
              <w:del w:id="2515" w:author="Tsaun" w:date="2017-01-09T18:17:00Z">
                <w:r w:rsidR="00FF21EC" w:rsidRPr="004C54D2" w:rsidDel="00B576C3">
                  <w:fldChar w:fldCharType="end"/>
                </w:r>
                <w:r w:rsidRPr="004C54D2" w:rsidDel="00B576C3">
                  <w:delText>)</w:delText>
                </w:r>
              </w:del>
            </w:ins>
          </w:p>
        </w:tc>
      </w:tr>
    </w:tbl>
    <w:p w:rsidR="00744938" w:rsidRPr="007566A5" w:rsidDel="00B576C3" w:rsidRDefault="007566A5" w:rsidP="007566A5">
      <w:pPr>
        <w:ind w:firstLine="0"/>
        <w:rPr>
          <w:ins w:id="2516" w:author="Шайтан-машина" w:date="2017-01-06T14:43:00Z"/>
          <w:del w:id="2517" w:author="Tsaun" w:date="2017-01-09T18:17:00Z"/>
          <w:position w:val="-6"/>
        </w:rPr>
      </w:pPr>
      <w:ins w:id="2518" w:author="Шайтан-машина" w:date="2017-01-06T14:43:00Z">
        <w:del w:id="2519" w:author="Tsaun" w:date="2017-01-09T18:17:00Z">
          <w:r w:rsidDel="00B576C3">
            <w:rPr>
              <w:position w:val="-6"/>
            </w:rPr>
            <w:delText>где</w:delText>
          </w:r>
          <w:r w:rsidRPr="007566A5" w:rsidDel="00B576C3">
            <w:delText xml:space="preserve"> </w:delText>
          </w:r>
        </w:del>
      </w:ins>
      <w:ins w:id="2520" w:author="Шайтан-машина" w:date="2017-01-06T14:43:00Z">
        <w:del w:id="2521" w:author="Tsaun" w:date="2017-01-09T18:17:00Z">
          <w:r w:rsidRPr="007566A5" w:rsidDel="00B576C3">
            <w:rPr>
              <w:position w:val="-12"/>
            </w:rPr>
            <w:object w:dxaOrig="460" w:dyaOrig="380">
              <v:shape id="_x0000_i1200" type="#_x0000_t75" style="width:23.45pt;height:19.65pt" o:ole="">
                <v:imagedata r:id="rId447" o:title=""/>
              </v:shape>
              <o:OLEObject Type="Embed" ProgID="Equation.3" ShapeID="_x0000_i1200" DrawAspect="Content" ObjectID="_1549710525" r:id="rId448"/>
            </w:object>
          </w:r>
        </w:del>
      </w:ins>
      <w:ins w:id="2522" w:author="Шайтан-машина" w:date="2017-01-06T14:43:00Z">
        <w:del w:id="2523" w:author="Tsaun" w:date="2017-01-09T18:17:00Z">
          <w:r w:rsidDel="00B576C3">
            <w:rPr>
              <w:position w:val="-6"/>
            </w:rPr>
            <w:delText xml:space="preserve"> </w:delText>
          </w:r>
        </w:del>
      </w:ins>
      <w:ins w:id="2524" w:author="Шайтан-машина" w:date="2017-01-06T14:44:00Z">
        <w:del w:id="2525" w:author="Tsaun" w:date="2017-01-09T18:17:00Z">
          <w:r w:rsidDel="00B576C3">
            <w:rPr>
              <w:position w:val="-6"/>
            </w:rPr>
            <w:delText xml:space="preserve">- число Кнудсена для частиц </w:delText>
          </w:r>
          <w:r w:rsidDel="00B576C3">
            <w:rPr>
              <w:position w:val="-6"/>
              <w:lang w:val="en-US"/>
            </w:rPr>
            <w:delText>k</w:delText>
          </w:r>
          <w:r w:rsidRPr="007566A5" w:rsidDel="00B576C3">
            <w:rPr>
              <w:position w:val="-6"/>
            </w:rPr>
            <w:delText>-</w:delText>
          </w:r>
          <w:r w:rsidDel="00B576C3">
            <w:rPr>
              <w:position w:val="-6"/>
            </w:rPr>
            <w:delText xml:space="preserve">ой размерной группы в </w:delText>
          </w:r>
          <w:r w:rsidDel="00B576C3">
            <w:rPr>
              <w:position w:val="-6"/>
              <w:lang w:val="en-US"/>
            </w:rPr>
            <w:delText>i</w:delText>
          </w:r>
          <w:r w:rsidDel="00B576C3">
            <w:rPr>
              <w:position w:val="-6"/>
            </w:rPr>
            <w:delText>-ой ячейке.</w:delText>
          </w:r>
        </w:del>
      </w:ins>
    </w:p>
    <w:p w:rsidR="007566A5" w:rsidDel="00B576C3" w:rsidRDefault="007566A5" w:rsidP="00D86D1B">
      <w:pPr>
        <w:rPr>
          <w:ins w:id="2526" w:author="Шайтан-машина" w:date="2017-01-06T14:47:00Z"/>
          <w:del w:id="2527" w:author="Tsaun" w:date="2017-01-09T18:17:00Z"/>
          <w:position w:val="-6"/>
        </w:rPr>
      </w:pPr>
      <w:ins w:id="2528" w:author="Шайтан-машина" w:date="2017-01-06T14:45:00Z">
        <w:del w:id="2529" w:author="Tsaun" w:date="2017-01-09T18:17:00Z">
          <w:r w:rsidDel="00B576C3">
            <w:rPr>
              <w:position w:val="-6"/>
            </w:rPr>
            <w:delText xml:space="preserve">Параметр </w:delText>
          </w:r>
        </w:del>
      </w:ins>
      <w:ins w:id="2530" w:author="Шайтан-машина" w:date="2017-01-06T14:45:00Z">
        <w:del w:id="2531" w:author="Tsaun" w:date="2017-01-09T18:17:00Z">
          <w:r w:rsidRPr="008F28F0" w:rsidDel="00B576C3">
            <w:rPr>
              <w:position w:val="-6"/>
            </w:rPr>
            <w:object w:dxaOrig="360" w:dyaOrig="279">
              <v:shape id="_x0000_i1201" type="#_x0000_t75" style="width:17.45pt;height:12.55pt" o:ole="">
                <v:imagedata r:id="rId393" o:title=""/>
              </v:shape>
              <o:OLEObject Type="Embed" ProgID="Equation.3" ShapeID="_x0000_i1201" DrawAspect="Content" ObjectID="_1549710526" r:id="rId449"/>
            </w:object>
          </w:r>
        </w:del>
      </w:ins>
      <w:ins w:id="2532" w:author="Шайтан-машина" w:date="2017-01-06T14:45:00Z">
        <w:del w:id="2533" w:author="Tsaun" w:date="2017-01-09T18:17:00Z">
          <w:r w:rsidDel="00B576C3">
            <w:rPr>
              <w:position w:val="-6"/>
            </w:rPr>
            <w:delText xml:space="preserve"> </w:delText>
          </w:r>
        </w:del>
      </w:ins>
      <w:ins w:id="2534" w:author="Шайтан-машина" w:date="2017-01-06T14:46:00Z">
        <w:del w:id="2535" w:author="Tsaun" w:date="2017-01-09T18:17:00Z">
          <w:r w:rsidDel="00B576C3">
            <w:rPr>
              <w:position w:val="-6"/>
            </w:rPr>
            <w:delText>соответствует попр</w:delText>
          </w:r>
          <w:r w:rsidR="002437F4" w:rsidDel="00B576C3">
            <w:rPr>
              <w:position w:val="-6"/>
            </w:rPr>
            <w:delText>авке Кельвина на кривизну капли</w:delText>
          </w:r>
        </w:del>
      </w:ins>
      <w:ins w:id="2536" w:author="Шайтан-машина" w:date="2017-01-06T14:47:00Z">
        <w:del w:id="2537" w:author="Tsaun" w:date="2017-01-09T18:17:00Z">
          <w:r w:rsidR="002437F4" w:rsidDel="00B576C3">
            <w:rPr>
              <w:position w:val="-6"/>
            </w:rPr>
            <w:delText>:</w:delText>
          </w:r>
        </w:del>
      </w:ins>
    </w:p>
    <w:tbl>
      <w:tblPr>
        <w:tblW w:w="9206" w:type="dxa"/>
        <w:tblInd w:w="648" w:type="dxa"/>
        <w:tblLook w:val="01E0" w:firstRow="1" w:lastRow="1" w:firstColumn="1" w:lastColumn="1" w:noHBand="0" w:noVBand="0"/>
      </w:tblPr>
      <w:tblGrid>
        <w:gridCol w:w="7938"/>
        <w:gridCol w:w="1268"/>
      </w:tblGrid>
      <w:tr w:rsidR="002437F4" w:rsidRPr="002E146E" w:rsidDel="00B576C3" w:rsidTr="00EC1334">
        <w:trPr>
          <w:ins w:id="2538" w:author="Шайтан-машина" w:date="2017-01-06T14:48:00Z"/>
          <w:del w:id="2539" w:author="Tsaun" w:date="2017-01-09T18:17:00Z"/>
        </w:trPr>
        <w:tc>
          <w:tcPr>
            <w:tcW w:w="7938" w:type="dxa"/>
            <w:vAlign w:val="center"/>
          </w:tcPr>
          <w:p w:rsidR="002437F4" w:rsidRPr="00E54B6C" w:rsidDel="00B576C3" w:rsidRDefault="002437F4" w:rsidP="00EC1334">
            <w:pPr>
              <w:pStyle w:val="1-6"/>
              <w:ind w:firstLine="0"/>
              <w:rPr>
                <w:ins w:id="2540" w:author="Шайтан-машина" w:date="2017-01-06T14:48:00Z"/>
                <w:del w:id="2541" w:author="Tsaun" w:date="2017-01-09T18:17:00Z"/>
              </w:rPr>
            </w:pPr>
            <w:ins w:id="2542" w:author="Шайтан-машина" w:date="2017-01-06T14:48:00Z">
              <w:del w:id="2543" w:author="Tsaun" w:date="2017-01-09T18:17:00Z">
                <w:r w:rsidRPr="002437F4" w:rsidDel="00B576C3">
                  <w:rPr>
                    <w:position w:val="-32"/>
                  </w:rPr>
                  <w:object w:dxaOrig="1900" w:dyaOrig="760">
                    <v:shape id="_x0000_i1202" type="#_x0000_t75" style="width:95.45pt;height:38.2pt" o:ole="">
                      <v:imagedata r:id="rId450" o:title=""/>
                    </v:shape>
                    <o:OLEObject Type="Embed" ProgID="Equation.3" ShapeID="_x0000_i1202" DrawAspect="Content" ObjectID="_1549710527" r:id="rId451"/>
                  </w:object>
                </w:r>
              </w:del>
            </w:ins>
            <w:ins w:id="2544" w:author="Шайтан-машина" w:date="2017-01-06T14:48:00Z">
              <w:del w:id="2545" w:author="Tsaun" w:date="2017-01-09T18:17:00Z">
                <w:r w:rsidRPr="00E56C20" w:rsidDel="00B576C3">
                  <w:delText>,</w:delText>
                </w:r>
              </w:del>
            </w:ins>
          </w:p>
        </w:tc>
        <w:tc>
          <w:tcPr>
            <w:tcW w:w="1268" w:type="dxa"/>
            <w:vAlign w:val="center"/>
          </w:tcPr>
          <w:p w:rsidR="002437F4" w:rsidRPr="004C54D2" w:rsidDel="00B576C3" w:rsidRDefault="002437F4" w:rsidP="00EC1334">
            <w:pPr>
              <w:pStyle w:val="affffffffff"/>
              <w:rPr>
                <w:ins w:id="2546" w:author="Шайтан-машина" w:date="2017-01-06T14:48:00Z"/>
                <w:del w:id="2547" w:author="Tsaun" w:date="2017-01-09T18:17:00Z"/>
              </w:rPr>
            </w:pPr>
            <w:ins w:id="2548" w:author="Шайтан-машина" w:date="2017-01-06T14:48:00Z">
              <w:del w:id="2549" w:author="Tsaun" w:date="2017-01-09T18:17:00Z">
                <w:r w:rsidRPr="004C54D2" w:rsidDel="00B576C3">
                  <w:delText>(</w:delText>
                </w:r>
                <w:r w:rsidR="00FF21EC" w:rsidRPr="004C54D2" w:rsidDel="00B576C3">
                  <w:fldChar w:fldCharType="begin"/>
                </w:r>
                <w:r w:rsidRPr="004C54D2" w:rsidDel="00B576C3">
                  <w:delInstrText xml:space="preserve"> STYLEREF 1 \s </w:delInstrText>
                </w:r>
                <w:r w:rsidR="00FF21EC" w:rsidRPr="004C54D2" w:rsidDel="00B576C3">
                  <w:fldChar w:fldCharType="separate"/>
                </w:r>
              </w:del>
            </w:ins>
            <w:del w:id="2550" w:author="Tsaun" w:date="2017-01-09T18:17:00Z">
              <w:r w:rsidR="00ED7A3A" w:rsidDel="00B576C3">
                <w:rPr>
                  <w:noProof/>
                </w:rPr>
                <w:delText>1</w:delText>
              </w:r>
            </w:del>
            <w:ins w:id="2551" w:author="Шайтан-машина" w:date="2017-01-06T14:48:00Z">
              <w:del w:id="2552" w:author="Tsaun" w:date="2017-01-09T18:17:00Z">
                <w:r w:rsidR="00FF21EC" w:rsidRPr="004C54D2" w:rsidDel="00B576C3">
                  <w:fldChar w:fldCharType="end"/>
                </w:r>
                <w:r w:rsidRPr="004C54D2" w:rsidDel="00B576C3">
                  <w:delText>.</w:delText>
                </w:r>
                <w:r w:rsidR="00FF21EC" w:rsidRPr="004C54D2" w:rsidDel="00B576C3">
                  <w:fldChar w:fldCharType="begin"/>
                </w:r>
                <w:r w:rsidRPr="004C54D2" w:rsidDel="00B576C3">
                  <w:delInstrText xml:space="preserve"> SEQ ( \* ARABIC \s 1 </w:delInstrText>
                </w:r>
                <w:r w:rsidR="00FF21EC" w:rsidRPr="004C54D2" w:rsidDel="00B576C3">
                  <w:fldChar w:fldCharType="separate"/>
                </w:r>
              </w:del>
            </w:ins>
            <w:ins w:id="2553" w:author="Шайтан-машина" w:date="2017-01-06T14:49:00Z">
              <w:del w:id="2554" w:author="Tsaun" w:date="2017-01-09T11:28:00Z">
                <w:r w:rsidRPr="004C54D2" w:rsidDel="00ED7A3A">
                  <w:rPr>
                    <w:noProof/>
                  </w:rPr>
                  <w:delText>45</w:delText>
                </w:r>
              </w:del>
            </w:ins>
            <w:ins w:id="2555" w:author="Шайтан-машина" w:date="2017-01-06T14:48:00Z">
              <w:del w:id="2556" w:author="Tsaun" w:date="2017-01-09T18:17:00Z">
                <w:r w:rsidR="00FF21EC" w:rsidRPr="004C54D2" w:rsidDel="00B576C3">
                  <w:fldChar w:fldCharType="end"/>
                </w:r>
                <w:r w:rsidRPr="004C54D2" w:rsidDel="00B576C3">
                  <w:delText>)</w:delText>
                </w:r>
              </w:del>
            </w:ins>
          </w:p>
        </w:tc>
      </w:tr>
    </w:tbl>
    <w:p w:rsidR="002E2B75" w:rsidRPr="002E2B75" w:rsidRDefault="002E2B75" w:rsidP="002E2B75">
      <w:pPr>
        <w:rPr>
          <w:ins w:id="2557" w:author="Tsaun" w:date="2017-01-09T18:21:00Z"/>
          <w:position w:val="-6"/>
        </w:rPr>
      </w:pPr>
      <w:ins w:id="2558" w:author="Tsaun" w:date="2017-01-09T18:21:00Z">
        <w:r>
          <w:rPr>
            <w:position w:val="-6"/>
          </w:rPr>
          <w:lastRenderedPageBreak/>
          <w:t>В рамках же упрощенной модели переноса и поведения паров ПД процесс нуклеации рассматривается как мгновенный, его кинетика не моделируется.</w:t>
        </w:r>
      </w:ins>
    </w:p>
    <w:p w:rsidR="002437F4" w:rsidDel="00B576C3" w:rsidRDefault="002437F4" w:rsidP="002437F4">
      <w:pPr>
        <w:ind w:firstLine="0"/>
        <w:rPr>
          <w:ins w:id="2559" w:author="Шайтан-машина" w:date="2017-01-06T14:49:00Z"/>
          <w:del w:id="2560" w:author="Tsaun" w:date="2017-01-09T18:17:00Z"/>
          <w:position w:val="-6"/>
        </w:rPr>
      </w:pPr>
      <w:ins w:id="2561" w:author="Шайтан-машина" w:date="2017-01-06T14:49:00Z">
        <w:del w:id="2562" w:author="Tsaun" w:date="2017-01-09T18:17:00Z">
          <w:r w:rsidRPr="002437F4" w:rsidDel="00B576C3">
            <w:delText xml:space="preserve">где </w:delText>
          </w:r>
        </w:del>
      </w:ins>
      <w:ins w:id="2563" w:author="Шайтан-машина" w:date="2017-01-06T14:50:00Z">
        <w:del w:id="2564" w:author="Tsaun" w:date="2017-01-09T18:17:00Z">
          <w:r w:rsidRPr="002437F4" w:rsidDel="00B576C3">
            <w:object w:dxaOrig="240" w:dyaOrig="220">
              <v:shape id="_x0000_i1203" type="#_x0000_t75" style="width:12pt;height:10.35pt" o:ole="">
                <v:imagedata r:id="rId397" o:title=""/>
              </v:shape>
              <o:OLEObject Type="Embed" ProgID="Equation.3" ShapeID="_x0000_i1203" DrawAspect="Content" ObjectID="_1549710528" r:id="rId452"/>
            </w:object>
          </w:r>
        </w:del>
      </w:ins>
      <w:ins w:id="2565" w:author="Шайтан-машина" w:date="2017-01-06T14:49:00Z">
        <w:del w:id="2566" w:author="Tsaun" w:date="2017-01-09T18:17:00Z">
          <w:r w:rsidRPr="002437F4" w:rsidDel="00B576C3">
            <w:delText xml:space="preserve"> </w:delText>
          </w:r>
        </w:del>
      </w:ins>
      <w:ins w:id="2567" w:author="Шайтан-машина" w:date="2017-01-06T14:50:00Z">
        <w:del w:id="2568" w:author="Tsaun" w:date="2017-01-09T18:17:00Z">
          <w:r w:rsidRPr="002437F4" w:rsidDel="00B576C3">
            <w:delText xml:space="preserve">- </w:delText>
          </w:r>
          <w:r w:rsidRPr="00B52829" w:rsidDel="00B576C3">
            <w:delText>коэффициент поверхностного натяжения жидкости</w:delText>
          </w:r>
          <w:r w:rsidDel="00B576C3">
            <w:delText xml:space="preserve">, </w:delText>
          </w:r>
        </w:del>
      </w:ins>
      <w:ins w:id="2569" w:author="Шайтан-машина" w:date="2017-01-06T14:50:00Z">
        <w:del w:id="2570" w:author="Tsaun" w:date="2017-01-09T18:17:00Z">
          <w:r w:rsidRPr="008F28F0" w:rsidDel="00B576C3">
            <w:rPr>
              <w:position w:val="-10"/>
            </w:rPr>
            <w:object w:dxaOrig="240" w:dyaOrig="260">
              <v:shape id="_x0000_i1204" type="#_x0000_t75" style="width:12pt;height:12.55pt" o:ole="">
                <v:imagedata r:id="rId399" o:title=""/>
              </v:shape>
              <o:OLEObject Type="Embed" ProgID="Equation.3" ShapeID="_x0000_i1204" DrawAspect="Content" ObjectID="_1549710529" r:id="rId453"/>
            </w:object>
          </w:r>
        </w:del>
      </w:ins>
      <w:ins w:id="2571" w:author="Шайтан-машина" w:date="2017-01-06T14:50:00Z">
        <w:del w:id="2572" w:author="Tsaun" w:date="2017-01-09T18:17:00Z">
          <w:r w:rsidDel="00B576C3">
            <w:delText xml:space="preserve"> - объем молекулы рассматриваемого химического соединения ПД.</w:delText>
          </w:r>
        </w:del>
      </w:ins>
    </w:p>
    <w:p w:rsidR="002437F4" w:rsidDel="00B576C3" w:rsidRDefault="002437F4" w:rsidP="00D86D1B">
      <w:pPr>
        <w:rPr>
          <w:ins w:id="2573" w:author="Шайтан-машина" w:date="2017-01-06T14:48:00Z"/>
          <w:del w:id="2574" w:author="Tsaun" w:date="2017-01-09T18:17:00Z"/>
          <w:position w:val="-6"/>
        </w:rPr>
      </w:pPr>
      <w:ins w:id="2575" w:author="Шайтан-машина" w:date="2017-01-06T14:51:00Z">
        <w:del w:id="2576" w:author="Tsaun" w:date="2017-01-09T18:17:00Z">
          <w:r w:rsidDel="00B576C3">
            <w:rPr>
              <w:position w:val="-6"/>
            </w:rPr>
            <w:delText xml:space="preserve">Следует отметить, что в ходе методических расчетов было установлено слабое влияние параметров </w:delText>
          </w:r>
        </w:del>
      </w:ins>
      <w:ins w:id="2577" w:author="Шайтан-машина" w:date="2017-01-06T14:51:00Z">
        <w:del w:id="2578" w:author="Tsaun" w:date="2017-01-09T18:17:00Z">
          <w:r w:rsidRPr="008F28F0" w:rsidDel="00B576C3">
            <w:rPr>
              <w:position w:val="-12"/>
            </w:rPr>
            <w:object w:dxaOrig="340" w:dyaOrig="380">
              <v:shape id="_x0000_i1205" type="#_x0000_t75" style="width:17.45pt;height:19.65pt" o:ole="">
                <v:imagedata r:id="rId443" o:title=""/>
              </v:shape>
              <o:OLEObject Type="Embed" ProgID="Equation.3" ShapeID="_x0000_i1205" DrawAspect="Content" ObjectID="_1549710530" r:id="rId454"/>
            </w:object>
          </w:r>
        </w:del>
      </w:ins>
      <w:ins w:id="2579" w:author="Шайтан-машина" w:date="2017-01-06T14:51:00Z">
        <w:del w:id="2580" w:author="Tsaun" w:date="2017-01-09T18:17:00Z">
          <w:r w:rsidDel="00B576C3">
            <w:rPr>
              <w:position w:val="-6"/>
            </w:rPr>
            <w:delText xml:space="preserve"> </w:delText>
          </w:r>
        </w:del>
      </w:ins>
      <w:ins w:id="2581" w:author="Шайтан-машина" w:date="2017-01-06T14:52:00Z">
        <w:del w:id="2582" w:author="Tsaun" w:date="2017-01-09T18:17:00Z">
          <w:r w:rsidDel="00B576C3">
            <w:rPr>
              <w:position w:val="-6"/>
            </w:rPr>
            <w:delText xml:space="preserve">и </w:delText>
          </w:r>
        </w:del>
      </w:ins>
      <w:ins w:id="2583" w:author="Шайтан-машина" w:date="2017-01-06T14:52:00Z">
        <w:del w:id="2584" w:author="Tsaun" w:date="2017-01-09T18:17:00Z">
          <w:r w:rsidRPr="008F28F0" w:rsidDel="00B576C3">
            <w:rPr>
              <w:position w:val="-6"/>
            </w:rPr>
            <w:object w:dxaOrig="360" w:dyaOrig="279">
              <v:shape id="_x0000_i1206" type="#_x0000_t75" style="width:17.45pt;height:12.55pt" o:ole="">
                <v:imagedata r:id="rId393" o:title=""/>
              </v:shape>
              <o:OLEObject Type="Embed" ProgID="Equation.3" ShapeID="_x0000_i1206" DrawAspect="Content" ObjectID="_1549710531" r:id="rId455"/>
            </w:object>
          </w:r>
        </w:del>
      </w:ins>
      <w:ins w:id="2585" w:author="Шайтан-машина" w:date="2017-01-06T14:52:00Z">
        <w:del w:id="2586" w:author="Tsaun" w:date="2017-01-09T18:17:00Z">
          <w:r w:rsidDel="00B576C3">
            <w:rPr>
              <w:position w:val="-6"/>
            </w:rPr>
            <w:delText xml:space="preserve"> на результаты расчета. В связи с чем они принимаются равными единице.</w:delText>
          </w:r>
        </w:del>
      </w:ins>
    </w:p>
    <w:p w:rsidR="00B72A74" w:rsidRPr="00611ABC" w:rsidRDefault="00FF21EC" w:rsidP="00B72A74">
      <w:pPr>
        <w:ind w:firstLine="0"/>
      </w:pPr>
      <w:del w:id="2587" w:author="Шайтан-машина" w:date="2017-01-06T14:49:00Z">
        <w:r w:rsidRPr="000817D8" w:rsidDel="002437F4">
          <w:rPr>
            <w:position w:val="-12"/>
          </w:rPr>
          <w:fldChar w:fldCharType="begin"/>
        </w:r>
        <w:r w:rsidRPr="000817D8" w:rsidDel="002437F4">
          <w:rPr>
            <w:position w:val="-12"/>
          </w:rPr>
          <w:fldChar w:fldCharType="end"/>
        </w:r>
        <w:r w:rsidRPr="000817D8" w:rsidDel="002437F4">
          <w:rPr>
            <w:position w:val="-104"/>
          </w:rPr>
          <w:fldChar w:fldCharType="begin"/>
        </w:r>
        <w:r w:rsidRPr="000817D8" w:rsidDel="002437F4">
          <w:rPr>
            <w:position w:val="-104"/>
          </w:rPr>
          <w:fldChar w:fldCharType="end"/>
        </w:r>
      </w:del>
      <w:del w:id="2588" w:author="Шайтан-машина" w:date="2017-01-04T13:01:00Z">
        <w:r w:rsidR="00B72A74" w:rsidRPr="00B72A74" w:rsidDel="00DD75B3">
          <w:rPr>
            <w:szCs w:val="24"/>
          </w:rPr>
          <w:delText xml:space="preserve">где </w:delText>
        </w:r>
        <w:r w:rsidR="002F4240">
          <w:rPr>
            <w:noProof/>
            <w:position w:val="-12"/>
            <w:szCs w:val="24"/>
            <w:lang w:eastAsia="ru-RU"/>
            <w:rPrChange w:id="2589">
              <w:rPr>
                <w:noProof/>
                <w:lang w:eastAsia="ru-RU"/>
              </w:rPr>
            </w:rPrChange>
          </w:rPr>
          <w:drawing>
            <wp:inline distT="0" distB="0" distL="0" distR="0">
              <wp:extent cx="205105" cy="205105"/>
              <wp:effectExtent l="19050" t="0" r="4445" b="0"/>
              <wp:docPr id="245" name="Рисунок 2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59"/>
                      <pic:cNvPicPr>
                        <a:picLocks noChangeAspect="1" noChangeArrowheads="1"/>
                      </pic:cNvPicPr>
                    </pic:nvPicPr>
                    <pic:blipFill>
                      <a:blip r:embed="rId456"/>
                      <a:srcRect/>
                      <a:stretch>
                        <a:fillRect/>
                      </a:stretch>
                    </pic:blipFill>
                    <pic:spPr bwMode="auto">
                      <a:xfrm>
                        <a:off x="0" y="0"/>
                        <a:ext cx="205105" cy="205105"/>
                      </a:xfrm>
                      <a:prstGeom prst="rect">
                        <a:avLst/>
                      </a:prstGeom>
                      <a:noFill/>
                      <a:ln w="9525">
                        <a:noFill/>
                        <a:miter lim="800000"/>
                        <a:headEnd/>
                        <a:tailEnd/>
                      </a:ln>
                    </pic:spPr>
                  </pic:pic>
                </a:graphicData>
              </a:graphic>
            </wp:inline>
          </w:drawing>
        </w:r>
        <w:r w:rsidR="00B72A74" w:rsidRPr="00B72A74" w:rsidDel="00DD75B3">
          <w:rPr>
            <w:szCs w:val="24"/>
          </w:rPr>
          <w:delText xml:space="preserve"> — скорость сорбции [см/с]. Для остальных летучих ПД скорости сорбции постоянны и определяются согласно работам [</w:delText>
        </w:r>
        <w:r w:rsidDel="00DD75B3">
          <w:fldChar w:fldCharType="begin"/>
        </w:r>
        <w:r w:rsidR="001F4747" w:rsidDel="00DD75B3">
          <w:delInstrText xml:space="preserve"> REF _Ref368578327 \r \h  \* MERGEFORMAT </w:delInstrText>
        </w:r>
        <w:r w:rsidDel="00DD75B3">
          <w:fldChar w:fldCharType="separate"/>
        </w:r>
        <w:r w:rsidR="00B04480" w:rsidRPr="00B04480" w:rsidDel="00DD75B3">
          <w:rPr>
            <w:szCs w:val="24"/>
          </w:rPr>
          <w:delText>67</w:delText>
        </w:r>
        <w:r w:rsidDel="00DD75B3">
          <w:fldChar w:fldCharType="end"/>
        </w:r>
        <w:r w:rsidR="00B72A74" w:rsidRPr="00B72A74" w:rsidDel="00DD75B3">
          <w:rPr>
            <w:szCs w:val="24"/>
          </w:rPr>
          <w:delText xml:space="preserve">, </w:delText>
        </w:r>
        <w:r w:rsidDel="00DD75B3">
          <w:fldChar w:fldCharType="begin"/>
        </w:r>
        <w:r w:rsidR="001F4747" w:rsidDel="00DD75B3">
          <w:delInstrText xml:space="preserve"> REF _Ref368578356 \r \h  \* MERGEFORMAT </w:delInstrText>
        </w:r>
        <w:r w:rsidDel="00DD75B3">
          <w:fldChar w:fldCharType="separate"/>
        </w:r>
        <w:r w:rsidR="00B04480" w:rsidRPr="00B04480" w:rsidDel="00DD75B3">
          <w:rPr>
            <w:szCs w:val="24"/>
          </w:rPr>
          <w:delText>68</w:delText>
        </w:r>
        <w:r w:rsidDel="00DD75B3">
          <w:fldChar w:fldCharType="end"/>
        </w:r>
        <w:r w:rsidR="00B72A74" w:rsidRPr="00B72A74" w:rsidDel="00DD75B3">
          <w:rPr>
            <w:szCs w:val="24"/>
          </w:rPr>
          <w:delText>]. Предполагается, что скорость сорбции паров C</w:delText>
        </w:r>
        <w:r w:rsidR="00B72A74" w:rsidRPr="00B72A74" w:rsidDel="00DD75B3">
          <w:rPr>
            <w:szCs w:val="24"/>
            <w:lang w:val="en-US"/>
          </w:rPr>
          <w:delText>s</w:delText>
        </w:r>
        <w:r w:rsidR="00B72A74" w:rsidRPr="00B72A74" w:rsidDel="00DD75B3">
          <w:rPr>
            <w:szCs w:val="24"/>
          </w:rPr>
          <w:delText>I на поверхностях системы охлаждения первого контура пренебрежимо мала по сравнению с</w:delText>
        </w:r>
        <w:r w:rsidR="00B72A74" w:rsidDel="00DD75B3">
          <w:delText xml:space="preserve"> другими возможными механизмами осаждения.</w:delText>
        </w:r>
      </w:del>
    </w:p>
    <w:p w:rsidR="00B72A74" w:rsidRPr="00D57FD9" w:rsidRDefault="00712BC1" w:rsidP="00CF0079">
      <w:pPr>
        <w:pStyle w:val="30"/>
      </w:pPr>
      <w:bookmarkStart w:id="2590" w:name="_Toc470520363"/>
      <w:bookmarkStart w:id="2591" w:name="_Toc247379762"/>
      <w:bookmarkStart w:id="2592" w:name="_Toc247525449"/>
      <w:bookmarkStart w:id="2593" w:name="_Toc435020743"/>
      <w:bookmarkStart w:id="2594" w:name="_Toc436731469"/>
      <w:bookmarkStart w:id="2595" w:name="_Toc438331035"/>
      <w:r>
        <w:t>Механическое п</w:t>
      </w:r>
      <w:r w:rsidR="00581B48">
        <w:t>овторное взвешивание</w:t>
      </w:r>
      <w:bookmarkEnd w:id="2590"/>
      <w:r w:rsidR="00B318BE">
        <w:t xml:space="preserve"> </w:t>
      </w:r>
      <w:r w:rsidR="00B72A74">
        <w:t xml:space="preserve"> </w:t>
      </w:r>
      <w:bookmarkEnd w:id="2591"/>
      <w:bookmarkEnd w:id="2592"/>
      <w:bookmarkEnd w:id="2593"/>
      <w:bookmarkEnd w:id="2594"/>
      <w:bookmarkEnd w:id="2595"/>
    </w:p>
    <w:p w:rsidR="000F111C" w:rsidRDefault="000F111C" w:rsidP="00B72A74">
      <w:pPr>
        <w:pStyle w:val="af3"/>
      </w:pPr>
      <w:r>
        <w:t xml:space="preserve">Модель является опционной, предназначена для количественной оценки числовой концентрации частиц аэрозолей в газовой фазе для ситуаций, характеризующихся резким увеличением потока </w:t>
      </w:r>
      <w:r w:rsidR="002B47D3">
        <w:t>газа</w:t>
      </w:r>
      <w:r>
        <w:t>, а именно</w:t>
      </w:r>
      <w:r w:rsidR="002B47D3">
        <w:t xml:space="preserve"> </w:t>
      </w:r>
      <w:r w:rsidR="002B47D3" w:rsidRPr="006B3406">
        <w:t>[</w:t>
      </w:r>
      <w:r w:rsidR="00FC3070">
        <w:fldChar w:fldCharType="begin"/>
      </w:r>
      <w:r w:rsidR="00FC3070">
        <w:instrText xml:space="preserve"> REF _Ref470518289 \n \h  \* MERGEFORMAT </w:instrText>
      </w:r>
      <w:r w:rsidR="00FC3070">
        <w:fldChar w:fldCharType="separate"/>
      </w:r>
      <w:ins w:id="2596" w:author="Tsaun" w:date="2017-02-22T15:30:00Z">
        <w:r w:rsidR="00226569">
          <w:t>117</w:t>
        </w:r>
      </w:ins>
      <w:ins w:id="2597" w:author="Томащик" w:date="2017-01-19T16:46:00Z">
        <w:del w:id="2598" w:author="Tsaun" w:date="2017-02-22T15:29:00Z">
          <w:r w:rsidR="002F5999" w:rsidDel="00226569">
            <w:delText>117</w:delText>
          </w:r>
        </w:del>
      </w:ins>
      <w:del w:id="2599" w:author="Tsaun" w:date="2017-02-22T15:29:00Z">
        <w:r w:rsidR="00ED7A3A" w:rsidDel="00226569">
          <w:delText>118</w:delText>
        </w:r>
      </w:del>
      <w:r w:rsidR="00FC3070">
        <w:fldChar w:fldCharType="end"/>
      </w:r>
      <w:r w:rsidR="002B47D3" w:rsidRPr="006B3406">
        <w:t>]</w:t>
      </w:r>
      <w:r>
        <w:t>:</w:t>
      </w:r>
    </w:p>
    <w:p w:rsidR="000F111C" w:rsidRDefault="000F111C" w:rsidP="00B72A74">
      <w:pPr>
        <w:pStyle w:val="af3"/>
      </w:pPr>
      <w:r>
        <w:t>- при быстрой генерации пара при стекании дебриса из активной зоны в напорную камеру реактора</w:t>
      </w:r>
      <w:r w:rsidR="002B47D3">
        <w:t>;</w:t>
      </w:r>
    </w:p>
    <w:p w:rsidR="002B47D3" w:rsidRDefault="002B47D3" w:rsidP="00B72A74">
      <w:pPr>
        <w:pStyle w:val="af3"/>
      </w:pPr>
      <w:r>
        <w:t>- при генерации пара при заливе активной зоны;</w:t>
      </w:r>
    </w:p>
    <w:p w:rsidR="002B47D3" w:rsidRDefault="002B47D3" w:rsidP="00B72A74">
      <w:pPr>
        <w:pStyle w:val="af3"/>
      </w:pPr>
      <w:r>
        <w:t>- при разрыве корпуса реактора;</w:t>
      </w:r>
    </w:p>
    <w:p w:rsidR="002B47D3" w:rsidRDefault="002B47D3" w:rsidP="00B72A74">
      <w:pPr>
        <w:pStyle w:val="af3"/>
      </w:pPr>
      <w:r>
        <w:t>- при интенсивных взаимодействиях расплава с теплоносителем, таких как паровой взрыв;</w:t>
      </w:r>
    </w:p>
    <w:p w:rsidR="002B47D3" w:rsidRDefault="002B47D3" w:rsidP="00B72A74">
      <w:pPr>
        <w:pStyle w:val="af3"/>
      </w:pPr>
      <w:r>
        <w:t xml:space="preserve">- при горении и детонации водорода. </w:t>
      </w:r>
    </w:p>
    <w:p w:rsidR="002174A5" w:rsidRDefault="002174A5" w:rsidP="00B72A74">
      <w:pPr>
        <w:pStyle w:val="af3"/>
      </w:pPr>
      <w:r w:rsidRPr="006B3406">
        <w:t>В [</w:t>
      </w:r>
      <w:r w:rsidR="00FC3070">
        <w:fldChar w:fldCharType="begin"/>
      </w:r>
      <w:r w:rsidR="00FC3070">
        <w:instrText xml:space="preserve"> REF _Ref470518289 \n \h  \* MERGEFORMAT </w:instrText>
      </w:r>
      <w:r w:rsidR="00FC3070">
        <w:fldChar w:fldCharType="separate"/>
      </w:r>
      <w:ins w:id="2600" w:author="Tsaun" w:date="2017-02-22T15:30:00Z">
        <w:r w:rsidR="00226569">
          <w:t>117</w:t>
        </w:r>
      </w:ins>
      <w:ins w:id="2601" w:author="Томащик" w:date="2017-01-19T16:46:00Z">
        <w:del w:id="2602" w:author="Tsaun" w:date="2017-02-22T15:29:00Z">
          <w:r w:rsidR="002F5999" w:rsidDel="00226569">
            <w:delText>117</w:delText>
          </w:r>
        </w:del>
      </w:ins>
      <w:del w:id="2603" w:author="Tsaun" w:date="2017-02-22T15:29:00Z">
        <w:r w:rsidR="00ED7A3A" w:rsidDel="00226569">
          <w:delText>118</w:delText>
        </w:r>
      </w:del>
      <w:r w:rsidR="00FC3070">
        <w:fldChar w:fldCharType="end"/>
      </w:r>
      <w:r w:rsidRPr="006B3406">
        <w:t>] отмечено, что экспериментальные исследования явления повт</w:t>
      </w:r>
      <w:r w:rsidR="005F2CE5" w:rsidRPr="006B3406">
        <w:t>орного взвешивания фокусировали</w:t>
      </w:r>
      <w:r w:rsidRPr="006B3406">
        <w:t xml:space="preserve">сь </w:t>
      </w:r>
      <w:r w:rsidR="005F2CE5" w:rsidRPr="006B3406">
        <w:t xml:space="preserve">именно </w:t>
      </w:r>
      <w:r w:rsidRPr="006B3406">
        <w:t xml:space="preserve">на исследования </w:t>
      </w:r>
      <w:r w:rsidR="005F2CE5" w:rsidRPr="006B3406">
        <w:t xml:space="preserve">условий </w:t>
      </w:r>
      <w:r w:rsidRPr="006B3406">
        <w:t>резко</w:t>
      </w:r>
      <w:r w:rsidR="005F2CE5" w:rsidRPr="006B3406">
        <w:t>го возрастания газового течения.</w:t>
      </w:r>
      <w:r w:rsidRPr="006B3406">
        <w:t xml:space="preserve"> Эти исследования пока</w:t>
      </w:r>
      <w:r w:rsidR="005F2CE5" w:rsidRPr="006B3406">
        <w:t xml:space="preserve">зали, </w:t>
      </w:r>
      <w:r w:rsidRPr="006B3406">
        <w:t xml:space="preserve">что рост газового потока дает существенное начальное повторное взвешивание, за которым следует длинный период, характеризующийся много меньшей скоростью уноса частиц с поверхности. </w:t>
      </w:r>
      <w:r w:rsidR="005F2CE5" w:rsidRPr="006B3406">
        <w:t>Эти исследования также показали, что стар</w:t>
      </w:r>
      <w:r w:rsidRPr="006B3406">
        <w:t xml:space="preserve">ение аэрозольных частиц на поверхности </w:t>
      </w:r>
      <w:r w:rsidR="005F2CE5" w:rsidRPr="006B3406">
        <w:t>затрудняет унос частиц с поверхности</w:t>
      </w:r>
      <w:r w:rsidRPr="006B3406">
        <w:t>.</w:t>
      </w:r>
    </w:p>
    <w:p w:rsidR="00B72A74" w:rsidRPr="005414E9" w:rsidRDefault="00B72A74" w:rsidP="00B72A74">
      <w:pPr>
        <w:pStyle w:val="af3"/>
      </w:pPr>
      <w:r w:rsidRPr="005414E9">
        <w:t xml:space="preserve">Для описания процесса уноса частиц в турбулентном потоке </w:t>
      </w:r>
      <w:r w:rsidR="00715600">
        <w:t>используется</w:t>
      </w:r>
      <w:r w:rsidRPr="005414E9">
        <w:t xml:space="preserve"> </w:t>
      </w:r>
      <w:r w:rsidR="00715600">
        <w:t>рок-н-ролл модель, предложенная</w:t>
      </w:r>
      <w:r w:rsidRPr="00C833DF">
        <w:t xml:space="preserve"> в работе [</w:t>
      </w:r>
      <w:r w:rsidR="00FC3070">
        <w:fldChar w:fldCharType="begin"/>
      </w:r>
      <w:r w:rsidR="00FC3070">
        <w:instrText xml:space="preserve"> REF _Ref368579056 \r \h  \* MERGEFORMAT </w:instrText>
      </w:r>
      <w:r w:rsidR="00FC3070">
        <w:fldChar w:fldCharType="separate"/>
      </w:r>
      <w:ins w:id="2604" w:author="Tsaun" w:date="2017-02-22T15:30:00Z">
        <w:r w:rsidR="00226569">
          <w:t>80</w:t>
        </w:r>
      </w:ins>
      <w:ins w:id="2605" w:author="Томащик" w:date="2017-01-19T16:46:00Z">
        <w:del w:id="2606" w:author="Tsaun" w:date="2017-02-22T15:29:00Z">
          <w:r w:rsidR="002F5999" w:rsidDel="00226569">
            <w:delText>80</w:delText>
          </w:r>
        </w:del>
      </w:ins>
      <w:del w:id="2607" w:author="Tsaun" w:date="2017-02-22T15:29:00Z">
        <w:r w:rsidR="00ED7A3A" w:rsidDel="00226569">
          <w:delText>81</w:delText>
        </w:r>
      </w:del>
      <w:r w:rsidR="00FC3070">
        <w:fldChar w:fldCharType="end"/>
      </w:r>
      <w:r w:rsidRPr="00C833DF">
        <w:t xml:space="preserve">]. </w:t>
      </w:r>
      <w:r w:rsidR="00715600">
        <w:t>Модель основана</w:t>
      </w:r>
      <w:r w:rsidRPr="00C833DF">
        <w:t xml:space="preserve"> </w:t>
      </w:r>
      <w:r w:rsidR="00715600">
        <w:t>на следующих</w:t>
      </w:r>
      <w:r w:rsidRPr="00C833DF">
        <w:t xml:space="preserve"> </w:t>
      </w:r>
      <w:r w:rsidRPr="005414E9">
        <w:t>предположения</w:t>
      </w:r>
      <w:r w:rsidR="00715600">
        <w:t>х</w:t>
      </w:r>
      <w:r w:rsidRPr="005414E9">
        <w:t>:</w:t>
      </w:r>
    </w:p>
    <w:p w:rsidR="00B72A74" w:rsidRDefault="00B72A74" w:rsidP="00794673">
      <w:pPr>
        <w:numPr>
          <w:ilvl w:val="0"/>
          <w:numId w:val="45"/>
        </w:numPr>
        <w:tabs>
          <w:tab w:val="left" w:pos="1134"/>
        </w:tabs>
        <w:ind w:left="0" w:firstLine="851"/>
      </w:pPr>
      <w:r>
        <w:t>частицы имеют форму шара;</w:t>
      </w:r>
    </w:p>
    <w:p w:rsidR="002B47D3" w:rsidRPr="002174A5" w:rsidRDefault="00B72A74" w:rsidP="00794673">
      <w:pPr>
        <w:numPr>
          <w:ilvl w:val="0"/>
          <w:numId w:val="45"/>
        </w:numPr>
        <w:tabs>
          <w:tab w:val="left" w:pos="1134"/>
        </w:tabs>
        <w:ind w:left="0" w:firstLine="851"/>
        <w:rPr>
          <w:szCs w:val="24"/>
        </w:rPr>
      </w:pPr>
      <w:r w:rsidRPr="00490FF7">
        <w:rPr>
          <w:szCs w:val="24"/>
        </w:rPr>
        <w:t>осажденный слой можно считать плоским, т.е. его толщина мала по отношению к радиусу трубы.</w:t>
      </w:r>
    </w:p>
    <w:p w:rsidR="00B72A74" w:rsidRPr="00490FF7" w:rsidRDefault="00B72A74" w:rsidP="00B72A74">
      <w:pPr>
        <w:rPr>
          <w:szCs w:val="24"/>
        </w:rPr>
      </w:pPr>
      <w:r w:rsidRPr="00490FF7">
        <w:rPr>
          <w:szCs w:val="24"/>
        </w:rPr>
        <w:t xml:space="preserve">Рассмотрим отрыв от поверхности сферической частицы радиуса </w:t>
      </w:r>
      <w:r w:rsidRPr="00490FF7">
        <w:rPr>
          <w:i/>
          <w:szCs w:val="24"/>
          <w:lang w:val="en-US"/>
        </w:rPr>
        <w:t>r</w:t>
      </w:r>
      <w:r w:rsidRPr="00490FF7">
        <w:rPr>
          <w:i/>
          <w:szCs w:val="24"/>
        </w:rPr>
        <w:t xml:space="preserve"> </w:t>
      </w:r>
      <w:r w:rsidRPr="00490FF7">
        <w:rPr>
          <w:szCs w:val="24"/>
        </w:rPr>
        <w:t xml:space="preserve">(рисунок </w:t>
      </w:r>
      <w:r w:rsidR="00FC3070">
        <w:fldChar w:fldCharType="begin"/>
      </w:r>
      <w:r w:rsidR="00FC3070">
        <w:instrText xml:space="preserve"> REF _Ref438552801 \h  \* MERGEFORMAT </w:instrText>
      </w:r>
      <w:r w:rsidR="00FC3070">
        <w:fldChar w:fldCharType="separate"/>
      </w:r>
      <w:ins w:id="2608" w:author="Tsaun" w:date="2017-02-22T15:30:00Z">
        <w:r w:rsidR="00226569" w:rsidRPr="00226569">
          <w:rPr>
            <w:vanish/>
            <w:szCs w:val="24"/>
          </w:rPr>
          <w:t xml:space="preserve">Рисунок </w:t>
        </w:r>
        <w:r w:rsidR="00226569">
          <w:rPr>
            <w:noProof/>
            <w:szCs w:val="24"/>
          </w:rPr>
          <w:t>1</w:t>
        </w:r>
        <w:r w:rsidR="00226569" w:rsidRPr="00490FF7">
          <w:rPr>
            <w:noProof/>
            <w:szCs w:val="24"/>
          </w:rPr>
          <w:t>.</w:t>
        </w:r>
        <w:r w:rsidR="00226569">
          <w:rPr>
            <w:noProof/>
            <w:szCs w:val="24"/>
          </w:rPr>
          <w:t>2</w:t>
        </w:r>
      </w:ins>
      <w:ins w:id="2609" w:author="Томащик" w:date="2017-01-19T16:46:00Z">
        <w:del w:id="2610" w:author="Tsaun" w:date="2017-02-22T15:29:00Z">
          <w:r w:rsidR="002F5999" w:rsidRPr="002F5999" w:rsidDel="00226569">
            <w:rPr>
              <w:vanish/>
              <w:szCs w:val="24"/>
            </w:rPr>
            <w:delText xml:space="preserve">Рисунок </w:delText>
          </w:r>
          <w:r w:rsidR="002F5999" w:rsidDel="00226569">
            <w:rPr>
              <w:noProof/>
              <w:szCs w:val="24"/>
            </w:rPr>
            <w:delText>1</w:delText>
          </w:r>
          <w:r w:rsidR="002F5999" w:rsidRPr="00490FF7" w:rsidDel="00226569">
            <w:rPr>
              <w:noProof/>
              <w:szCs w:val="24"/>
            </w:rPr>
            <w:delText>.</w:delText>
          </w:r>
          <w:r w:rsidR="002F5999" w:rsidDel="00226569">
            <w:rPr>
              <w:noProof/>
              <w:szCs w:val="24"/>
            </w:rPr>
            <w:delText>2</w:delText>
          </w:r>
        </w:del>
      </w:ins>
      <w:del w:id="2611" w:author="Tsaun" w:date="2017-02-22T15:29:00Z">
        <w:r w:rsidR="00B04480" w:rsidRPr="00B04480" w:rsidDel="00226569">
          <w:rPr>
            <w:vanish/>
            <w:szCs w:val="24"/>
          </w:rPr>
          <w:delText xml:space="preserve">Рисунок </w:delText>
        </w:r>
        <w:r w:rsidR="00B04480" w:rsidDel="00226569">
          <w:rPr>
            <w:noProof/>
            <w:szCs w:val="24"/>
          </w:rPr>
          <w:delText>1</w:delText>
        </w:r>
        <w:r w:rsidR="00B04480" w:rsidRPr="00490FF7" w:rsidDel="00226569">
          <w:rPr>
            <w:noProof/>
            <w:szCs w:val="24"/>
          </w:rPr>
          <w:delText>.</w:delText>
        </w:r>
        <w:r w:rsidR="00B04480" w:rsidDel="00226569">
          <w:rPr>
            <w:noProof/>
            <w:szCs w:val="24"/>
          </w:rPr>
          <w:delText>2</w:delText>
        </w:r>
      </w:del>
      <w:r w:rsidR="00FC3070">
        <w:fldChar w:fldCharType="end"/>
      </w:r>
      <w:r w:rsidRPr="00490FF7">
        <w:rPr>
          <w:szCs w:val="24"/>
        </w:rPr>
        <w:t>) в результате воздействия на нее турбулентного газового потока.</w:t>
      </w:r>
      <w:r w:rsidRPr="00490FF7">
        <w:rPr>
          <w:i/>
          <w:szCs w:val="24"/>
        </w:rPr>
        <w:t xml:space="preserve"> </w:t>
      </w:r>
      <w:r w:rsidRPr="00490FF7">
        <w:rPr>
          <w:szCs w:val="24"/>
        </w:rPr>
        <w:t xml:space="preserve">На частицу действует подъемная сила </w:t>
      </w:r>
      <w:r w:rsidRPr="00490FF7">
        <w:rPr>
          <w:i/>
          <w:szCs w:val="24"/>
          <w:lang w:val="en-US"/>
        </w:rPr>
        <w:t>F</w:t>
      </w:r>
      <w:r w:rsidRPr="00490FF7">
        <w:rPr>
          <w:i/>
          <w:szCs w:val="24"/>
          <w:vertAlign w:val="subscript"/>
          <w:lang w:val="en-US"/>
        </w:rPr>
        <w:t>L</w:t>
      </w:r>
      <w:r w:rsidRPr="00490FF7">
        <w:rPr>
          <w:szCs w:val="24"/>
        </w:rPr>
        <w:t>(</w:t>
      </w:r>
      <w:r w:rsidRPr="00490FF7">
        <w:rPr>
          <w:i/>
          <w:szCs w:val="24"/>
          <w:lang w:val="fr-FR"/>
        </w:rPr>
        <w:t>t</w:t>
      </w:r>
      <w:r w:rsidRPr="00490FF7">
        <w:rPr>
          <w:szCs w:val="24"/>
        </w:rPr>
        <w:t xml:space="preserve">) и сила «сопротивления» </w:t>
      </w:r>
      <w:r w:rsidRPr="00490FF7">
        <w:rPr>
          <w:i/>
          <w:szCs w:val="24"/>
          <w:lang w:val="en-US"/>
        </w:rPr>
        <w:t>F</w:t>
      </w:r>
      <w:r w:rsidRPr="00490FF7">
        <w:rPr>
          <w:i/>
          <w:szCs w:val="24"/>
          <w:vertAlign w:val="subscript"/>
          <w:lang w:val="en-US"/>
        </w:rPr>
        <w:t>D</w:t>
      </w:r>
      <w:r w:rsidRPr="00490FF7">
        <w:rPr>
          <w:szCs w:val="24"/>
        </w:rPr>
        <w:t>(</w:t>
      </w:r>
      <w:r w:rsidRPr="00490FF7">
        <w:rPr>
          <w:i/>
          <w:szCs w:val="24"/>
          <w:lang w:val="fr-FR"/>
        </w:rPr>
        <w:t>t</w:t>
      </w:r>
      <w:r w:rsidRPr="00490FF7">
        <w:rPr>
          <w:szCs w:val="24"/>
        </w:rPr>
        <w:t xml:space="preserve">). Силы адгезии </w:t>
      </w:r>
      <w:r w:rsidRPr="00490FF7">
        <w:rPr>
          <w:i/>
          <w:szCs w:val="24"/>
          <w:lang w:val="en-US"/>
        </w:rPr>
        <w:t>F</w:t>
      </w:r>
      <w:r w:rsidRPr="00490FF7">
        <w:rPr>
          <w:i/>
          <w:szCs w:val="24"/>
          <w:vertAlign w:val="subscript"/>
          <w:lang w:val="en-US"/>
        </w:rPr>
        <w:t>A</w:t>
      </w:r>
      <w:r w:rsidRPr="00490FF7">
        <w:rPr>
          <w:szCs w:val="24"/>
        </w:rPr>
        <w:t xml:space="preserve"> стремятся удержать частицу на поверхности. Статическое положение прилипшей к поверхности частицы характеризуется соотношением моментов сил относительно точки </w:t>
      </w:r>
      <w:r w:rsidRPr="00490FF7">
        <w:rPr>
          <w:szCs w:val="24"/>
          <w:lang w:val="en-US"/>
        </w:rPr>
        <w:t>P</w:t>
      </w:r>
      <w:r w:rsidRPr="00490FF7">
        <w:rPr>
          <w:szCs w:val="24"/>
        </w:rPr>
        <w:t xml:space="preserve">. Момент сил, стремящихся оторвать частицу от поверхности, можно представить моментом обобщенной силы отрыва </w:t>
      </w:r>
      <w:r w:rsidRPr="00490FF7">
        <w:rPr>
          <w:i/>
          <w:szCs w:val="24"/>
          <w:lang w:val="en-US"/>
        </w:rPr>
        <w:t>F</w:t>
      </w:r>
      <w:r w:rsidRPr="00490FF7">
        <w:rPr>
          <w:szCs w:val="24"/>
        </w:rPr>
        <w:t>(</w:t>
      </w:r>
      <w:r w:rsidRPr="00490FF7">
        <w:rPr>
          <w:i/>
          <w:szCs w:val="24"/>
          <w:lang w:val="fr-FR"/>
        </w:rPr>
        <w:t>t</w:t>
      </w:r>
      <w:r w:rsidRPr="00490FF7">
        <w:rPr>
          <w:szCs w:val="24"/>
        </w:rPr>
        <w:t xml:space="preserve">), действующей в точке </w:t>
      </w:r>
      <w:r w:rsidRPr="00490FF7">
        <w:rPr>
          <w:szCs w:val="24"/>
          <w:lang w:val="en-US"/>
        </w:rPr>
        <w:t>Q</w:t>
      </w:r>
      <w:r w:rsidRPr="00490FF7">
        <w:rPr>
          <w:szCs w:val="24"/>
        </w:rPr>
        <w:t xml:space="preserve">: </w:t>
      </w:r>
    </w:p>
    <w:tbl>
      <w:tblPr>
        <w:tblW w:w="9206" w:type="dxa"/>
        <w:tblInd w:w="648" w:type="dxa"/>
        <w:tblLook w:val="01E0" w:firstRow="1" w:lastRow="1" w:firstColumn="1" w:lastColumn="1" w:noHBand="0" w:noVBand="0"/>
      </w:tblPr>
      <w:tblGrid>
        <w:gridCol w:w="7930"/>
        <w:gridCol w:w="1276"/>
      </w:tblGrid>
      <w:tr w:rsidR="00E5197B" w:rsidRPr="00490FF7" w:rsidTr="00E5197B">
        <w:tc>
          <w:tcPr>
            <w:tcW w:w="7938" w:type="dxa"/>
            <w:vAlign w:val="center"/>
          </w:tcPr>
          <w:p w:rsidR="00E5197B" w:rsidRPr="00490FF7" w:rsidRDefault="00E5197B" w:rsidP="00490FF7">
            <w:pPr>
              <w:pStyle w:val="1-6"/>
              <w:rPr>
                <w:lang w:val="fr-FR"/>
              </w:rPr>
            </w:pPr>
            <w:r w:rsidRPr="00490FF7">
              <w:rPr>
                <w:lang w:val="fr-FR"/>
              </w:rPr>
              <w:t>F(t)∙ a =F</w:t>
            </w:r>
            <w:r w:rsidRPr="00490FF7">
              <w:rPr>
                <w:vertAlign w:val="subscript"/>
                <w:lang w:val="fr-FR"/>
              </w:rPr>
              <w:t>L</w:t>
            </w:r>
            <w:r w:rsidRPr="00490FF7">
              <w:rPr>
                <w:lang w:val="fr-FR"/>
              </w:rPr>
              <w:t>(t)∙r</w:t>
            </w:r>
            <w:r w:rsidRPr="00490FF7">
              <w:rPr>
                <w:vertAlign w:val="subscript"/>
                <w:lang w:val="fr-FR"/>
              </w:rPr>
              <w:t>L</w:t>
            </w:r>
            <w:r w:rsidRPr="00490FF7">
              <w:rPr>
                <w:lang w:val="fr-FR"/>
              </w:rPr>
              <w:t xml:space="preserve"> + F</w:t>
            </w:r>
            <w:r w:rsidRPr="00490FF7">
              <w:rPr>
                <w:vertAlign w:val="subscript"/>
                <w:lang w:val="fr-FR"/>
              </w:rPr>
              <w:t>D</w:t>
            </w:r>
            <w:r w:rsidRPr="00490FF7">
              <w:rPr>
                <w:lang w:val="fr-FR"/>
              </w:rPr>
              <w:t>(t)∙r</w:t>
            </w:r>
            <w:r w:rsidRPr="00490FF7">
              <w:rPr>
                <w:vertAlign w:val="subscript"/>
                <w:lang w:val="fr-FR"/>
              </w:rPr>
              <w:t>D</w:t>
            </w:r>
            <w:r w:rsidRPr="00490FF7">
              <w:rPr>
                <w:lang w:val="fr-FR"/>
              </w:rPr>
              <w:t>,</w:t>
            </w:r>
          </w:p>
        </w:tc>
        <w:tc>
          <w:tcPr>
            <w:tcW w:w="1268" w:type="dxa"/>
            <w:vAlign w:val="center"/>
          </w:tcPr>
          <w:p w:rsidR="00E5197B" w:rsidRPr="004C54D2" w:rsidRDefault="00E5197B" w:rsidP="00E5197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12" w:author="Tsaun" w:date="2017-02-22T15:30:00Z">
              <w:r w:rsidR="00226569">
                <w:rPr>
                  <w:noProof/>
                </w:rPr>
                <w:t>46</w:t>
              </w:r>
            </w:ins>
            <w:ins w:id="2613" w:author="Томащик" w:date="2017-01-19T16:46:00Z">
              <w:del w:id="2614" w:author="Tsaun" w:date="2017-02-22T15:29:00Z">
                <w:r w:rsidR="002F5999" w:rsidDel="00226569">
                  <w:rPr>
                    <w:noProof/>
                  </w:rPr>
                  <w:delText>47</w:delText>
                </w:r>
              </w:del>
            </w:ins>
            <w:del w:id="2615" w:author="Tsaun" w:date="2017-02-22T15:29:00Z">
              <w:r w:rsidR="00B04480" w:rsidRPr="004C54D2" w:rsidDel="00226569">
                <w:rPr>
                  <w:noProof/>
                </w:rPr>
                <w:delText>39</w:delText>
              </w:r>
            </w:del>
            <w:r w:rsidR="00FF21EC" w:rsidRPr="004C54D2">
              <w:fldChar w:fldCharType="end"/>
            </w:r>
            <w:r w:rsidRPr="004C54D2">
              <w:t>)</w:t>
            </w:r>
          </w:p>
        </w:tc>
      </w:tr>
    </w:tbl>
    <w:p w:rsidR="00B72A74" w:rsidRPr="00490FF7" w:rsidRDefault="00B72A74" w:rsidP="00B72A74">
      <w:pPr>
        <w:ind w:firstLine="0"/>
        <w:rPr>
          <w:szCs w:val="24"/>
        </w:rPr>
      </w:pPr>
      <w:r w:rsidRPr="00490FF7">
        <w:rPr>
          <w:szCs w:val="24"/>
        </w:rPr>
        <w:t xml:space="preserve">где </w:t>
      </w:r>
      <w:r w:rsidRPr="00490FF7">
        <w:rPr>
          <w:i/>
          <w:szCs w:val="24"/>
          <w:lang w:val="en-US"/>
        </w:rPr>
        <w:t>a</w:t>
      </w:r>
      <w:r w:rsidRPr="00490FF7">
        <w:rPr>
          <w:szCs w:val="24"/>
        </w:rPr>
        <w:t xml:space="preserve"> — расстояние между неоднородностями поверхности,</w:t>
      </w:r>
    </w:p>
    <w:p w:rsidR="00B72A74" w:rsidRPr="00490FF7" w:rsidRDefault="00B72A74" w:rsidP="00B72A74">
      <w:pPr>
        <w:ind w:firstLine="0"/>
        <w:rPr>
          <w:szCs w:val="24"/>
        </w:rPr>
      </w:pPr>
      <w:r w:rsidRPr="00490FF7">
        <w:rPr>
          <w:i/>
          <w:szCs w:val="24"/>
          <w:lang w:val="en-US"/>
        </w:rPr>
        <w:t>r</w:t>
      </w:r>
      <w:r w:rsidRPr="00490FF7">
        <w:rPr>
          <w:i/>
          <w:szCs w:val="24"/>
          <w:vertAlign w:val="subscript"/>
          <w:lang w:val="en-US"/>
        </w:rPr>
        <w:t>L</w:t>
      </w:r>
      <w:r w:rsidRPr="00490FF7">
        <w:rPr>
          <w:szCs w:val="24"/>
        </w:rPr>
        <w:t xml:space="preserve"> = </w:t>
      </w:r>
      <w:r w:rsidRPr="00490FF7">
        <w:rPr>
          <w:i/>
          <w:szCs w:val="24"/>
          <w:lang w:val="en-US"/>
        </w:rPr>
        <w:t>a</w:t>
      </w:r>
      <w:r w:rsidRPr="00490FF7">
        <w:rPr>
          <w:szCs w:val="24"/>
        </w:rPr>
        <w:t xml:space="preserve">/2 и </w:t>
      </w:r>
      <w:r w:rsidRPr="00490FF7">
        <w:rPr>
          <w:i/>
          <w:szCs w:val="24"/>
          <w:lang w:val="en-US"/>
        </w:rPr>
        <w:t>r</w:t>
      </w:r>
      <w:r w:rsidRPr="00490FF7">
        <w:rPr>
          <w:i/>
          <w:szCs w:val="24"/>
          <w:vertAlign w:val="subscript"/>
          <w:lang w:val="en-US"/>
        </w:rPr>
        <w:t>D</w:t>
      </w:r>
      <w:r w:rsidRPr="00490FF7">
        <w:rPr>
          <w:szCs w:val="24"/>
        </w:rPr>
        <w:t xml:space="preserve"> = (</w:t>
      </w:r>
      <w:r w:rsidRPr="00490FF7">
        <w:rPr>
          <w:i/>
          <w:szCs w:val="24"/>
          <w:lang w:val="en-US"/>
        </w:rPr>
        <w:t>r</w:t>
      </w:r>
      <w:r w:rsidRPr="00490FF7">
        <w:rPr>
          <w:i/>
          <w:szCs w:val="24"/>
          <w:vertAlign w:val="superscript"/>
        </w:rPr>
        <w:t>2</w:t>
      </w:r>
      <w:r w:rsidRPr="00490FF7">
        <w:rPr>
          <w:i/>
          <w:szCs w:val="24"/>
        </w:rPr>
        <w:t xml:space="preserve"> – </w:t>
      </w:r>
      <w:r w:rsidRPr="00490FF7">
        <w:rPr>
          <w:i/>
          <w:szCs w:val="24"/>
          <w:lang w:val="en-US"/>
        </w:rPr>
        <w:t>a</w:t>
      </w:r>
      <w:r w:rsidRPr="00490FF7">
        <w:rPr>
          <w:i/>
          <w:szCs w:val="24"/>
          <w:vertAlign w:val="superscript"/>
        </w:rPr>
        <w:t>2</w:t>
      </w:r>
      <w:r w:rsidRPr="00490FF7">
        <w:rPr>
          <w:i/>
          <w:szCs w:val="24"/>
        </w:rPr>
        <w:t>/4</w:t>
      </w:r>
      <w:r w:rsidRPr="00490FF7">
        <w:rPr>
          <w:szCs w:val="24"/>
        </w:rPr>
        <w:t>)</w:t>
      </w:r>
      <w:r w:rsidRPr="00490FF7">
        <w:rPr>
          <w:szCs w:val="24"/>
          <w:vertAlign w:val="superscript"/>
        </w:rPr>
        <w:t>1/2</w:t>
      </w:r>
      <w:r w:rsidRPr="00490FF7">
        <w:rPr>
          <w:szCs w:val="24"/>
        </w:rPr>
        <w:t xml:space="preserve"> — плечи соответствующих сил относительно точки </w:t>
      </w:r>
      <w:r w:rsidRPr="00490FF7">
        <w:rPr>
          <w:szCs w:val="24"/>
          <w:lang w:val="en-US"/>
        </w:rPr>
        <w:t>P</w:t>
      </w:r>
      <w:r w:rsidRPr="00490FF7">
        <w:rPr>
          <w:szCs w:val="24"/>
        </w:rPr>
        <w:t>.</w:t>
      </w:r>
    </w:p>
    <w:p w:rsidR="00B72A74" w:rsidRPr="00490FF7" w:rsidRDefault="00B72A74" w:rsidP="00B72A74">
      <w:pPr>
        <w:rPr>
          <w:szCs w:val="24"/>
        </w:rPr>
      </w:pPr>
      <w:r w:rsidRPr="00490FF7">
        <w:rPr>
          <w:szCs w:val="24"/>
        </w:rPr>
        <w:t xml:space="preserve">Момент силы адгезии </w:t>
      </w:r>
      <w:r w:rsidRPr="00490FF7">
        <w:rPr>
          <w:i/>
          <w:szCs w:val="24"/>
          <w:lang w:val="en-US"/>
        </w:rPr>
        <w:t>F</w:t>
      </w:r>
      <w:r w:rsidRPr="00490FF7">
        <w:rPr>
          <w:i/>
          <w:szCs w:val="24"/>
          <w:vertAlign w:val="subscript"/>
          <w:lang w:val="en-US"/>
        </w:rPr>
        <w:t>A</w:t>
      </w:r>
      <w:r w:rsidRPr="00490FF7">
        <w:rPr>
          <w:szCs w:val="24"/>
        </w:rPr>
        <w:t xml:space="preserve">, приложенной к частице в точке </w:t>
      </w:r>
      <w:r w:rsidRPr="00490FF7">
        <w:rPr>
          <w:szCs w:val="24"/>
          <w:lang w:val="en-US"/>
        </w:rPr>
        <w:t>Q</w:t>
      </w:r>
      <w:r w:rsidRPr="00490FF7">
        <w:rPr>
          <w:szCs w:val="24"/>
        </w:rPr>
        <w:t xml:space="preserve">, стремится удержать частицу и имеет величину: </w:t>
      </w:r>
      <w:r w:rsidRPr="00490FF7">
        <w:rPr>
          <w:i/>
          <w:szCs w:val="24"/>
          <w:lang w:val="en-US"/>
        </w:rPr>
        <w:t>F</w:t>
      </w:r>
      <w:r w:rsidRPr="00490FF7">
        <w:rPr>
          <w:i/>
          <w:szCs w:val="24"/>
          <w:vertAlign w:val="subscript"/>
          <w:lang w:val="en-US"/>
        </w:rPr>
        <w:t>A</w:t>
      </w:r>
      <w:r w:rsidRPr="00490FF7">
        <w:rPr>
          <w:szCs w:val="24"/>
        </w:rPr>
        <w:t>∙</w:t>
      </w:r>
      <w:r w:rsidRPr="00490FF7">
        <w:rPr>
          <w:i/>
          <w:szCs w:val="24"/>
          <w:lang w:val="en-US"/>
        </w:rPr>
        <w:t>a</w:t>
      </w:r>
      <w:r w:rsidRPr="00490FF7">
        <w:rPr>
          <w:i/>
          <w:szCs w:val="24"/>
        </w:rPr>
        <w:t>.</w:t>
      </w:r>
      <w:r w:rsidRPr="00490FF7">
        <w:rPr>
          <w:szCs w:val="24"/>
        </w:rPr>
        <w:t xml:space="preserve"> Отрыв происходит в результате вращения частицы вокруг точки Р при превышении силой отрыва </w:t>
      </w:r>
      <w:r w:rsidRPr="00490FF7">
        <w:rPr>
          <w:i/>
          <w:szCs w:val="24"/>
          <w:lang w:val="fr-FR"/>
        </w:rPr>
        <w:t>F</w:t>
      </w:r>
      <w:r w:rsidRPr="00490FF7">
        <w:rPr>
          <w:szCs w:val="24"/>
        </w:rPr>
        <w:t>(</w:t>
      </w:r>
      <w:r w:rsidRPr="00490FF7">
        <w:rPr>
          <w:i/>
          <w:szCs w:val="24"/>
          <w:lang w:val="fr-FR"/>
        </w:rPr>
        <w:t>t</w:t>
      </w:r>
      <w:r w:rsidRPr="00490FF7">
        <w:rPr>
          <w:szCs w:val="24"/>
        </w:rPr>
        <w:t xml:space="preserve">) значения силы адгезии </w:t>
      </w:r>
      <w:r w:rsidRPr="00490FF7">
        <w:rPr>
          <w:i/>
          <w:szCs w:val="24"/>
          <w:lang w:val="en-US"/>
        </w:rPr>
        <w:t>F</w:t>
      </w:r>
      <w:r w:rsidRPr="00490FF7">
        <w:rPr>
          <w:i/>
          <w:szCs w:val="24"/>
          <w:vertAlign w:val="subscript"/>
          <w:lang w:val="en-US"/>
        </w:rPr>
        <w:t>A</w:t>
      </w:r>
      <w:r w:rsidRPr="00490FF7">
        <w:rPr>
          <w:szCs w:val="24"/>
        </w:rPr>
        <w:t xml:space="preserve"> в точке </w:t>
      </w:r>
      <w:r w:rsidRPr="00490FF7">
        <w:rPr>
          <w:szCs w:val="24"/>
          <w:lang w:val="en-US"/>
        </w:rPr>
        <w:t>Q</w:t>
      </w:r>
      <w:r w:rsidRPr="00490FF7">
        <w:rPr>
          <w:szCs w:val="24"/>
        </w:rPr>
        <w:t>:</w:t>
      </w:r>
    </w:p>
    <w:tbl>
      <w:tblPr>
        <w:tblW w:w="9206" w:type="dxa"/>
        <w:tblInd w:w="648" w:type="dxa"/>
        <w:tblLook w:val="01E0" w:firstRow="1" w:lastRow="1" w:firstColumn="1" w:lastColumn="1" w:noHBand="0" w:noVBand="0"/>
      </w:tblPr>
      <w:tblGrid>
        <w:gridCol w:w="7929"/>
        <w:gridCol w:w="1277"/>
      </w:tblGrid>
      <w:tr w:rsidR="00E5197B" w:rsidRPr="00490FF7" w:rsidTr="00E5197B">
        <w:tc>
          <w:tcPr>
            <w:tcW w:w="7929" w:type="dxa"/>
            <w:vAlign w:val="center"/>
          </w:tcPr>
          <w:p w:rsidR="00E5197B" w:rsidRPr="00490FF7" w:rsidRDefault="00E5197B" w:rsidP="00490FF7">
            <w:pPr>
              <w:pStyle w:val="1-6"/>
              <w:rPr>
                <w:lang w:val="fr-FR"/>
              </w:rPr>
            </w:pPr>
            <w:r w:rsidRPr="00490FF7">
              <w:rPr>
                <w:i/>
                <w:lang w:val="fr-FR"/>
              </w:rPr>
              <w:t>F</w:t>
            </w:r>
            <w:r w:rsidRPr="00490FF7">
              <w:rPr>
                <w:lang w:val="fr-FR"/>
              </w:rPr>
              <w:t>(</w:t>
            </w:r>
            <w:r w:rsidRPr="00490FF7">
              <w:rPr>
                <w:i/>
                <w:lang w:val="fr-FR"/>
              </w:rPr>
              <w:t>t</w:t>
            </w:r>
            <w:r w:rsidRPr="00490FF7">
              <w:rPr>
                <w:lang w:val="fr-FR"/>
              </w:rPr>
              <w:t xml:space="preserve">) = </w:t>
            </w:r>
            <w:r w:rsidRPr="00490FF7">
              <w:rPr>
                <w:i/>
                <w:lang w:val="fr-FR"/>
              </w:rPr>
              <w:t>F</w:t>
            </w:r>
            <w:r w:rsidRPr="00490FF7">
              <w:rPr>
                <w:i/>
                <w:vertAlign w:val="subscript"/>
                <w:lang w:val="fr-FR"/>
              </w:rPr>
              <w:t>L</w:t>
            </w:r>
            <w:r w:rsidRPr="00490FF7">
              <w:rPr>
                <w:lang w:val="fr-FR"/>
              </w:rPr>
              <w:t>(</w:t>
            </w:r>
            <w:r w:rsidRPr="00490FF7">
              <w:rPr>
                <w:i/>
                <w:lang w:val="fr-FR"/>
              </w:rPr>
              <w:t>t</w:t>
            </w:r>
            <w:r w:rsidRPr="00490FF7">
              <w:rPr>
                <w:lang w:val="fr-FR"/>
              </w:rPr>
              <w:t xml:space="preserve">)/2 + </w:t>
            </w:r>
            <w:r w:rsidRPr="00490FF7">
              <w:rPr>
                <w:i/>
                <w:lang w:val="fr-FR"/>
              </w:rPr>
              <w:t>F</w:t>
            </w:r>
            <w:r w:rsidRPr="00490FF7">
              <w:rPr>
                <w:i/>
                <w:vertAlign w:val="subscript"/>
                <w:lang w:val="fr-FR"/>
              </w:rPr>
              <w:t>D</w:t>
            </w:r>
            <w:r w:rsidRPr="00490FF7">
              <w:rPr>
                <w:lang w:val="fr-FR"/>
              </w:rPr>
              <w:t>(</w:t>
            </w:r>
            <w:r w:rsidRPr="00490FF7">
              <w:rPr>
                <w:i/>
                <w:lang w:val="fr-FR"/>
              </w:rPr>
              <w:t>t</w:t>
            </w:r>
            <w:r w:rsidRPr="00490FF7">
              <w:rPr>
                <w:lang w:val="fr-FR"/>
              </w:rPr>
              <w:t>)∙(</w:t>
            </w:r>
            <w:r w:rsidRPr="00490FF7">
              <w:rPr>
                <w:i/>
                <w:lang w:val="fr-FR"/>
              </w:rPr>
              <w:t xml:space="preserve"> r</w:t>
            </w:r>
            <w:r w:rsidRPr="00490FF7">
              <w:rPr>
                <w:i/>
                <w:vertAlign w:val="superscript"/>
                <w:lang w:val="fr-FR"/>
              </w:rPr>
              <w:t>2</w:t>
            </w:r>
            <w:r w:rsidRPr="00490FF7">
              <w:rPr>
                <w:i/>
                <w:lang w:val="fr-FR"/>
              </w:rPr>
              <w:t>/a</w:t>
            </w:r>
            <w:r w:rsidRPr="00490FF7">
              <w:rPr>
                <w:i/>
                <w:vertAlign w:val="superscript"/>
                <w:lang w:val="fr-FR"/>
              </w:rPr>
              <w:t xml:space="preserve"> 2</w:t>
            </w:r>
            <w:r w:rsidRPr="00490FF7">
              <w:rPr>
                <w:i/>
                <w:lang w:val="fr-FR"/>
              </w:rPr>
              <w:t>– 1/4</w:t>
            </w:r>
            <w:r w:rsidRPr="00490FF7">
              <w:rPr>
                <w:lang w:val="fr-FR"/>
              </w:rPr>
              <w:t>)</w:t>
            </w:r>
            <w:r w:rsidRPr="00490FF7">
              <w:rPr>
                <w:vertAlign w:val="superscript"/>
                <w:lang w:val="fr-FR"/>
              </w:rPr>
              <w:t xml:space="preserve"> 1/2</w:t>
            </w:r>
            <w:r w:rsidRPr="00490FF7">
              <w:rPr>
                <w:lang w:val="fr-FR"/>
              </w:rPr>
              <w:t xml:space="preserve">  &gt; </w:t>
            </w:r>
            <w:r w:rsidRPr="00490FF7">
              <w:rPr>
                <w:i/>
                <w:lang w:val="fr-FR"/>
              </w:rPr>
              <w:t>F</w:t>
            </w:r>
            <w:r w:rsidRPr="00490FF7">
              <w:rPr>
                <w:i/>
                <w:vertAlign w:val="subscript"/>
                <w:lang w:val="fr-FR"/>
              </w:rPr>
              <w:t>A</w:t>
            </w:r>
          </w:p>
        </w:tc>
        <w:tc>
          <w:tcPr>
            <w:tcW w:w="1277" w:type="dxa"/>
            <w:vAlign w:val="center"/>
          </w:tcPr>
          <w:p w:rsidR="00E5197B" w:rsidRPr="004C54D2" w:rsidRDefault="00E5197B" w:rsidP="00E5197B">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16" w:author="Tsaun" w:date="2017-02-22T15:30:00Z">
              <w:r w:rsidR="00226569">
                <w:rPr>
                  <w:noProof/>
                </w:rPr>
                <w:t>47</w:t>
              </w:r>
            </w:ins>
            <w:ins w:id="2617" w:author="Томащик" w:date="2017-01-19T16:46:00Z">
              <w:del w:id="2618" w:author="Tsaun" w:date="2017-02-22T15:29:00Z">
                <w:r w:rsidR="002F5999" w:rsidDel="00226569">
                  <w:rPr>
                    <w:noProof/>
                  </w:rPr>
                  <w:delText>48</w:delText>
                </w:r>
              </w:del>
            </w:ins>
            <w:del w:id="2619" w:author="Tsaun" w:date="2017-02-22T15:29:00Z">
              <w:r w:rsidR="00B04480" w:rsidRPr="004C54D2" w:rsidDel="00226569">
                <w:rPr>
                  <w:noProof/>
                </w:rPr>
                <w:delText>40</w:delText>
              </w:r>
            </w:del>
            <w:r w:rsidR="00FF21EC" w:rsidRPr="004C54D2">
              <w:fldChar w:fldCharType="end"/>
            </w:r>
            <w:r w:rsidRPr="004C54D2">
              <w:t>)</w:t>
            </w:r>
          </w:p>
        </w:tc>
      </w:tr>
    </w:tbl>
    <w:p w:rsidR="00B72A74" w:rsidRPr="00490FF7" w:rsidRDefault="00B72A74" w:rsidP="00B72A74">
      <w:pPr>
        <w:tabs>
          <w:tab w:val="left" w:pos="8789"/>
          <w:tab w:val="left" w:pos="9072"/>
        </w:tabs>
        <w:ind w:firstLine="0"/>
        <w:rPr>
          <w:szCs w:val="24"/>
        </w:rPr>
      </w:pPr>
    </w:p>
    <w:p w:rsidR="00B437F2" w:rsidRDefault="000837ED" w:rsidP="00B52829">
      <w:pPr>
        <w:widowControl w:val="0"/>
        <w:autoSpaceDE w:val="0"/>
        <w:autoSpaceDN w:val="0"/>
        <w:adjustRightInd w:val="0"/>
        <w:ind w:firstLine="0"/>
        <w:jc w:val="center"/>
        <w:rPr>
          <w:rFonts w:ascii="Times" w:eastAsia="Calibri" w:hAnsi="Times" w:cs="Times"/>
          <w:szCs w:val="24"/>
          <w:lang w:val="en-US" w:eastAsia="ru-RU"/>
        </w:rPr>
      </w:pPr>
      <w:r>
        <w:rPr>
          <w:rFonts w:ascii="Times" w:eastAsia="Calibri" w:hAnsi="Times" w:cs="Times"/>
          <w:noProof/>
          <w:szCs w:val="24"/>
          <w:lang w:eastAsia="ru-RU"/>
        </w:rPr>
        <w:lastRenderedPageBreak/>
        <w:drawing>
          <wp:inline distT="0" distB="0" distL="0" distR="0">
            <wp:extent cx="3430905" cy="2780030"/>
            <wp:effectExtent l="19050" t="0" r="0" b="0"/>
            <wp:docPr id="246"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5"/>
                    <pic:cNvPicPr>
                      <a:picLocks noChangeAspect="1" noChangeArrowheads="1"/>
                    </pic:cNvPicPr>
                  </pic:nvPicPr>
                  <pic:blipFill>
                    <a:blip r:embed="rId457"/>
                    <a:srcRect/>
                    <a:stretch>
                      <a:fillRect/>
                    </a:stretch>
                  </pic:blipFill>
                  <pic:spPr bwMode="auto">
                    <a:xfrm>
                      <a:off x="0" y="0"/>
                      <a:ext cx="3430905" cy="2780030"/>
                    </a:xfrm>
                    <a:prstGeom prst="rect">
                      <a:avLst/>
                    </a:prstGeom>
                    <a:noFill/>
                    <a:ln w="9525">
                      <a:noFill/>
                      <a:miter lim="800000"/>
                      <a:headEnd/>
                      <a:tailEnd/>
                    </a:ln>
                  </pic:spPr>
                </pic:pic>
              </a:graphicData>
            </a:graphic>
          </wp:inline>
        </w:drawing>
      </w:r>
    </w:p>
    <w:p w:rsidR="00B72A74" w:rsidRPr="00B437F2" w:rsidRDefault="00B437F2" w:rsidP="00B437F2">
      <w:pPr>
        <w:widowControl w:val="0"/>
        <w:autoSpaceDE w:val="0"/>
        <w:autoSpaceDN w:val="0"/>
        <w:adjustRightInd w:val="0"/>
        <w:spacing w:after="240"/>
        <w:ind w:firstLine="0"/>
        <w:jc w:val="left"/>
        <w:rPr>
          <w:rFonts w:ascii="Times" w:eastAsia="Calibri" w:hAnsi="Times" w:cs="Times"/>
          <w:szCs w:val="24"/>
          <w:lang w:val="en-US" w:eastAsia="ru-RU"/>
        </w:rPr>
      </w:pPr>
      <w:r>
        <w:rPr>
          <w:rFonts w:ascii="Times" w:eastAsia="Calibri" w:hAnsi="Times" w:cs="Times"/>
          <w:sz w:val="26"/>
          <w:szCs w:val="26"/>
          <w:lang w:val="en-US" w:eastAsia="ru-RU"/>
        </w:rPr>
        <w:t xml:space="preserve">Figure 2.24 </w:t>
      </w:r>
      <w:r>
        <w:rPr>
          <w:rFonts w:ascii="Trebuchet MS" w:eastAsia="Calibri" w:hAnsi="Trebuchet MS" w:cs="Trebuchet MS"/>
          <w:sz w:val="26"/>
          <w:szCs w:val="26"/>
          <w:lang w:val="en-US" w:eastAsia="ru-RU"/>
        </w:rPr>
        <w:t>- Particle surface geometry for Rock’n’Roll model (</w:t>
      </w:r>
      <w:r>
        <w:rPr>
          <w:rFonts w:ascii="Arial" w:eastAsia="Calibri" w:hAnsi="Arial" w:cs="Arial"/>
          <w:sz w:val="26"/>
          <w:szCs w:val="26"/>
          <w:lang w:val="en-US" w:eastAsia="ru-RU"/>
        </w:rPr>
        <w:t>Reeks &amp; Hall, 2001</w:t>
      </w:r>
      <w:r>
        <w:rPr>
          <w:rFonts w:ascii="Trebuchet MS" w:eastAsia="Calibri" w:hAnsi="Trebuchet MS" w:cs="Trebuchet MS"/>
          <w:sz w:val="26"/>
          <w:szCs w:val="26"/>
          <w:lang w:val="en-US" w:eastAsia="ru-RU"/>
        </w:rPr>
        <w:t xml:space="preserve">) </w:t>
      </w:r>
    </w:p>
    <w:p w:rsidR="00B72A74" w:rsidRPr="000C5C00" w:rsidRDefault="00B72A74" w:rsidP="00B21007">
      <w:pPr>
        <w:rPr>
          <w:szCs w:val="24"/>
        </w:rPr>
      </w:pPr>
      <w:bookmarkStart w:id="2620" w:name="_Ref438552801"/>
      <w:r w:rsidRPr="00490FF7">
        <w:rPr>
          <w:szCs w:val="24"/>
        </w:rPr>
        <w:t xml:space="preserve">Рисунок </w:t>
      </w:r>
      <w:r w:rsidR="00FF21EC" w:rsidRPr="00490FF7">
        <w:rPr>
          <w:szCs w:val="24"/>
        </w:rPr>
        <w:fldChar w:fldCharType="begin"/>
      </w:r>
      <w:r w:rsidRPr="00490FF7">
        <w:rPr>
          <w:szCs w:val="24"/>
        </w:rPr>
        <w:instrText xml:space="preserve"> STYLEREF 1 \s </w:instrText>
      </w:r>
      <w:r w:rsidR="00FF21EC" w:rsidRPr="00490FF7">
        <w:rPr>
          <w:szCs w:val="24"/>
        </w:rPr>
        <w:fldChar w:fldCharType="separate"/>
      </w:r>
      <w:r w:rsidR="00226569">
        <w:rPr>
          <w:noProof/>
          <w:szCs w:val="24"/>
        </w:rPr>
        <w:t>1</w:t>
      </w:r>
      <w:r w:rsidR="00FF21EC" w:rsidRPr="00490FF7">
        <w:rPr>
          <w:szCs w:val="24"/>
        </w:rPr>
        <w:fldChar w:fldCharType="end"/>
      </w:r>
      <w:r w:rsidRPr="00490FF7">
        <w:rPr>
          <w:szCs w:val="24"/>
        </w:rPr>
        <w:t>.</w:t>
      </w:r>
      <w:r w:rsidR="00FF21EC" w:rsidRPr="00490FF7">
        <w:rPr>
          <w:szCs w:val="24"/>
        </w:rPr>
        <w:fldChar w:fldCharType="begin"/>
      </w:r>
      <w:r w:rsidRPr="00490FF7">
        <w:rPr>
          <w:szCs w:val="24"/>
        </w:rPr>
        <w:instrText xml:space="preserve"> SEQ Рисунок \* ARABIC \s 1 </w:instrText>
      </w:r>
      <w:r w:rsidR="00FF21EC" w:rsidRPr="00490FF7">
        <w:rPr>
          <w:szCs w:val="24"/>
        </w:rPr>
        <w:fldChar w:fldCharType="separate"/>
      </w:r>
      <w:r w:rsidR="00226569">
        <w:rPr>
          <w:noProof/>
          <w:szCs w:val="24"/>
        </w:rPr>
        <w:t>2</w:t>
      </w:r>
      <w:r w:rsidR="00FF21EC" w:rsidRPr="00490FF7">
        <w:rPr>
          <w:szCs w:val="24"/>
        </w:rPr>
        <w:fldChar w:fldCharType="end"/>
      </w:r>
      <w:bookmarkEnd w:id="2620"/>
      <w:r w:rsidRPr="00490FF7">
        <w:rPr>
          <w:szCs w:val="24"/>
        </w:rPr>
        <w:t xml:space="preserve"> – Схема сил, действующих на частицу на поверхности</w:t>
      </w:r>
    </w:p>
    <w:p w:rsidR="00B21007" w:rsidRPr="000C5C00" w:rsidRDefault="00B21007" w:rsidP="00B21007">
      <w:pPr>
        <w:pStyle w:val="42"/>
        <w:spacing w:before="0" w:after="0"/>
        <w:rPr>
          <w:szCs w:val="24"/>
        </w:rPr>
      </w:pPr>
    </w:p>
    <w:p w:rsidR="00B72A74" w:rsidRPr="00490FF7" w:rsidRDefault="00B72A74" w:rsidP="00B21007">
      <w:pPr>
        <w:pStyle w:val="af3"/>
        <w:rPr>
          <w:szCs w:val="24"/>
        </w:rPr>
      </w:pPr>
      <w:r w:rsidRPr="00490FF7">
        <w:rPr>
          <w:szCs w:val="24"/>
        </w:rPr>
        <w:t xml:space="preserve">Отсюда, в частности, видно, что соотношение эффективности подъемной силы и силы сопротивления существенно зависит от соотношения параметра неоднородности </w:t>
      </w:r>
      <w:r w:rsidRPr="00B21007">
        <w:rPr>
          <w:i/>
          <w:szCs w:val="24"/>
        </w:rPr>
        <w:t>a</w:t>
      </w:r>
      <w:r w:rsidRPr="00490FF7">
        <w:rPr>
          <w:szCs w:val="24"/>
        </w:rPr>
        <w:t xml:space="preserve"> и радиуса частицы </w:t>
      </w:r>
      <w:r w:rsidRPr="00B21007">
        <w:rPr>
          <w:i/>
          <w:szCs w:val="24"/>
        </w:rPr>
        <w:t>r</w:t>
      </w:r>
      <w:r w:rsidRPr="00490FF7">
        <w:rPr>
          <w:szCs w:val="24"/>
        </w:rPr>
        <w:t>.</w:t>
      </w:r>
    </w:p>
    <w:p w:rsidR="00B72A74" w:rsidRPr="00490FF7" w:rsidRDefault="00B72A74" w:rsidP="00B72A74">
      <w:pPr>
        <w:pStyle w:val="af3"/>
        <w:rPr>
          <w:szCs w:val="24"/>
        </w:rPr>
      </w:pPr>
      <w:r>
        <w:t xml:space="preserve">В турбулентном потоке флуктуации скоростей вызывают флуктуации обеих сил </w:t>
      </w:r>
      <w:r w:rsidRPr="00F57479">
        <w:rPr>
          <w:i/>
          <w:lang w:val="en-US"/>
        </w:rPr>
        <w:t>F</w:t>
      </w:r>
      <w:r w:rsidRPr="00F57479">
        <w:rPr>
          <w:i/>
          <w:vertAlign w:val="subscript"/>
          <w:lang w:val="en-US"/>
        </w:rPr>
        <w:t>L</w:t>
      </w:r>
      <w:r>
        <w:t xml:space="preserve"> и </w:t>
      </w:r>
      <w:r w:rsidRPr="00C833DF">
        <w:rPr>
          <w:i/>
          <w:lang w:val="en-US"/>
        </w:rPr>
        <w:t>F</w:t>
      </w:r>
      <w:r w:rsidRPr="00C833DF">
        <w:rPr>
          <w:i/>
          <w:vertAlign w:val="subscript"/>
          <w:lang w:val="en-US"/>
        </w:rPr>
        <w:t>D</w:t>
      </w:r>
      <w:r w:rsidRPr="00C833DF">
        <w:t>. Начиная с работы [</w:t>
      </w:r>
      <w:r w:rsidR="00FC3070">
        <w:fldChar w:fldCharType="begin"/>
      </w:r>
      <w:r w:rsidR="00FC3070">
        <w:instrText xml:space="preserve"> REF _Ref368579056 \r \h  \* MERGEFORMAT </w:instrText>
      </w:r>
      <w:r w:rsidR="00FC3070">
        <w:fldChar w:fldCharType="separate"/>
      </w:r>
      <w:ins w:id="2621" w:author="Tsaun" w:date="2017-02-22T15:30:00Z">
        <w:r w:rsidR="00226569">
          <w:t>80</w:t>
        </w:r>
      </w:ins>
      <w:ins w:id="2622" w:author="Томащик" w:date="2017-01-19T16:46:00Z">
        <w:del w:id="2623" w:author="Tsaun" w:date="2017-02-22T15:29:00Z">
          <w:r w:rsidR="002F5999" w:rsidDel="00226569">
            <w:delText>80</w:delText>
          </w:r>
        </w:del>
      </w:ins>
      <w:del w:id="2624" w:author="Tsaun" w:date="2017-02-22T15:29:00Z">
        <w:r w:rsidR="00ED7A3A" w:rsidDel="00226569">
          <w:delText>81</w:delText>
        </w:r>
      </w:del>
      <w:r w:rsidR="00FC3070">
        <w:fldChar w:fldCharType="end"/>
      </w:r>
      <w:r w:rsidRPr="00C833DF">
        <w:t>], большинство авторов используют предположение о гауссовском</w:t>
      </w:r>
      <w:r w:rsidRPr="00305F68">
        <w:t xml:space="preserve"> </w:t>
      </w:r>
      <w:r w:rsidRPr="00490FF7">
        <w:rPr>
          <w:szCs w:val="24"/>
        </w:rPr>
        <w:t xml:space="preserve">распределении силы </w:t>
      </w:r>
      <w:r w:rsidRPr="00490FF7">
        <w:rPr>
          <w:i/>
          <w:szCs w:val="24"/>
          <w:lang w:val="fr-FR"/>
        </w:rPr>
        <w:t>F</w:t>
      </w:r>
      <w:r w:rsidRPr="00490FF7">
        <w:rPr>
          <w:szCs w:val="24"/>
        </w:rPr>
        <w:t>(</w:t>
      </w:r>
      <w:r w:rsidRPr="00490FF7">
        <w:rPr>
          <w:i/>
          <w:szCs w:val="24"/>
          <w:lang w:val="fr-FR"/>
        </w:rPr>
        <w:t>t</w:t>
      </w:r>
      <w:r w:rsidRPr="00490FF7">
        <w:rPr>
          <w:szCs w:val="24"/>
        </w:rPr>
        <w:t>). Это предположение дает следующее выражение для частоты отрыва частиц:</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2" w:type="dxa"/>
            <w:vAlign w:val="center"/>
          </w:tcPr>
          <w:p w:rsidR="004233AB" w:rsidRPr="00490FF7" w:rsidRDefault="000837ED" w:rsidP="00162475">
            <w:pPr>
              <w:pStyle w:val="1-6"/>
              <w:ind w:firstLine="203"/>
            </w:pPr>
            <w:r>
              <w:rPr>
                <w:noProof/>
                <w:position w:val="-12"/>
              </w:rPr>
              <w:drawing>
                <wp:inline distT="0" distB="0" distL="0" distR="0">
                  <wp:extent cx="760730" cy="205105"/>
                  <wp:effectExtent l="19050" t="0" r="0" b="0"/>
                  <wp:docPr id="247" name="Рисунок 2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0"/>
                          <pic:cNvPicPr>
                            <a:picLocks noChangeAspect="1" noChangeArrowheads="1"/>
                          </pic:cNvPicPr>
                        </pic:nvPicPr>
                        <pic:blipFill>
                          <a:blip r:embed="rId458"/>
                          <a:srcRect/>
                          <a:stretch>
                            <a:fillRect/>
                          </a:stretch>
                        </pic:blipFill>
                        <pic:spPr bwMode="auto">
                          <a:xfrm>
                            <a:off x="0" y="0"/>
                            <a:ext cx="760730" cy="205105"/>
                          </a:xfrm>
                          <a:prstGeom prst="rect">
                            <a:avLst/>
                          </a:prstGeom>
                          <a:noFill/>
                          <a:ln w="9525">
                            <a:noFill/>
                            <a:miter lim="800000"/>
                            <a:headEnd/>
                            <a:tailEnd/>
                          </a:ln>
                        </pic:spPr>
                      </pic:pic>
                    </a:graphicData>
                  </a:graphic>
                </wp:inline>
              </w:drawing>
            </w:r>
            <w:r w:rsidR="004233AB" w:rsidRPr="00490FF7">
              <w:t>,</w:t>
            </w:r>
          </w:p>
        </w:tc>
        <w:tc>
          <w:tcPr>
            <w:tcW w:w="1274"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25" w:author="Tsaun" w:date="2017-02-22T15:30:00Z">
              <w:r w:rsidR="00226569">
                <w:rPr>
                  <w:noProof/>
                </w:rPr>
                <w:t>48</w:t>
              </w:r>
            </w:ins>
            <w:ins w:id="2626" w:author="Томащик" w:date="2017-01-19T16:46:00Z">
              <w:del w:id="2627" w:author="Tsaun" w:date="2017-02-22T15:29:00Z">
                <w:r w:rsidR="002F5999" w:rsidDel="00226569">
                  <w:rPr>
                    <w:noProof/>
                  </w:rPr>
                  <w:delText>49</w:delText>
                </w:r>
              </w:del>
            </w:ins>
            <w:del w:id="2628" w:author="Tsaun" w:date="2017-02-22T15:29:00Z">
              <w:r w:rsidR="00B04480" w:rsidRPr="004C54D2" w:rsidDel="00226569">
                <w:rPr>
                  <w:noProof/>
                </w:rPr>
                <w:delText>41</w:delText>
              </w:r>
            </w:del>
            <w:r w:rsidR="00FF21EC" w:rsidRPr="004C54D2">
              <w:fldChar w:fldCharType="end"/>
            </w:r>
            <w:r w:rsidRPr="004C54D2">
              <w:t>)</w:t>
            </w:r>
          </w:p>
        </w:tc>
      </w:tr>
    </w:tbl>
    <w:p w:rsidR="00B72A74" w:rsidRPr="00490FF7" w:rsidRDefault="00B72A74" w:rsidP="00B72A74">
      <w:pPr>
        <w:pStyle w:val="420"/>
        <w:ind w:firstLine="0"/>
      </w:pPr>
      <w:r w:rsidRPr="00490FF7">
        <w:t>где</w:t>
      </w:r>
    </w:p>
    <w:tbl>
      <w:tblPr>
        <w:tblW w:w="9206" w:type="dxa"/>
        <w:tblInd w:w="648" w:type="dxa"/>
        <w:tblLook w:val="01E0" w:firstRow="1" w:lastRow="1" w:firstColumn="1" w:lastColumn="1" w:noHBand="0" w:noVBand="0"/>
      </w:tblPr>
      <w:tblGrid>
        <w:gridCol w:w="7930"/>
        <w:gridCol w:w="1276"/>
      </w:tblGrid>
      <w:tr w:rsidR="004233AB" w:rsidRPr="00490FF7" w:rsidTr="004233AB">
        <w:tc>
          <w:tcPr>
            <w:tcW w:w="8072" w:type="dxa"/>
            <w:vAlign w:val="center"/>
          </w:tcPr>
          <w:p w:rsidR="004233AB" w:rsidRPr="00490FF7" w:rsidRDefault="000837ED" w:rsidP="00162475">
            <w:pPr>
              <w:pStyle w:val="1-6"/>
              <w:ind w:firstLine="203"/>
            </w:pPr>
            <w:r>
              <w:rPr>
                <w:noProof/>
                <w:position w:val="-44"/>
              </w:rPr>
              <w:drawing>
                <wp:inline distT="0" distB="0" distL="0" distR="0">
                  <wp:extent cx="4520565" cy="556260"/>
                  <wp:effectExtent l="19050" t="0" r="0" b="0"/>
                  <wp:docPr id="248" name="Рисунок 2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1"/>
                          <pic:cNvPicPr>
                            <a:picLocks noChangeAspect="1" noChangeArrowheads="1"/>
                          </pic:cNvPicPr>
                        </pic:nvPicPr>
                        <pic:blipFill>
                          <a:blip r:embed="rId459"/>
                          <a:srcRect/>
                          <a:stretch>
                            <a:fillRect/>
                          </a:stretch>
                        </pic:blipFill>
                        <pic:spPr bwMode="auto">
                          <a:xfrm>
                            <a:off x="0" y="0"/>
                            <a:ext cx="4520565" cy="556260"/>
                          </a:xfrm>
                          <a:prstGeom prst="rect">
                            <a:avLst/>
                          </a:prstGeom>
                          <a:noFill/>
                          <a:ln w="9525">
                            <a:noFill/>
                            <a:miter lim="800000"/>
                            <a:headEnd/>
                            <a:tailEnd/>
                          </a:ln>
                        </pic:spPr>
                      </pic:pic>
                    </a:graphicData>
                  </a:graphic>
                </wp:inline>
              </w:drawing>
            </w:r>
            <w:r w:rsidR="004233AB" w:rsidRPr="00490FF7">
              <w:t>,</w:t>
            </w:r>
          </w:p>
        </w:tc>
        <w:tc>
          <w:tcPr>
            <w:tcW w:w="1134"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29" w:author="Tsaun" w:date="2017-02-22T15:30:00Z">
              <w:r w:rsidR="00226569">
                <w:rPr>
                  <w:noProof/>
                </w:rPr>
                <w:t>49</w:t>
              </w:r>
            </w:ins>
            <w:ins w:id="2630" w:author="Томащик" w:date="2017-01-19T16:46:00Z">
              <w:del w:id="2631" w:author="Tsaun" w:date="2017-02-22T15:29:00Z">
                <w:r w:rsidR="002F5999" w:rsidDel="00226569">
                  <w:rPr>
                    <w:noProof/>
                  </w:rPr>
                  <w:delText>50</w:delText>
                </w:r>
              </w:del>
            </w:ins>
            <w:del w:id="2632" w:author="Tsaun" w:date="2017-02-22T15:29:00Z">
              <w:r w:rsidR="00B04480" w:rsidRPr="004C54D2" w:rsidDel="00226569">
                <w:rPr>
                  <w:noProof/>
                </w:rPr>
                <w:delText>42</w:delText>
              </w:r>
            </w:del>
            <w:r w:rsidR="00FF21EC" w:rsidRPr="004C54D2">
              <w:fldChar w:fldCharType="end"/>
            </w:r>
            <w:r w:rsidRPr="004C54D2">
              <w:t>)</w:t>
            </w:r>
          </w:p>
        </w:tc>
      </w:tr>
    </w:tbl>
    <w:p w:rsidR="00B72A74" w:rsidRPr="00490FF7" w:rsidRDefault="000837ED" w:rsidP="00B72A74">
      <w:pPr>
        <w:ind w:firstLine="0"/>
        <w:rPr>
          <w:szCs w:val="24"/>
        </w:rPr>
      </w:pPr>
      <w:r>
        <w:rPr>
          <w:noProof/>
          <w:position w:val="-14"/>
          <w:szCs w:val="24"/>
          <w:lang w:eastAsia="ru-RU"/>
        </w:rPr>
        <w:drawing>
          <wp:inline distT="0" distB="0" distL="0" distR="0">
            <wp:extent cx="299720" cy="226695"/>
            <wp:effectExtent l="19050" t="0" r="5080" b="0"/>
            <wp:docPr id="249" name="Рисунок 2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2"/>
                    <pic:cNvPicPr>
                      <a:picLocks noChangeAspect="1" noChangeArrowheads="1"/>
                    </pic:cNvPicPr>
                  </pic:nvPicPr>
                  <pic:blipFill>
                    <a:blip r:embed="rId460"/>
                    <a:srcRect/>
                    <a:stretch>
                      <a:fillRect/>
                    </a:stretch>
                  </pic:blipFill>
                  <pic:spPr bwMode="auto">
                    <a:xfrm>
                      <a:off x="0" y="0"/>
                      <a:ext cx="299720" cy="226695"/>
                    </a:xfrm>
                    <a:prstGeom prst="rect">
                      <a:avLst/>
                    </a:prstGeom>
                    <a:noFill/>
                    <a:ln w="9525">
                      <a:noFill/>
                      <a:miter lim="800000"/>
                      <a:headEnd/>
                      <a:tailEnd/>
                    </a:ln>
                  </pic:spPr>
                </pic:pic>
              </a:graphicData>
            </a:graphic>
          </wp:inline>
        </w:drawing>
      </w:r>
      <w:r w:rsidR="00B72A74" w:rsidRPr="00490FF7">
        <w:rPr>
          <w:szCs w:val="24"/>
        </w:rPr>
        <w:t xml:space="preserve"> — среднее значение силы, </w:t>
      </w:r>
      <w:r>
        <w:rPr>
          <w:noProof/>
          <w:position w:val="-14"/>
          <w:szCs w:val="24"/>
          <w:lang w:eastAsia="ru-RU"/>
        </w:rPr>
        <w:drawing>
          <wp:inline distT="0" distB="0" distL="0" distR="0">
            <wp:extent cx="1170305" cy="226695"/>
            <wp:effectExtent l="19050" t="0" r="0" b="0"/>
            <wp:docPr id="250" name="Рисунок 2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3"/>
                    <pic:cNvPicPr>
                      <a:picLocks noChangeAspect="1" noChangeArrowheads="1"/>
                    </pic:cNvPicPr>
                  </pic:nvPicPr>
                  <pic:blipFill>
                    <a:blip r:embed="rId461"/>
                    <a:srcRect/>
                    <a:stretch>
                      <a:fillRect/>
                    </a:stretch>
                  </pic:blipFill>
                  <pic:spPr bwMode="auto">
                    <a:xfrm>
                      <a:off x="0" y="0"/>
                      <a:ext cx="1170305" cy="226695"/>
                    </a:xfrm>
                    <a:prstGeom prst="rect">
                      <a:avLst/>
                    </a:prstGeom>
                    <a:noFill/>
                    <a:ln w="9525">
                      <a:noFill/>
                      <a:miter lim="800000"/>
                      <a:headEnd/>
                      <a:tailEnd/>
                    </a:ln>
                  </pic:spPr>
                </pic:pic>
              </a:graphicData>
            </a:graphic>
          </wp:inline>
        </w:drawing>
      </w:r>
      <w:r w:rsidR="00B72A74" w:rsidRPr="00490FF7">
        <w:rPr>
          <w:szCs w:val="24"/>
        </w:rPr>
        <w:t xml:space="preserve"> ее флуктуационная составляющая, а </w:t>
      </w:r>
      <w:r>
        <w:rPr>
          <w:noProof/>
          <w:position w:val="-12"/>
          <w:szCs w:val="24"/>
          <w:lang w:eastAsia="ru-RU"/>
        </w:rPr>
        <w:drawing>
          <wp:inline distT="0" distB="0" distL="0" distR="0">
            <wp:extent cx="102235" cy="102235"/>
            <wp:effectExtent l="19050" t="0" r="0" b="0"/>
            <wp:docPr id="251" name="Рисунок 2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4"/>
                    <pic:cNvPicPr>
                      <a:picLocks noChangeAspect="1" noChangeArrowheads="1"/>
                    </pic:cNvPicPr>
                  </pic:nvPicPr>
                  <pic:blipFill>
                    <a:blip r:embed="rId462"/>
                    <a:srcRect/>
                    <a:stretch>
                      <a:fillRect/>
                    </a:stretch>
                  </pic:blipFill>
                  <pic:spPr bwMode="auto">
                    <a:xfrm>
                      <a:off x="0" y="0"/>
                      <a:ext cx="102235" cy="102235"/>
                    </a:xfrm>
                    <a:prstGeom prst="rect">
                      <a:avLst/>
                    </a:prstGeom>
                    <a:noFill/>
                    <a:ln w="9525">
                      <a:noFill/>
                      <a:miter lim="800000"/>
                      <a:headEnd/>
                      <a:tailEnd/>
                    </a:ln>
                  </pic:spPr>
                </pic:pic>
              </a:graphicData>
            </a:graphic>
          </wp:inline>
        </w:drawing>
      </w:r>
      <w:r w:rsidR="00B72A74" w:rsidRPr="00490FF7">
        <w:rPr>
          <w:szCs w:val="24"/>
        </w:rPr>
        <w:t xml:space="preserve"> – характерная частота вынужденных смещений, задаваемая формулой</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6" w:type="dxa"/>
            <w:vAlign w:val="center"/>
          </w:tcPr>
          <w:p w:rsidR="004233AB" w:rsidRPr="00490FF7" w:rsidRDefault="000837ED" w:rsidP="00162475">
            <w:pPr>
              <w:ind w:firstLine="203"/>
            </w:pPr>
            <w:r>
              <w:rPr>
                <w:noProof/>
                <w:position w:val="-38"/>
                <w:lang w:eastAsia="ru-RU"/>
              </w:rPr>
              <w:drawing>
                <wp:inline distT="0" distB="0" distL="0" distR="0">
                  <wp:extent cx="1221740" cy="556260"/>
                  <wp:effectExtent l="19050" t="0" r="0" b="0"/>
                  <wp:docPr id="252" name="Рисунок 2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5"/>
                          <pic:cNvPicPr>
                            <a:picLocks noChangeAspect="1" noChangeArrowheads="1"/>
                          </pic:cNvPicPr>
                        </pic:nvPicPr>
                        <pic:blipFill>
                          <a:blip r:embed="rId463"/>
                          <a:srcRect/>
                          <a:stretch>
                            <a:fillRect/>
                          </a:stretch>
                        </pic:blipFill>
                        <pic:spPr bwMode="auto">
                          <a:xfrm>
                            <a:off x="0" y="0"/>
                            <a:ext cx="1221740" cy="556260"/>
                          </a:xfrm>
                          <a:prstGeom prst="rect">
                            <a:avLst/>
                          </a:prstGeom>
                          <a:noFill/>
                          <a:ln w="9525">
                            <a:noFill/>
                            <a:miter lim="800000"/>
                            <a:headEnd/>
                            <a:tailEnd/>
                          </a:ln>
                        </pic:spPr>
                      </pic:pic>
                    </a:graphicData>
                  </a:graphic>
                </wp:inline>
              </w:drawing>
            </w:r>
            <w:r w:rsidR="004233AB" w:rsidRPr="00490FF7">
              <w:t>,</w:t>
            </w:r>
          </w:p>
        </w:tc>
        <w:tc>
          <w:tcPr>
            <w:tcW w:w="1270"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33" w:author="Tsaun" w:date="2017-02-22T15:30:00Z">
              <w:r w:rsidR="00226569">
                <w:rPr>
                  <w:noProof/>
                </w:rPr>
                <w:t>50</w:t>
              </w:r>
            </w:ins>
            <w:ins w:id="2634" w:author="Томащик" w:date="2017-01-19T16:46:00Z">
              <w:del w:id="2635" w:author="Tsaun" w:date="2017-01-30T16:31:00Z">
                <w:r w:rsidR="002F5999" w:rsidDel="00A53AF7">
                  <w:rPr>
                    <w:noProof/>
                  </w:rPr>
                  <w:delText>51</w:delText>
                </w:r>
              </w:del>
            </w:ins>
            <w:del w:id="2636" w:author="Tsaun" w:date="2017-01-30T16:31:00Z">
              <w:r w:rsidR="00B04480" w:rsidRPr="004C54D2" w:rsidDel="00A53AF7">
                <w:rPr>
                  <w:noProof/>
                </w:rPr>
                <w:delText>43</w:delText>
              </w:r>
            </w:del>
            <w:r w:rsidR="00FF21EC" w:rsidRPr="004C54D2">
              <w:fldChar w:fldCharType="end"/>
            </w:r>
            <w:r w:rsidRPr="004C54D2">
              <w:t>)</w:t>
            </w:r>
          </w:p>
        </w:tc>
      </w:tr>
    </w:tbl>
    <w:p w:rsidR="00B72A74" w:rsidRPr="00490FF7" w:rsidRDefault="00B72A74" w:rsidP="00B72A74">
      <w:pPr>
        <w:pStyle w:val="af3"/>
        <w:ind w:firstLine="0"/>
        <w:rPr>
          <w:szCs w:val="24"/>
        </w:rPr>
      </w:pPr>
      <w:r w:rsidRPr="00490FF7">
        <w:rPr>
          <w:szCs w:val="24"/>
        </w:rPr>
        <w:t xml:space="preserve">(точкой обозначена временная производная), </w:t>
      </w:r>
      <w:r w:rsidR="000837ED">
        <w:rPr>
          <w:noProof/>
          <w:position w:val="-32"/>
          <w:szCs w:val="24"/>
        </w:rPr>
        <w:drawing>
          <wp:inline distT="0" distB="0" distL="0" distR="0">
            <wp:extent cx="1192530" cy="461010"/>
            <wp:effectExtent l="0" t="0" r="0" b="0"/>
            <wp:docPr id="253" name="Рисунок 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6"/>
                    <pic:cNvPicPr>
                      <a:picLocks noChangeAspect="1" noChangeArrowheads="1"/>
                    </pic:cNvPicPr>
                  </pic:nvPicPr>
                  <pic:blipFill>
                    <a:blip r:embed="rId464"/>
                    <a:srcRect/>
                    <a:stretch>
                      <a:fillRect/>
                    </a:stretch>
                  </pic:blipFill>
                  <pic:spPr bwMode="auto">
                    <a:xfrm>
                      <a:off x="0" y="0"/>
                      <a:ext cx="1192530" cy="461010"/>
                    </a:xfrm>
                    <a:prstGeom prst="rect">
                      <a:avLst/>
                    </a:prstGeom>
                    <a:noFill/>
                    <a:ln w="9525">
                      <a:noFill/>
                      <a:miter lim="800000"/>
                      <a:headEnd/>
                      <a:tailEnd/>
                    </a:ln>
                  </pic:spPr>
                </pic:pic>
              </a:graphicData>
            </a:graphic>
          </wp:inline>
        </w:drawing>
      </w:r>
      <w:r w:rsidRPr="00490FF7">
        <w:rPr>
          <w:szCs w:val="24"/>
        </w:rPr>
        <w:t xml:space="preserve"> — функция ошибок.</w:t>
      </w:r>
    </w:p>
    <w:p w:rsidR="00B72A74" w:rsidRPr="00490FF7" w:rsidRDefault="00B72A74" w:rsidP="00B72A74">
      <w:pPr>
        <w:pStyle w:val="af3"/>
        <w:rPr>
          <w:szCs w:val="24"/>
        </w:rPr>
      </w:pPr>
      <w:r w:rsidRPr="00490FF7">
        <w:rPr>
          <w:szCs w:val="24"/>
        </w:rPr>
        <w:t>Для выполнения практических расчетов приближенно можно считать, что</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44" w:type="dxa"/>
            <w:vAlign w:val="center"/>
          </w:tcPr>
          <w:p w:rsidR="004233AB" w:rsidRPr="00490FF7" w:rsidRDefault="000837ED" w:rsidP="00162475">
            <w:pPr>
              <w:pStyle w:val="1-6"/>
              <w:ind w:firstLine="203"/>
            </w:pPr>
            <w:r>
              <w:rPr>
                <w:noProof/>
                <w:position w:val="-10"/>
              </w:rPr>
              <w:drawing>
                <wp:inline distT="0" distB="0" distL="0" distR="0">
                  <wp:extent cx="965835" cy="205105"/>
                  <wp:effectExtent l="0" t="0" r="0" b="0"/>
                  <wp:docPr id="254" name="Рисунок 2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7"/>
                          <pic:cNvPicPr>
                            <a:picLocks noChangeAspect="1" noChangeArrowheads="1"/>
                          </pic:cNvPicPr>
                        </pic:nvPicPr>
                        <pic:blipFill>
                          <a:blip r:embed="rId465"/>
                          <a:srcRect/>
                          <a:stretch>
                            <a:fillRect/>
                          </a:stretch>
                        </pic:blipFill>
                        <pic:spPr bwMode="auto">
                          <a:xfrm>
                            <a:off x="0" y="0"/>
                            <a:ext cx="965835" cy="205105"/>
                          </a:xfrm>
                          <a:prstGeom prst="rect">
                            <a:avLst/>
                          </a:prstGeom>
                          <a:noFill/>
                          <a:ln w="9525">
                            <a:noFill/>
                            <a:miter lim="800000"/>
                            <a:headEnd/>
                            <a:tailEnd/>
                          </a:ln>
                        </pic:spPr>
                      </pic:pic>
                    </a:graphicData>
                  </a:graphic>
                </wp:inline>
              </w:drawing>
            </w:r>
            <w:r w:rsidR="004233AB" w:rsidRPr="00490FF7">
              <w:t xml:space="preserve"> при </w:t>
            </w:r>
            <w:r>
              <w:rPr>
                <w:noProof/>
                <w:position w:val="-18"/>
              </w:rPr>
              <w:drawing>
                <wp:inline distT="0" distB="0" distL="0" distR="0">
                  <wp:extent cx="1931035" cy="328930"/>
                  <wp:effectExtent l="0" t="0" r="0" b="0"/>
                  <wp:docPr id="255" name="Рисунок 2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8"/>
                          <pic:cNvPicPr>
                            <a:picLocks noChangeAspect="1" noChangeArrowheads="1"/>
                          </pic:cNvPicPr>
                        </pic:nvPicPr>
                        <pic:blipFill>
                          <a:blip r:embed="rId466"/>
                          <a:srcRect/>
                          <a:stretch>
                            <a:fillRect/>
                          </a:stretch>
                        </pic:blipFill>
                        <pic:spPr bwMode="auto">
                          <a:xfrm>
                            <a:off x="0" y="0"/>
                            <a:ext cx="1931035" cy="328930"/>
                          </a:xfrm>
                          <a:prstGeom prst="rect">
                            <a:avLst/>
                          </a:prstGeom>
                          <a:noFill/>
                          <a:ln w="9525">
                            <a:noFill/>
                            <a:miter lim="800000"/>
                            <a:headEnd/>
                            <a:tailEnd/>
                          </a:ln>
                        </pic:spPr>
                      </pic:pic>
                    </a:graphicData>
                  </a:graphic>
                </wp:inline>
              </w:drawing>
            </w:r>
            <w:r w:rsidR="004233AB" w:rsidRPr="00490FF7">
              <w:t>.</w:t>
            </w:r>
          </w:p>
        </w:tc>
        <w:tc>
          <w:tcPr>
            <w:tcW w:w="1262"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37" w:author="Tsaun" w:date="2017-02-22T15:30:00Z">
              <w:r w:rsidR="00226569">
                <w:rPr>
                  <w:noProof/>
                </w:rPr>
                <w:t>51</w:t>
              </w:r>
            </w:ins>
            <w:ins w:id="2638" w:author="Томащик" w:date="2017-01-19T16:46:00Z">
              <w:del w:id="2639" w:author="Tsaun" w:date="2017-01-30T16:31:00Z">
                <w:r w:rsidR="002F5999" w:rsidDel="00A53AF7">
                  <w:rPr>
                    <w:noProof/>
                  </w:rPr>
                  <w:delText>52</w:delText>
                </w:r>
              </w:del>
            </w:ins>
            <w:del w:id="2640" w:author="Tsaun" w:date="2017-01-30T16:31:00Z">
              <w:r w:rsidR="00B04480" w:rsidRPr="004C54D2" w:rsidDel="00A53AF7">
                <w:rPr>
                  <w:noProof/>
                </w:rPr>
                <w:delText>44</w:delText>
              </w:r>
            </w:del>
            <w:r w:rsidR="00FF21EC" w:rsidRPr="004C54D2">
              <w:fldChar w:fldCharType="end"/>
            </w:r>
            <w:r w:rsidRPr="004C54D2">
              <w:t>)</w:t>
            </w:r>
          </w:p>
        </w:tc>
      </w:tr>
    </w:tbl>
    <w:p w:rsidR="00B72A74" w:rsidRPr="00490FF7" w:rsidRDefault="00B72A74" w:rsidP="00B72A74">
      <w:pPr>
        <w:pStyle w:val="420"/>
      </w:pPr>
      <w:r w:rsidRPr="00490FF7">
        <w:t>Для расчета средних значений сил предлагается использовать эмпирические формулы</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6" w:type="dxa"/>
            <w:vAlign w:val="center"/>
          </w:tcPr>
          <w:p w:rsidR="004233AB" w:rsidRPr="00490FF7" w:rsidRDefault="000837ED" w:rsidP="00162475">
            <w:pPr>
              <w:pStyle w:val="1-6"/>
              <w:ind w:firstLine="203"/>
            </w:pPr>
            <w:bookmarkStart w:id="2641" w:name="_Ref435788665"/>
            <w:r>
              <w:rPr>
                <w:noProof/>
              </w:rPr>
              <w:drawing>
                <wp:inline distT="0" distB="0" distL="0" distR="0">
                  <wp:extent cx="1221740" cy="461010"/>
                  <wp:effectExtent l="19050" t="0" r="0" b="0"/>
                  <wp:docPr id="256" name="Рисунок 2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69"/>
                          <pic:cNvPicPr>
                            <a:picLocks noChangeAspect="1" noChangeArrowheads="1"/>
                          </pic:cNvPicPr>
                        </pic:nvPicPr>
                        <pic:blipFill>
                          <a:blip r:embed="rId467"/>
                          <a:srcRect/>
                          <a:stretch>
                            <a:fillRect/>
                          </a:stretch>
                        </pic:blipFill>
                        <pic:spPr bwMode="auto">
                          <a:xfrm>
                            <a:off x="0" y="0"/>
                            <a:ext cx="1221740" cy="461010"/>
                          </a:xfrm>
                          <a:prstGeom prst="rect">
                            <a:avLst/>
                          </a:prstGeom>
                          <a:noFill/>
                          <a:ln w="9525">
                            <a:noFill/>
                            <a:miter lim="800000"/>
                            <a:headEnd/>
                            <a:tailEnd/>
                          </a:ln>
                        </pic:spPr>
                      </pic:pic>
                    </a:graphicData>
                  </a:graphic>
                </wp:inline>
              </w:drawing>
            </w:r>
          </w:p>
        </w:tc>
        <w:tc>
          <w:tcPr>
            <w:tcW w:w="1270" w:type="dxa"/>
            <w:vAlign w:val="center"/>
          </w:tcPr>
          <w:p w:rsidR="004233AB" w:rsidRPr="004C54D2" w:rsidRDefault="004233AB" w:rsidP="00B52829">
            <w:pPr>
              <w:pStyle w:val="affffffffff"/>
            </w:pPr>
            <w:bookmarkStart w:id="2642" w:name="_Ref470518961"/>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43" w:author="Tsaun" w:date="2017-02-22T15:30:00Z">
              <w:r w:rsidR="00226569">
                <w:rPr>
                  <w:noProof/>
                </w:rPr>
                <w:t>52</w:t>
              </w:r>
            </w:ins>
            <w:ins w:id="2644" w:author="Томащик" w:date="2017-01-19T16:46:00Z">
              <w:del w:id="2645" w:author="Tsaun" w:date="2017-01-30T16:31:00Z">
                <w:r w:rsidR="002F5999" w:rsidDel="00A53AF7">
                  <w:rPr>
                    <w:noProof/>
                  </w:rPr>
                  <w:delText>53</w:delText>
                </w:r>
              </w:del>
            </w:ins>
            <w:del w:id="2646" w:author="Tsaun" w:date="2017-01-30T16:31:00Z">
              <w:r w:rsidR="00B04480" w:rsidRPr="004C54D2" w:rsidDel="00A53AF7">
                <w:rPr>
                  <w:noProof/>
                </w:rPr>
                <w:delText>45</w:delText>
              </w:r>
            </w:del>
            <w:r w:rsidR="00FF21EC" w:rsidRPr="004C54D2">
              <w:fldChar w:fldCharType="end"/>
            </w:r>
            <w:r w:rsidRPr="004C54D2">
              <w:t>)</w:t>
            </w:r>
            <w:bookmarkEnd w:id="2642"/>
          </w:p>
        </w:tc>
      </w:tr>
    </w:tbl>
    <w:bookmarkEnd w:id="2641"/>
    <w:p w:rsidR="00B72A74" w:rsidRPr="00490FF7" w:rsidRDefault="00B72A74" w:rsidP="00B72A74">
      <w:pPr>
        <w:pStyle w:val="420"/>
        <w:ind w:firstLine="0"/>
      </w:pPr>
      <w:r w:rsidRPr="00490FF7">
        <w:t>для среднего значения подъемной силы и</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4" w:type="dxa"/>
            <w:vAlign w:val="center"/>
          </w:tcPr>
          <w:p w:rsidR="004233AB" w:rsidRPr="00490FF7" w:rsidRDefault="000837ED" w:rsidP="00162475">
            <w:pPr>
              <w:pStyle w:val="1-6"/>
              <w:ind w:firstLine="203"/>
            </w:pPr>
            <w:r>
              <w:rPr>
                <w:noProof/>
              </w:rPr>
              <w:drawing>
                <wp:inline distT="0" distB="0" distL="0" distR="0">
                  <wp:extent cx="987425" cy="461010"/>
                  <wp:effectExtent l="19050" t="0" r="3175" b="0"/>
                  <wp:docPr id="257" name="Рисунок 2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0"/>
                          <pic:cNvPicPr>
                            <a:picLocks noChangeAspect="1" noChangeArrowheads="1"/>
                          </pic:cNvPicPr>
                        </pic:nvPicPr>
                        <pic:blipFill>
                          <a:blip r:embed="rId468"/>
                          <a:srcRect/>
                          <a:stretch>
                            <a:fillRect/>
                          </a:stretch>
                        </pic:blipFill>
                        <pic:spPr bwMode="auto">
                          <a:xfrm>
                            <a:off x="0" y="0"/>
                            <a:ext cx="987425" cy="461010"/>
                          </a:xfrm>
                          <a:prstGeom prst="rect">
                            <a:avLst/>
                          </a:prstGeom>
                          <a:noFill/>
                          <a:ln w="9525">
                            <a:noFill/>
                            <a:miter lim="800000"/>
                            <a:headEnd/>
                            <a:tailEnd/>
                          </a:ln>
                        </pic:spPr>
                      </pic:pic>
                    </a:graphicData>
                  </a:graphic>
                </wp:inline>
              </w:drawing>
            </w:r>
          </w:p>
        </w:tc>
        <w:tc>
          <w:tcPr>
            <w:tcW w:w="1272"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47" w:author="Tsaun" w:date="2017-02-22T15:30:00Z">
              <w:r w:rsidR="00226569">
                <w:rPr>
                  <w:noProof/>
                </w:rPr>
                <w:t>53</w:t>
              </w:r>
            </w:ins>
            <w:ins w:id="2648" w:author="Томащик" w:date="2017-01-19T16:46:00Z">
              <w:del w:id="2649" w:author="Tsaun" w:date="2017-01-30T16:31:00Z">
                <w:r w:rsidR="002F5999" w:rsidDel="00A53AF7">
                  <w:rPr>
                    <w:noProof/>
                  </w:rPr>
                  <w:delText>54</w:delText>
                </w:r>
              </w:del>
            </w:ins>
            <w:del w:id="2650" w:author="Tsaun" w:date="2017-01-30T16:31:00Z">
              <w:r w:rsidR="00B04480" w:rsidRPr="004C54D2" w:rsidDel="00A53AF7">
                <w:rPr>
                  <w:noProof/>
                </w:rPr>
                <w:delText>46</w:delText>
              </w:r>
            </w:del>
            <w:r w:rsidR="00FF21EC" w:rsidRPr="004C54D2">
              <w:fldChar w:fldCharType="end"/>
            </w:r>
            <w:r w:rsidRPr="004C54D2">
              <w:t>)</w:t>
            </w:r>
          </w:p>
        </w:tc>
      </w:tr>
    </w:tbl>
    <w:p w:rsidR="00B72A74" w:rsidRPr="00490FF7" w:rsidRDefault="00B72A74" w:rsidP="003E6B2F">
      <w:pPr>
        <w:ind w:firstLine="0"/>
        <w:rPr>
          <w:szCs w:val="24"/>
        </w:rPr>
      </w:pPr>
      <w:r w:rsidRPr="00490FF7">
        <w:rPr>
          <w:szCs w:val="24"/>
        </w:rPr>
        <w:lastRenderedPageBreak/>
        <w:t xml:space="preserve">для среднего значения силы сопротивления. Здесь </w:t>
      </w:r>
      <w:r w:rsidRPr="00490FF7">
        <w:rPr>
          <w:i/>
          <w:szCs w:val="24"/>
        </w:rPr>
        <w:t>ν</w:t>
      </w:r>
      <w:r w:rsidRPr="00490FF7">
        <w:rPr>
          <w:szCs w:val="24"/>
        </w:rPr>
        <w:t xml:space="preserve"> — коэффициент кинематической вязкости, </w:t>
      </w:r>
      <w:r w:rsidRPr="00490FF7">
        <w:rPr>
          <w:i/>
          <w:szCs w:val="24"/>
        </w:rPr>
        <w:t>ρ</w:t>
      </w:r>
      <w:r w:rsidRPr="00490FF7">
        <w:rPr>
          <w:szCs w:val="24"/>
        </w:rPr>
        <w:t xml:space="preserve"> — массовая плотность газа, </w:t>
      </w:r>
      <w:r w:rsidRPr="00490FF7">
        <w:rPr>
          <w:i/>
          <w:szCs w:val="24"/>
          <w:lang w:val="en-US"/>
        </w:rPr>
        <w:t>u</w:t>
      </w:r>
      <w:r w:rsidRPr="00490FF7">
        <w:rPr>
          <w:i/>
          <w:szCs w:val="24"/>
          <w:vertAlign w:val="subscript"/>
          <w:lang w:val="en-US"/>
        </w:rPr>
        <w:t>τ</w:t>
      </w:r>
      <w:r w:rsidRPr="00490FF7">
        <w:rPr>
          <w:szCs w:val="24"/>
        </w:rPr>
        <w:t xml:space="preserve"> — динамическая скорость, а </w:t>
      </w:r>
      <w:r w:rsidRPr="00490FF7">
        <w:rPr>
          <w:i/>
          <w:szCs w:val="24"/>
          <w:lang w:val="en-US"/>
        </w:rPr>
        <w:t>r</w:t>
      </w:r>
      <w:r w:rsidRPr="00490FF7">
        <w:rPr>
          <w:szCs w:val="24"/>
        </w:rPr>
        <w:t xml:space="preserve"> — эффективный радиус частицы. В [</w:t>
      </w:r>
      <w:r w:rsidR="00FC3070">
        <w:fldChar w:fldCharType="begin"/>
      </w:r>
      <w:r w:rsidR="00FC3070">
        <w:instrText xml:space="preserve"> REF _Ref368579056 \r \h  \* MERGEFORMAT </w:instrText>
      </w:r>
      <w:r w:rsidR="00FC3070">
        <w:fldChar w:fldCharType="separate"/>
      </w:r>
      <w:ins w:id="2651" w:author="Tsaun" w:date="2017-02-22T15:30:00Z">
        <w:r w:rsidR="00226569" w:rsidRPr="00226569">
          <w:rPr>
            <w:szCs w:val="24"/>
          </w:rPr>
          <w:t>80</w:t>
        </w:r>
      </w:ins>
      <w:ins w:id="2652" w:author="Томащик" w:date="2017-01-19T16:46:00Z">
        <w:del w:id="2653" w:author="Tsaun" w:date="2017-02-22T15:29:00Z">
          <w:r w:rsidR="002F5999" w:rsidRPr="002F5999" w:rsidDel="00226569">
            <w:rPr>
              <w:szCs w:val="24"/>
            </w:rPr>
            <w:delText>80</w:delText>
          </w:r>
        </w:del>
      </w:ins>
      <w:del w:id="2654" w:author="Tsaun" w:date="2017-02-22T15:29:00Z">
        <w:r w:rsidR="00ED7A3A" w:rsidRPr="00ED7A3A" w:rsidDel="00226569">
          <w:rPr>
            <w:szCs w:val="24"/>
          </w:rPr>
          <w:delText>81</w:delText>
        </w:r>
      </w:del>
      <w:r w:rsidR="00FC3070">
        <w:fldChar w:fldCharType="end"/>
      </w:r>
      <w:r w:rsidRPr="00490FF7">
        <w:rPr>
          <w:szCs w:val="24"/>
        </w:rPr>
        <w:t xml:space="preserve">] отмечено, что уравнение </w:t>
      </w:r>
      <w:r w:rsidR="00FF21EC">
        <w:fldChar w:fldCharType="begin"/>
      </w:r>
      <w:r w:rsidR="004233AB">
        <w:rPr>
          <w:szCs w:val="24"/>
        </w:rPr>
        <w:instrText xml:space="preserve"> REF _Ref470518961 \h </w:instrText>
      </w:r>
      <w:r w:rsidR="00FF21EC">
        <w:fldChar w:fldCharType="separate"/>
      </w:r>
      <w:ins w:id="2655" w:author="Tsaun" w:date="2017-02-22T15:30:00Z">
        <w:r w:rsidR="00226569" w:rsidRPr="004C54D2">
          <w:t>(</w:t>
        </w:r>
        <w:r w:rsidR="00226569">
          <w:rPr>
            <w:noProof/>
          </w:rPr>
          <w:t>1</w:t>
        </w:r>
        <w:r w:rsidR="00226569" w:rsidRPr="004C54D2">
          <w:t>.</w:t>
        </w:r>
        <w:r w:rsidR="00226569">
          <w:rPr>
            <w:noProof/>
          </w:rPr>
          <w:t>52</w:t>
        </w:r>
        <w:r w:rsidR="00226569" w:rsidRPr="004C54D2">
          <w:t>)</w:t>
        </w:r>
      </w:ins>
      <w:ins w:id="2656" w:author="Томащик" w:date="2017-01-19T16:46:00Z">
        <w:del w:id="2657"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53</w:delText>
          </w:r>
          <w:r w:rsidR="002F5999" w:rsidRPr="004C54D2" w:rsidDel="00226569">
            <w:delText>)</w:delText>
          </w:r>
        </w:del>
      </w:ins>
      <w:del w:id="2658"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45</w:delText>
        </w:r>
        <w:r w:rsidR="00B04480" w:rsidRPr="002E146E" w:rsidDel="00226569">
          <w:delText>)</w:delText>
        </w:r>
      </w:del>
      <w:r w:rsidR="00FF21EC">
        <w:fldChar w:fldCharType="end"/>
      </w:r>
      <w:r w:rsidRPr="00490FF7">
        <w:rPr>
          <w:szCs w:val="24"/>
        </w:rPr>
        <w:t xml:space="preserve"> справедливо при </w:t>
      </w:r>
      <w:r w:rsidR="000837ED">
        <w:rPr>
          <w:noProof/>
          <w:position w:val="-24"/>
          <w:szCs w:val="24"/>
          <w:lang w:eastAsia="ru-RU"/>
        </w:rPr>
        <w:drawing>
          <wp:inline distT="0" distB="0" distL="0" distR="0">
            <wp:extent cx="892175" cy="373380"/>
            <wp:effectExtent l="19050" t="0" r="0" b="0"/>
            <wp:docPr id="258" name="Рисунок 2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2"/>
                    <pic:cNvPicPr>
                      <a:picLocks noChangeAspect="1" noChangeArrowheads="1"/>
                    </pic:cNvPicPr>
                  </pic:nvPicPr>
                  <pic:blipFill>
                    <a:blip r:embed="rId469"/>
                    <a:srcRect/>
                    <a:stretch>
                      <a:fillRect/>
                    </a:stretch>
                  </pic:blipFill>
                  <pic:spPr bwMode="auto">
                    <a:xfrm>
                      <a:off x="0" y="0"/>
                      <a:ext cx="892175" cy="373380"/>
                    </a:xfrm>
                    <a:prstGeom prst="rect">
                      <a:avLst/>
                    </a:prstGeom>
                    <a:noFill/>
                    <a:ln w="9525">
                      <a:noFill/>
                      <a:miter lim="800000"/>
                      <a:headEnd/>
                      <a:tailEnd/>
                    </a:ln>
                  </pic:spPr>
                </pic:pic>
              </a:graphicData>
            </a:graphic>
          </wp:inline>
        </w:drawing>
      </w:r>
      <w:r w:rsidRPr="00490FF7">
        <w:rPr>
          <w:szCs w:val="24"/>
        </w:rPr>
        <w:t>.</w:t>
      </w:r>
    </w:p>
    <w:p w:rsidR="00B72A74" w:rsidRPr="00490FF7" w:rsidRDefault="00B72A74" w:rsidP="003E6B2F">
      <w:pPr>
        <w:rPr>
          <w:szCs w:val="24"/>
        </w:rPr>
      </w:pPr>
      <w:r w:rsidRPr="00490FF7">
        <w:rPr>
          <w:szCs w:val="24"/>
        </w:rPr>
        <w:t>В итоге для среднего значения силы получим</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56" w:type="dxa"/>
            <w:vAlign w:val="center"/>
          </w:tcPr>
          <w:p w:rsidR="004233AB" w:rsidRPr="00490FF7" w:rsidRDefault="000837ED" w:rsidP="00490FF7">
            <w:pPr>
              <w:pStyle w:val="1-6"/>
            </w:pPr>
            <w:r>
              <w:rPr>
                <w:noProof/>
              </w:rPr>
              <w:drawing>
                <wp:inline distT="0" distB="0" distL="0" distR="0">
                  <wp:extent cx="2589530" cy="534035"/>
                  <wp:effectExtent l="0" t="0" r="1270" b="0"/>
                  <wp:docPr id="259" name="Рисунок 2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3"/>
                          <pic:cNvPicPr>
                            <a:picLocks noChangeAspect="1" noChangeArrowheads="1"/>
                          </pic:cNvPicPr>
                        </pic:nvPicPr>
                        <pic:blipFill>
                          <a:blip r:embed="rId470"/>
                          <a:srcRect/>
                          <a:stretch>
                            <a:fillRect/>
                          </a:stretch>
                        </pic:blipFill>
                        <pic:spPr bwMode="auto">
                          <a:xfrm>
                            <a:off x="0" y="0"/>
                            <a:ext cx="2589530" cy="534035"/>
                          </a:xfrm>
                          <a:prstGeom prst="rect">
                            <a:avLst/>
                          </a:prstGeom>
                          <a:noFill/>
                          <a:ln w="9525">
                            <a:noFill/>
                            <a:miter lim="800000"/>
                            <a:headEnd/>
                            <a:tailEnd/>
                          </a:ln>
                        </pic:spPr>
                      </pic:pic>
                    </a:graphicData>
                  </a:graphic>
                </wp:inline>
              </w:drawing>
            </w:r>
          </w:p>
        </w:tc>
        <w:tc>
          <w:tcPr>
            <w:tcW w:w="1250"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59" w:author="Tsaun" w:date="2017-02-22T15:30:00Z">
              <w:r w:rsidR="00226569">
                <w:rPr>
                  <w:noProof/>
                </w:rPr>
                <w:t>54</w:t>
              </w:r>
            </w:ins>
            <w:ins w:id="2660" w:author="Томащик" w:date="2017-01-19T16:46:00Z">
              <w:del w:id="2661" w:author="Tsaun" w:date="2017-02-22T15:29:00Z">
                <w:r w:rsidR="002F5999" w:rsidDel="00226569">
                  <w:rPr>
                    <w:noProof/>
                  </w:rPr>
                  <w:delText>55</w:delText>
                </w:r>
              </w:del>
            </w:ins>
            <w:del w:id="2662" w:author="Tsaun" w:date="2017-02-22T15:29:00Z">
              <w:r w:rsidR="00B04480" w:rsidRPr="004C54D2" w:rsidDel="00226569">
                <w:rPr>
                  <w:noProof/>
                </w:rPr>
                <w:delText>47</w:delText>
              </w:r>
            </w:del>
            <w:r w:rsidR="00FF21EC" w:rsidRPr="004C54D2">
              <w:fldChar w:fldCharType="end"/>
            </w:r>
            <w:r w:rsidRPr="004C54D2">
              <w:t>)</w:t>
            </w:r>
          </w:p>
        </w:tc>
      </w:tr>
    </w:tbl>
    <w:p w:rsidR="00B72A74" w:rsidRPr="00490FF7" w:rsidRDefault="00B72A74" w:rsidP="00B72A74">
      <w:pPr>
        <w:ind w:firstLine="0"/>
        <w:rPr>
          <w:szCs w:val="24"/>
        </w:rPr>
      </w:pPr>
      <w:r w:rsidRPr="00490FF7">
        <w:rPr>
          <w:szCs w:val="24"/>
        </w:rPr>
        <w:t>Учитывая, что для среднеквадратичного отклонения обеих сил используется оценка</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8" w:type="dxa"/>
            <w:vAlign w:val="center"/>
          </w:tcPr>
          <w:p w:rsidR="004233AB" w:rsidRPr="00490FF7" w:rsidRDefault="000837ED" w:rsidP="003E6B2F">
            <w:pPr>
              <w:ind w:firstLine="203"/>
            </w:pPr>
            <w:r>
              <w:rPr>
                <w:noProof/>
                <w:lang w:eastAsia="ru-RU"/>
              </w:rPr>
              <w:drawing>
                <wp:inline distT="0" distB="0" distL="0" distR="0">
                  <wp:extent cx="1426210" cy="328930"/>
                  <wp:effectExtent l="0" t="0" r="0" b="0"/>
                  <wp:docPr id="260" name="Рисунок 2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4"/>
                          <pic:cNvPicPr>
                            <a:picLocks noChangeAspect="1" noChangeArrowheads="1"/>
                          </pic:cNvPicPr>
                        </pic:nvPicPr>
                        <pic:blipFill>
                          <a:blip r:embed="rId471"/>
                          <a:srcRect/>
                          <a:stretch>
                            <a:fillRect/>
                          </a:stretch>
                        </pic:blipFill>
                        <pic:spPr bwMode="auto">
                          <a:xfrm>
                            <a:off x="0" y="0"/>
                            <a:ext cx="1426210" cy="328930"/>
                          </a:xfrm>
                          <a:prstGeom prst="rect">
                            <a:avLst/>
                          </a:prstGeom>
                          <a:noFill/>
                          <a:ln w="9525">
                            <a:noFill/>
                            <a:miter lim="800000"/>
                            <a:headEnd/>
                            <a:tailEnd/>
                          </a:ln>
                        </pic:spPr>
                      </pic:pic>
                    </a:graphicData>
                  </a:graphic>
                </wp:inline>
              </w:drawing>
            </w:r>
          </w:p>
        </w:tc>
        <w:tc>
          <w:tcPr>
            <w:tcW w:w="1268"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63" w:author="Tsaun" w:date="2017-02-22T15:30:00Z">
              <w:r w:rsidR="00226569">
                <w:rPr>
                  <w:noProof/>
                </w:rPr>
                <w:t>55</w:t>
              </w:r>
            </w:ins>
            <w:ins w:id="2664" w:author="Томащик" w:date="2017-01-19T16:46:00Z">
              <w:del w:id="2665" w:author="Tsaun" w:date="2017-02-22T15:29:00Z">
                <w:r w:rsidR="002F5999" w:rsidDel="00226569">
                  <w:rPr>
                    <w:noProof/>
                  </w:rPr>
                  <w:delText>56</w:delText>
                </w:r>
              </w:del>
            </w:ins>
            <w:del w:id="2666" w:author="Tsaun" w:date="2017-02-22T15:29:00Z">
              <w:r w:rsidR="00B04480" w:rsidRPr="004C54D2" w:rsidDel="00226569">
                <w:rPr>
                  <w:noProof/>
                </w:rPr>
                <w:delText>48</w:delText>
              </w:r>
            </w:del>
            <w:r w:rsidR="00FF21EC" w:rsidRPr="004C54D2">
              <w:fldChar w:fldCharType="end"/>
            </w:r>
            <w:r w:rsidRPr="004C54D2">
              <w:t>)</w:t>
            </w:r>
          </w:p>
        </w:tc>
      </w:tr>
    </w:tbl>
    <w:p w:rsidR="00B72A74" w:rsidRPr="00490FF7" w:rsidRDefault="00B72A74" w:rsidP="00B72A74">
      <w:pPr>
        <w:ind w:firstLine="0"/>
        <w:rPr>
          <w:szCs w:val="24"/>
        </w:rPr>
      </w:pPr>
      <w:r w:rsidRPr="00490FF7">
        <w:rPr>
          <w:szCs w:val="24"/>
        </w:rPr>
        <w:t>и, пренебрегая корреляциями этих сил, получим</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6" w:type="dxa"/>
            <w:vAlign w:val="center"/>
          </w:tcPr>
          <w:p w:rsidR="004233AB" w:rsidRPr="00490FF7" w:rsidRDefault="000837ED" w:rsidP="003E6B2F">
            <w:pPr>
              <w:ind w:firstLine="203"/>
            </w:pPr>
            <w:r>
              <w:rPr>
                <w:noProof/>
                <w:position w:val="-18"/>
                <w:lang w:eastAsia="ru-RU"/>
              </w:rPr>
              <w:drawing>
                <wp:inline distT="0" distB="0" distL="0" distR="0">
                  <wp:extent cx="1221740" cy="328930"/>
                  <wp:effectExtent l="0" t="0" r="0" b="0"/>
                  <wp:docPr id="261" name="Рисунок 2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5"/>
                          <pic:cNvPicPr>
                            <a:picLocks noChangeAspect="1" noChangeArrowheads="1"/>
                          </pic:cNvPicPr>
                        </pic:nvPicPr>
                        <pic:blipFill>
                          <a:blip r:embed="rId472"/>
                          <a:srcRect/>
                          <a:stretch>
                            <a:fillRect/>
                          </a:stretch>
                        </pic:blipFill>
                        <pic:spPr bwMode="auto">
                          <a:xfrm>
                            <a:off x="0" y="0"/>
                            <a:ext cx="1221740" cy="328930"/>
                          </a:xfrm>
                          <a:prstGeom prst="rect">
                            <a:avLst/>
                          </a:prstGeom>
                          <a:noFill/>
                          <a:ln w="9525">
                            <a:noFill/>
                            <a:miter lim="800000"/>
                            <a:headEnd/>
                            <a:tailEnd/>
                          </a:ln>
                        </pic:spPr>
                      </pic:pic>
                    </a:graphicData>
                  </a:graphic>
                </wp:inline>
              </w:drawing>
            </w:r>
            <w:r w:rsidR="004233AB" w:rsidRPr="00490FF7">
              <w:t>.</w:t>
            </w:r>
          </w:p>
        </w:tc>
        <w:tc>
          <w:tcPr>
            <w:tcW w:w="1270"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67" w:author="Tsaun" w:date="2017-02-22T15:30:00Z">
              <w:r w:rsidR="00226569">
                <w:rPr>
                  <w:noProof/>
                </w:rPr>
                <w:t>56</w:t>
              </w:r>
            </w:ins>
            <w:ins w:id="2668" w:author="Томащик" w:date="2017-01-19T16:46:00Z">
              <w:del w:id="2669" w:author="Tsaun" w:date="2017-02-22T15:29:00Z">
                <w:r w:rsidR="002F5999" w:rsidDel="00226569">
                  <w:rPr>
                    <w:noProof/>
                  </w:rPr>
                  <w:delText>57</w:delText>
                </w:r>
              </w:del>
            </w:ins>
            <w:del w:id="2670" w:author="Tsaun" w:date="2017-02-22T15:29:00Z">
              <w:r w:rsidR="00B04480" w:rsidRPr="004C54D2" w:rsidDel="00226569">
                <w:rPr>
                  <w:noProof/>
                </w:rPr>
                <w:delText>49</w:delText>
              </w:r>
            </w:del>
            <w:r w:rsidR="00FF21EC" w:rsidRPr="004C54D2">
              <w:fldChar w:fldCharType="end"/>
            </w:r>
            <w:r w:rsidRPr="004C54D2">
              <w:t>)</w:t>
            </w:r>
          </w:p>
        </w:tc>
      </w:tr>
    </w:tbl>
    <w:p w:rsidR="00B72A74" w:rsidRPr="00490FF7" w:rsidRDefault="00B72A74" w:rsidP="00B72A74">
      <w:pPr>
        <w:ind w:firstLine="0"/>
        <w:rPr>
          <w:szCs w:val="24"/>
        </w:rPr>
      </w:pPr>
      <w:r w:rsidRPr="00490FF7">
        <w:rPr>
          <w:szCs w:val="24"/>
        </w:rPr>
        <w:t>экспериментальная зависимость</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6" w:type="dxa"/>
            <w:vAlign w:val="center"/>
          </w:tcPr>
          <w:p w:rsidR="004233AB" w:rsidRPr="00490FF7" w:rsidRDefault="000837ED" w:rsidP="003E6B2F">
            <w:pPr>
              <w:ind w:firstLine="203"/>
            </w:pPr>
            <w:r>
              <w:rPr>
                <w:noProof/>
                <w:position w:val="-16"/>
                <w:lang w:eastAsia="ru-RU"/>
              </w:rPr>
              <w:drawing>
                <wp:inline distT="0" distB="0" distL="0" distR="0">
                  <wp:extent cx="1221740" cy="278130"/>
                  <wp:effectExtent l="0" t="0" r="0" b="0"/>
                  <wp:docPr id="262" name="Рисунок 2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6"/>
                          <pic:cNvPicPr>
                            <a:picLocks noChangeAspect="1" noChangeArrowheads="1"/>
                          </pic:cNvPicPr>
                        </pic:nvPicPr>
                        <pic:blipFill>
                          <a:blip r:embed="rId473"/>
                          <a:srcRect/>
                          <a:stretch>
                            <a:fillRect/>
                          </a:stretch>
                        </pic:blipFill>
                        <pic:spPr bwMode="auto">
                          <a:xfrm>
                            <a:off x="0" y="0"/>
                            <a:ext cx="1221740" cy="278130"/>
                          </a:xfrm>
                          <a:prstGeom prst="rect">
                            <a:avLst/>
                          </a:prstGeom>
                          <a:noFill/>
                          <a:ln w="9525">
                            <a:noFill/>
                            <a:miter lim="800000"/>
                            <a:headEnd/>
                            <a:tailEnd/>
                          </a:ln>
                        </pic:spPr>
                      </pic:pic>
                    </a:graphicData>
                  </a:graphic>
                </wp:inline>
              </w:drawing>
            </w:r>
            <w:r w:rsidR="004233AB" w:rsidRPr="00490FF7">
              <w:t>.</w:t>
            </w:r>
          </w:p>
        </w:tc>
        <w:tc>
          <w:tcPr>
            <w:tcW w:w="1270"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71" w:author="Tsaun" w:date="2017-02-22T15:30:00Z">
              <w:r w:rsidR="00226569">
                <w:rPr>
                  <w:noProof/>
                </w:rPr>
                <w:t>57</w:t>
              </w:r>
            </w:ins>
            <w:ins w:id="2672" w:author="Томащик" w:date="2017-01-19T16:46:00Z">
              <w:del w:id="2673" w:author="Tsaun" w:date="2017-02-22T15:29:00Z">
                <w:r w:rsidR="002F5999" w:rsidDel="00226569">
                  <w:rPr>
                    <w:noProof/>
                  </w:rPr>
                  <w:delText>58</w:delText>
                </w:r>
              </w:del>
            </w:ins>
            <w:del w:id="2674" w:author="Tsaun" w:date="2017-02-22T15:29:00Z">
              <w:r w:rsidR="00B04480" w:rsidRPr="004C54D2" w:rsidDel="00226569">
                <w:rPr>
                  <w:noProof/>
                </w:rPr>
                <w:delText>50</w:delText>
              </w:r>
            </w:del>
            <w:r w:rsidR="00FF21EC" w:rsidRPr="004C54D2">
              <w:fldChar w:fldCharType="end"/>
            </w:r>
            <w:r w:rsidRPr="004C54D2">
              <w:t>)</w:t>
            </w:r>
          </w:p>
        </w:tc>
      </w:tr>
    </w:tbl>
    <w:p w:rsidR="00B72A74" w:rsidRPr="00490FF7" w:rsidRDefault="00B72A74" w:rsidP="00B72A74">
      <w:pPr>
        <w:pStyle w:val="af3"/>
        <w:rPr>
          <w:szCs w:val="24"/>
        </w:rPr>
      </w:pPr>
      <w:r w:rsidRPr="00490FF7">
        <w:rPr>
          <w:szCs w:val="24"/>
        </w:rPr>
        <w:t xml:space="preserve">При описании адгезии удобно ввести нормированную силу адгезии </w:t>
      </w:r>
      <w:r w:rsidRPr="00490FF7">
        <w:rPr>
          <w:i/>
          <w:szCs w:val="24"/>
          <w:lang w:val="en-US"/>
        </w:rPr>
        <w:t>F</w:t>
      </w:r>
      <w:r w:rsidRPr="00490FF7">
        <w:rPr>
          <w:i/>
          <w:szCs w:val="24"/>
          <w:vertAlign w:val="subscript"/>
          <w:lang w:val="en-US"/>
        </w:rPr>
        <w:t>A</w:t>
      </w:r>
      <w:r w:rsidRPr="00490FF7">
        <w:rPr>
          <w:szCs w:val="24"/>
        </w:rPr>
        <w:t xml:space="preserve">', определенную как отношение силы адгезии </w:t>
      </w:r>
      <w:r w:rsidRPr="00490FF7">
        <w:rPr>
          <w:i/>
          <w:szCs w:val="24"/>
          <w:lang w:val="en-US"/>
        </w:rPr>
        <w:t>F</w:t>
      </w:r>
      <w:r w:rsidRPr="00490FF7">
        <w:rPr>
          <w:i/>
          <w:szCs w:val="24"/>
          <w:vertAlign w:val="subscript"/>
          <w:lang w:val="en-US"/>
        </w:rPr>
        <w:t>A</w:t>
      </w:r>
      <w:r w:rsidRPr="00490FF7">
        <w:rPr>
          <w:szCs w:val="24"/>
        </w:rPr>
        <w:t xml:space="preserve"> к силе адгезии, соответствующей взаимодействию с абсолютно гладкой поверхностью </w:t>
      </w:r>
      <w:r w:rsidR="000837ED">
        <w:rPr>
          <w:noProof/>
          <w:position w:val="-12"/>
          <w:szCs w:val="24"/>
        </w:rPr>
        <w:drawing>
          <wp:inline distT="0" distB="0" distL="0" distR="0">
            <wp:extent cx="205105" cy="205105"/>
            <wp:effectExtent l="19050" t="0" r="0" b="0"/>
            <wp:docPr id="263" name="Рисунок 2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7"/>
                    <pic:cNvPicPr>
                      <a:picLocks noChangeAspect="1" noChangeArrowheads="1"/>
                    </pic:cNvPicPr>
                  </pic:nvPicPr>
                  <pic:blipFill>
                    <a:blip r:embed="rId474"/>
                    <a:srcRect/>
                    <a:stretch>
                      <a:fillRect/>
                    </a:stretch>
                  </pic:blipFill>
                  <pic:spPr bwMode="auto">
                    <a:xfrm>
                      <a:off x="0" y="0"/>
                      <a:ext cx="205105" cy="205105"/>
                    </a:xfrm>
                    <a:prstGeom prst="rect">
                      <a:avLst/>
                    </a:prstGeom>
                    <a:noFill/>
                    <a:ln w="9525">
                      <a:noFill/>
                      <a:miter lim="800000"/>
                      <a:headEnd/>
                      <a:tailEnd/>
                    </a:ln>
                  </pic:spPr>
                </pic:pic>
              </a:graphicData>
            </a:graphic>
          </wp:inline>
        </w:drawing>
      </w:r>
      <w:r w:rsidRPr="00490FF7">
        <w:rPr>
          <w:szCs w:val="24"/>
        </w:rPr>
        <w:t>. В рамках модели, построенной в работе [</w:t>
      </w:r>
      <w:r w:rsidR="00FF21EC">
        <w:rPr>
          <w:szCs w:val="24"/>
        </w:rPr>
        <w:fldChar w:fldCharType="begin"/>
      </w:r>
      <w:r w:rsidR="003E6B2F">
        <w:rPr>
          <w:szCs w:val="24"/>
        </w:rPr>
        <w:instrText xml:space="preserve"> REF _Ref439018911 \r \h </w:instrText>
      </w:r>
      <w:r w:rsidR="00FF21EC">
        <w:rPr>
          <w:szCs w:val="24"/>
        </w:rPr>
      </w:r>
      <w:r w:rsidR="00FF21EC">
        <w:rPr>
          <w:szCs w:val="24"/>
        </w:rPr>
        <w:fldChar w:fldCharType="separate"/>
      </w:r>
      <w:ins w:id="2675" w:author="Tsaun" w:date="2017-02-22T15:30:00Z">
        <w:r w:rsidR="00226569">
          <w:rPr>
            <w:szCs w:val="24"/>
          </w:rPr>
          <w:t>109</w:t>
        </w:r>
      </w:ins>
      <w:ins w:id="2676" w:author="Томащик" w:date="2017-01-19T16:46:00Z">
        <w:del w:id="2677" w:author="Tsaun" w:date="2017-02-22T15:29:00Z">
          <w:r w:rsidR="002F5999" w:rsidDel="00226569">
            <w:rPr>
              <w:szCs w:val="24"/>
            </w:rPr>
            <w:delText>109</w:delText>
          </w:r>
        </w:del>
      </w:ins>
      <w:del w:id="2678" w:author="Tsaun" w:date="2017-02-22T15:29:00Z">
        <w:r w:rsidR="00ED7A3A" w:rsidDel="00226569">
          <w:rPr>
            <w:szCs w:val="24"/>
          </w:rPr>
          <w:delText>110</w:delText>
        </w:r>
      </w:del>
      <w:r w:rsidR="00FF21EC">
        <w:rPr>
          <w:szCs w:val="24"/>
        </w:rPr>
        <w:fldChar w:fldCharType="end"/>
      </w:r>
      <w:r w:rsidRPr="00490FF7">
        <w:rPr>
          <w:szCs w:val="24"/>
        </w:rPr>
        <w:t>], эта сила пропорциональна радиусу частицы:</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33" w:type="dxa"/>
            <w:vAlign w:val="center"/>
          </w:tcPr>
          <w:p w:rsidR="004233AB" w:rsidRPr="00490FF7" w:rsidRDefault="000837ED" w:rsidP="00A170D7">
            <w:pPr>
              <w:pStyle w:val="1-6"/>
              <w:ind w:firstLine="203"/>
            </w:pPr>
            <w:r>
              <w:rPr>
                <w:noProof/>
                <w:position w:val="-24"/>
              </w:rPr>
              <w:drawing>
                <wp:inline distT="0" distB="0" distL="0" distR="0">
                  <wp:extent cx="892175" cy="409575"/>
                  <wp:effectExtent l="0" t="0" r="0" b="0"/>
                  <wp:docPr id="264" name="Рисунок 2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8"/>
                          <pic:cNvPicPr>
                            <a:picLocks noChangeAspect="1" noChangeArrowheads="1"/>
                          </pic:cNvPicPr>
                        </pic:nvPicPr>
                        <pic:blipFill>
                          <a:blip r:embed="rId475"/>
                          <a:srcRect/>
                          <a:stretch>
                            <a:fillRect/>
                          </a:stretch>
                        </pic:blipFill>
                        <pic:spPr bwMode="auto">
                          <a:xfrm>
                            <a:off x="0" y="0"/>
                            <a:ext cx="892175" cy="409575"/>
                          </a:xfrm>
                          <a:prstGeom prst="rect">
                            <a:avLst/>
                          </a:prstGeom>
                          <a:noFill/>
                          <a:ln w="9525">
                            <a:noFill/>
                            <a:miter lim="800000"/>
                            <a:headEnd/>
                            <a:tailEnd/>
                          </a:ln>
                        </pic:spPr>
                      </pic:pic>
                    </a:graphicData>
                  </a:graphic>
                </wp:inline>
              </w:drawing>
            </w:r>
            <w:r w:rsidR="004233AB" w:rsidRPr="00490FF7">
              <w:t>,</w:t>
            </w:r>
          </w:p>
        </w:tc>
        <w:tc>
          <w:tcPr>
            <w:tcW w:w="1273"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79" w:author="Tsaun" w:date="2017-02-22T15:30:00Z">
              <w:r w:rsidR="00226569">
                <w:rPr>
                  <w:noProof/>
                </w:rPr>
                <w:t>58</w:t>
              </w:r>
            </w:ins>
            <w:ins w:id="2680" w:author="Томащик" w:date="2017-01-19T16:46:00Z">
              <w:del w:id="2681" w:author="Tsaun" w:date="2017-02-22T15:29:00Z">
                <w:r w:rsidR="002F5999" w:rsidDel="00226569">
                  <w:rPr>
                    <w:noProof/>
                  </w:rPr>
                  <w:delText>59</w:delText>
                </w:r>
              </w:del>
            </w:ins>
            <w:del w:id="2682" w:author="Tsaun" w:date="2017-02-22T15:29:00Z">
              <w:r w:rsidR="00B04480" w:rsidRPr="004C54D2" w:rsidDel="00226569">
                <w:rPr>
                  <w:noProof/>
                </w:rPr>
                <w:delText>51</w:delText>
              </w:r>
            </w:del>
            <w:r w:rsidR="00FF21EC" w:rsidRPr="004C54D2">
              <w:fldChar w:fldCharType="end"/>
            </w:r>
            <w:r w:rsidRPr="004C54D2">
              <w:t>)</w:t>
            </w:r>
          </w:p>
        </w:tc>
      </w:tr>
    </w:tbl>
    <w:p w:rsidR="00B72A74" w:rsidRPr="00490FF7" w:rsidRDefault="00B72A74" w:rsidP="00B72A74">
      <w:pPr>
        <w:ind w:firstLine="0"/>
        <w:rPr>
          <w:szCs w:val="24"/>
        </w:rPr>
      </w:pPr>
      <w:r w:rsidRPr="00490FF7">
        <w:rPr>
          <w:szCs w:val="24"/>
        </w:rPr>
        <w:t xml:space="preserve">где </w:t>
      </w:r>
      <w:r w:rsidRPr="00490FF7">
        <w:rPr>
          <w:i/>
          <w:szCs w:val="24"/>
        </w:rPr>
        <w:t>γ</w:t>
      </w:r>
      <w:r w:rsidRPr="00490FF7">
        <w:rPr>
          <w:szCs w:val="24"/>
        </w:rPr>
        <w:t xml:space="preserve"> — поверхностная энергия.</w:t>
      </w:r>
    </w:p>
    <w:p w:rsidR="00B72A74" w:rsidRPr="00490FF7" w:rsidRDefault="00B72A74" w:rsidP="00B72A74">
      <w:pPr>
        <w:rPr>
          <w:szCs w:val="24"/>
        </w:rPr>
      </w:pPr>
      <w:r w:rsidRPr="00490FF7">
        <w:rPr>
          <w:szCs w:val="24"/>
        </w:rPr>
        <w:t>Большинство авторов считает, что силы адгезии имеют логнормальное распределение [</w:t>
      </w:r>
      <w:r w:rsidR="00FC3070">
        <w:fldChar w:fldCharType="begin"/>
      </w:r>
      <w:r w:rsidR="00FC3070">
        <w:instrText xml:space="preserve"> REF _Ref368584680 \r \h  \* MERGEFORMAT </w:instrText>
      </w:r>
      <w:r w:rsidR="00FC3070">
        <w:fldChar w:fldCharType="separate"/>
      </w:r>
      <w:ins w:id="2683" w:author="Tsaun" w:date="2017-02-22T15:30:00Z">
        <w:r w:rsidR="00226569" w:rsidRPr="00226569">
          <w:rPr>
            <w:szCs w:val="24"/>
          </w:rPr>
          <w:t>81</w:t>
        </w:r>
      </w:ins>
      <w:ins w:id="2684" w:author="Томащик" w:date="2017-01-19T16:46:00Z">
        <w:del w:id="2685" w:author="Tsaun" w:date="2017-02-22T15:29:00Z">
          <w:r w:rsidR="002F5999" w:rsidRPr="002F5999" w:rsidDel="00226569">
            <w:rPr>
              <w:szCs w:val="24"/>
            </w:rPr>
            <w:delText>81</w:delText>
          </w:r>
        </w:del>
      </w:ins>
      <w:del w:id="2686" w:author="Tsaun" w:date="2017-02-22T15:29:00Z">
        <w:r w:rsidR="00ED7A3A" w:rsidRPr="00ED7A3A" w:rsidDel="00226569">
          <w:rPr>
            <w:szCs w:val="24"/>
          </w:rPr>
          <w:delText>82</w:delText>
        </w:r>
      </w:del>
      <w:r w:rsidR="00FC3070">
        <w:fldChar w:fldCharType="end"/>
      </w:r>
      <w:r w:rsidRPr="00490FF7">
        <w:rPr>
          <w:szCs w:val="24"/>
        </w:rPr>
        <w:t>–</w:t>
      </w:r>
      <w:r w:rsidR="00FC3070">
        <w:fldChar w:fldCharType="begin"/>
      </w:r>
      <w:r w:rsidR="00FC3070">
        <w:instrText xml:space="preserve"> REF _Ref368584740 \r \h  \* MERGEFORMAT </w:instrText>
      </w:r>
      <w:r w:rsidR="00FC3070">
        <w:fldChar w:fldCharType="separate"/>
      </w:r>
      <w:ins w:id="2687" w:author="Tsaun" w:date="2017-02-22T15:30:00Z">
        <w:r w:rsidR="00226569" w:rsidRPr="00226569">
          <w:rPr>
            <w:szCs w:val="24"/>
          </w:rPr>
          <w:t>85</w:t>
        </w:r>
      </w:ins>
      <w:ins w:id="2688" w:author="Томащик" w:date="2017-01-19T16:46:00Z">
        <w:del w:id="2689" w:author="Tsaun" w:date="2017-02-22T15:29:00Z">
          <w:r w:rsidR="002F5999" w:rsidRPr="002F5999" w:rsidDel="00226569">
            <w:rPr>
              <w:szCs w:val="24"/>
            </w:rPr>
            <w:delText>85</w:delText>
          </w:r>
        </w:del>
      </w:ins>
      <w:del w:id="2690" w:author="Tsaun" w:date="2017-02-22T15:29:00Z">
        <w:r w:rsidR="00ED7A3A" w:rsidRPr="00ED7A3A" w:rsidDel="00226569">
          <w:rPr>
            <w:szCs w:val="24"/>
          </w:rPr>
          <w:delText>86</w:delText>
        </w:r>
      </w:del>
      <w:r w:rsidR="00FC3070">
        <w:fldChar w:fldCharType="end"/>
      </w:r>
      <w:r w:rsidRPr="00490FF7">
        <w:rPr>
          <w:szCs w:val="24"/>
        </w:rPr>
        <w:t xml:space="preserve">], то есть для плотности вероятности </w:t>
      </w:r>
      <w:r w:rsidR="000837ED">
        <w:rPr>
          <w:noProof/>
          <w:position w:val="-16"/>
          <w:szCs w:val="24"/>
          <w:lang w:eastAsia="ru-RU"/>
        </w:rPr>
        <w:drawing>
          <wp:inline distT="0" distB="0" distL="0" distR="0">
            <wp:extent cx="453390" cy="255905"/>
            <wp:effectExtent l="0" t="0" r="0" b="0"/>
            <wp:docPr id="265" name="Рисунок 2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79"/>
                    <pic:cNvPicPr>
                      <a:picLocks noChangeAspect="1" noChangeArrowheads="1"/>
                    </pic:cNvPicPr>
                  </pic:nvPicPr>
                  <pic:blipFill>
                    <a:blip r:embed="rId476"/>
                    <a:srcRect/>
                    <a:stretch>
                      <a:fillRect/>
                    </a:stretch>
                  </pic:blipFill>
                  <pic:spPr bwMode="auto">
                    <a:xfrm>
                      <a:off x="0" y="0"/>
                      <a:ext cx="453390" cy="255905"/>
                    </a:xfrm>
                    <a:prstGeom prst="rect">
                      <a:avLst/>
                    </a:prstGeom>
                    <a:noFill/>
                    <a:ln w="9525">
                      <a:noFill/>
                      <a:miter lim="800000"/>
                      <a:headEnd/>
                      <a:tailEnd/>
                    </a:ln>
                  </pic:spPr>
                </pic:pic>
              </a:graphicData>
            </a:graphic>
          </wp:inline>
        </w:drawing>
      </w:r>
      <w:r w:rsidRPr="00490FF7">
        <w:rPr>
          <w:szCs w:val="24"/>
        </w:rPr>
        <w:t xml:space="preserve"> можно записать:</w:t>
      </w:r>
    </w:p>
    <w:tbl>
      <w:tblPr>
        <w:tblW w:w="9206" w:type="dxa"/>
        <w:tblInd w:w="648" w:type="dxa"/>
        <w:tblLook w:val="01E0" w:firstRow="1" w:lastRow="1" w:firstColumn="1" w:lastColumn="1" w:noHBand="0" w:noVBand="0"/>
      </w:tblPr>
      <w:tblGrid>
        <w:gridCol w:w="7930"/>
        <w:gridCol w:w="1276"/>
      </w:tblGrid>
      <w:tr w:rsidR="004233AB" w:rsidRPr="00490FF7" w:rsidTr="004233AB">
        <w:tc>
          <w:tcPr>
            <w:tcW w:w="7967" w:type="dxa"/>
            <w:vAlign w:val="center"/>
          </w:tcPr>
          <w:p w:rsidR="004233AB" w:rsidRPr="00490FF7" w:rsidRDefault="000837ED" w:rsidP="00A170D7">
            <w:pPr>
              <w:pStyle w:val="1-6"/>
              <w:ind w:firstLine="203"/>
            </w:pPr>
            <w:r>
              <w:rPr>
                <w:noProof/>
                <w:position w:val="-48"/>
              </w:rPr>
              <w:drawing>
                <wp:inline distT="0" distB="0" distL="0" distR="0">
                  <wp:extent cx="3050540" cy="687705"/>
                  <wp:effectExtent l="19050" t="0" r="0" b="0"/>
                  <wp:docPr id="266" name="Рисунок 2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0"/>
                          <pic:cNvPicPr>
                            <a:picLocks noChangeAspect="1" noChangeArrowheads="1"/>
                          </pic:cNvPicPr>
                        </pic:nvPicPr>
                        <pic:blipFill>
                          <a:blip r:embed="rId477"/>
                          <a:srcRect/>
                          <a:stretch>
                            <a:fillRect/>
                          </a:stretch>
                        </pic:blipFill>
                        <pic:spPr bwMode="auto">
                          <a:xfrm>
                            <a:off x="0" y="0"/>
                            <a:ext cx="3050540" cy="687705"/>
                          </a:xfrm>
                          <a:prstGeom prst="rect">
                            <a:avLst/>
                          </a:prstGeom>
                          <a:noFill/>
                          <a:ln w="9525">
                            <a:noFill/>
                            <a:miter lim="800000"/>
                            <a:headEnd/>
                            <a:tailEnd/>
                          </a:ln>
                        </pic:spPr>
                      </pic:pic>
                    </a:graphicData>
                  </a:graphic>
                </wp:inline>
              </w:drawing>
            </w:r>
            <w:r w:rsidR="004233AB" w:rsidRPr="00490FF7">
              <w:t>,</w:t>
            </w:r>
          </w:p>
        </w:tc>
        <w:tc>
          <w:tcPr>
            <w:tcW w:w="1239" w:type="dxa"/>
            <w:vAlign w:val="center"/>
          </w:tcPr>
          <w:p w:rsidR="004233AB" w:rsidRPr="004C54D2" w:rsidRDefault="004233AB"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91" w:author="Tsaun" w:date="2017-02-22T15:30:00Z">
              <w:r w:rsidR="00226569">
                <w:rPr>
                  <w:noProof/>
                </w:rPr>
                <w:t>59</w:t>
              </w:r>
            </w:ins>
            <w:ins w:id="2692" w:author="Томащик" w:date="2017-01-19T16:46:00Z">
              <w:del w:id="2693" w:author="Tsaun" w:date="2017-02-22T15:29:00Z">
                <w:r w:rsidR="002F5999" w:rsidDel="00226569">
                  <w:rPr>
                    <w:noProof/>
                  </w:rPr>
                  <w:delText>60</w:delText>
                </w:r>
              </w:del>
            </w:ins>
            <w:del w:id="2694" w:author="Tsaun" w:date="2017-02-22T15:29:00Z">
              <w:r w:rsidR="00B04480" w:rsidRPr="004C54D2" w:rsidDel="00226569">
                <w:rPr>
                  <w:noProof/>
                </w:rPr>
                <w:delText>52</w:delText>
              </w:r>
            </w:del>
            <w:r w:rsidR="00FF21EC" w:rsidRPr="004C54D2">
              <w:fldChar w:fldCharType="end"/>
            </w:r>
            <w:r w:rsidRPr="004C54D2">
              <w:t>)</w:t>
            </w:r>
          </w:p>
        </w:tc>
      </w:tr>
    </w:tbl>
    <w:p w:rsidR="00B72A74" w:rsidRPr="00490FF7" w:rsidRDefault="00B72A74" w:rsidP="00B72A74">
      <w:pPr>
        <w:ind w:firstLine="0"/>
        <w:rPr>
          <w:szCs w:val="24"/>
        </w:rPr>
      </w:pPr>
      <w:r w:rsidRPr="00490FF7">
        <w:rPr>
          <w:szCs w:val="24"/>
        </w:rPr>
        <w:t xml:space="preserve">где </w:t>
      </w:r>
      <w:r w:rsidR="000837ED">
        <w:rPr>
          <w:noProof/>
          <w:position w:val="-16"/>
          <w:szCs w:val="24"/>
          <w:lang w:eastAsia="ru-RU"/>
        </w:rPr>
        <w:drawing>
          <wp:inline distT="0" distB="0" distL="0" distR="0">
            <wp:extent cx="328930" cy="278130"/>
            <wp:effectExtent l="0" t="0" r="0" b="0"/>
            <wp:docPr id="267" name="Рисунок 2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1"/>
                    <pic:cNvPicPr>
                      <a:picLocks noChangeAspect="1" noChangeArrowheads="1"/>
                    </pic:cNvPicPr>
                  </pic:nvPicPr>
                  <pic:blipFill>
                    <a:blip r:embed="rId478"/>
                    <a:srcRect/>
                    <a:stretch>
                      <a:fillRect/>
                    </a:stretch>
                  </pic:blipFill>
                  <pic:spPr bwMode="auto">
                    <a:xfrm>
                      <a:off x="0" y="0"/>
                      <a:ext cx="328930" cy="278130"/>
                    </a:xfrm>
                    <a:prstGeom prst="rect">
                      <a:avLst/>
                    </a:prstGeom>
                    <a:noFill/>
                    <a:ln w="9525">
                      <a:noFill/>
                      <a:miter lim="800000"/>
                      <a:headEnd/>
                      <a:tailEnd/>
                    </a:ln>
                  </pic:spPr>
                </pic:pic>
              </a:graphicData>
            </a:graphic>
          </wp:inline>
        </w:drawing>
      </w:r>
      <w:r w:rsidRPr="00490FF7">
        <w:rPr>
          <w:szCs w:val="24"/>
        </w:rPr>
        <w:t xml:space="preserve"> — средняя нормированная сила адгезии, определяющая степень уменьшения адгезионного воздействия, связанного с шероховатостью поверхности, а </w:t>
      </w:r>
      <w:r w:rsidR="000837ED">
        <w:rPr>
          <w:noProof/>
          <w:position w:val="-12"/>
          <w:szCs w:val="24"/>
          <w:lang w:eastAsia="ru-RU"/>
        </w:rPr>
        <w:drawing>
          <wp:inline distT="0" distB="0" distL="0" distR="0">
            <wp:extent cx="219710" cy="226695"/>
            <wp:effectExtent l="0" t="0" r="0" b="0"/>
            <wp:docPr id="268" name="Рисунок 2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2"/>
                    <pic:cNvPicPr>
                      <a:picLocks noChangeAspect="1" noChangeArrowheads="1"/>
                    </pic:cNvPicPr>
                  </pic:nvPicPr>
                  <pic:blipFill>
                    <a:blip r:embed="rId479"/>
                    <a:srcRect/>
                    <a:stretch>
                      <a:fillRect/>
                    </a:stretch>
                  </pic:blipFill>
                  <pic:spPr bwMode="auto">
                    <a:xfrm>
                      <a:off x="0" y="0"/>
                      <a:ext cx="219710" cy="226695"/>
                    </a:xfrm>
                    <a:prstGeom prst="rect">
                      <a:avLst/>
                    </a:prstGeom>
                    <a:noFill/>
                    <a:ln w="9525">
                      <a:noFill/>
                      <a:miter lim="800000"/>
                      <a:headEnd/>
                      <a:tailEnd/>
                    </a:ln>
                  </pic:spPr>
                </pic:pic>
              </a:graphicData>
            </a:graphic>
          </wp:inline>
        </w:drawing>
      </w:r>
      <w:r w:rsidRPr="00490FF7">
        <w:rPr>
          <w:szCs w:val="24"/>
        </w:rPr>
        <w:t xml:space="preserve"> – стандартное отклонение для этой величины.</w:t>
      </w:r>
    </w:p>
    <w:p w:rsidR="00B72A74" w:rsidRPr="00490FF7" w:rsidRDefault="00B72A74" w:rsidP="00B72A74">
      <w:pPr>
        <w:rPr>
          <w:szCs w:val="24"/>
        </w:rPr>
      </w:pPr>
      <w:r w:rsidRPr="00490FF7">
        <w:rPr>
          <w:szCs w:val="24"/>
        </w:rPr>
        <w:t>Обработка экспериментальных данных дает следующие зависимости этих величин от радиуса частиц [</w:t>
      </w:r>
      <w:r w:rsidR="00FC3070">
        <w:fldChar w:fldCharType="begin"/>
      </w:r>
      <w:r w:rsidR="00FC3070">
        <w:instrText xml:space="preserve"> REF _Ref368584740 \r \h  \* MERGEFORMAT </w:instrText>
      </w:r>
      <w:r w:rsidR="00FC3070">
        <w:fldChar w:fldCharType="separate"/>
      </w:r>
      <w:ins w:id="2695" w:author="Tsaun" w:date="2017-02-22T15:30:00Z">
        <w:r w:rsidR="00226569" w:rsidRPr="00226569">
          <w:rPr>
            <w:szCs w:val="24"/>
          </w:rPr>
          <w:t>85</w:t>
        </w:r>
      </w:ins>
      <w:ins w:id="2696" w:author="Томащик" w:date="2017-01-19T16:46:00Z">
        <w:del w:id="2697" w:author="Tsaun" w:date="2017-02-22T15:29:00Z">
          <w:r w:rsidR="002F5999" w:rsidRPr="002F5999" w:rsidDel="00226569">
            <w:rPr>
              <w:szCs w:val="24"/>
            </w:rPr>
            <w:delText>85</w:delText>
          </w:r>
        </w:del>
      </w:ins>
      <w:del w:id="2698" w:author="Tsaun" w:date="2017-02-22T15:29:00Z">
        <w:r w:rsidR="00ED7A3A" w:rsidRPr="00ED7A3A" w:rsidDel="00226569">
          <w:rPr>
            <w:szCs w:val="24"/>
          </w:rPr>
          <w:delText>86</w:delText>
        </w:r>
      </w:del>
      <w:r w:rsidR="00FC3070">
        <w:fldChar w:fldCharType="end"/>
      </w:r>
      <w:r w:rsidRPr="00490FF7">
        <w:rPr>
          <w:szCs w:val="24"/>
        </w:rPr>
        <w:t>]:</w:t>
      </w:r>
    </w:p>
    <w:tbl>
      <w:tblPr>
        <w:tblW w:w="0" w:type="auto"/>
        <w:tblInd w:w="648" w:type="dxa"/>
        <w:tblLook w:val="01E0" w:firstRow="1" w:lastRow="1" w:firstColumn="1" w:lastColumn="1" w:noHBand="0" w:noVBand="0"/>
      </w:tblPr>
      <w:tblGrid>
        <w:gridCol w:w="7923"/>
        <w:gridCol w:w="7"/>
        <w:gridCol w:w="1276"/>
      </w:tblGrid>
      <w:tr w:rsidR="00B52829" w:rsidRPr="00490FF7" w:rsidTr="008B7EC0">
        <w:tc>
          <w:tcPr>
            <w:tcW w:w="7942" w:type="dxa"/>
            <w:gridSpan w:val="2"/>
            <w:vAlign w:val="center"/>
          </w:tcPr>
          <w:p w:rsidR="00B52829" w:rsidRPr="00490FF7" w:rsidRDefault="000837ED" w:rsidP="00A170D7">
            <w:pPr>
              <w:pStyle w:val="1-6"/>
              <w:ind w:firstLine="203"/>
            </w:pPr>
            <w:r>
              <w:rPr>
                <w:noProof/>
                <w:position w:val="-16"/>
              </w:rPr>
              <w:drawing>
                <wp:inline distT="0" distB="0" distL="0" distR="0">
                  <wp:extent cx="1697355" cy="278130"/>
                  <wp:effectExtent l="19050" t="0" r="0" b="0"/>
                  <wp:docPr id="269" name="Рисунок 2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3"/>
                          <pic:cNvPicPr>
                            <a:picLocks noChangeAspect="1" noChangeArrowheads="1"/>
                          </pic:cNvPicPr>
                        </pic:nvPicPr>
                        <pic:blipFill>
                          <a:blip r:embed="rId480"/>
                          <a:srcRect/>
                          <a:stretch>
                            <a:fillRect/>
                          </a:stretch>
                        </pic:blipFill>
                        <pic:spPr bwMode="auto">
                          <a:xfrm>
                            <a:off x="0" y="0"/>
                            <a:ext cx="1697355" cy="278130"/>
                          </a:xfrm>
                          <a:prstGeom prst="rect">
                            <a:avLst/>
                          </a:prstGeom>
                          <a:noFill/>
                          <a:ln w="9525">
                            <a:noFill/>
                            <a:miter lim="800000"/>
                            <a:headEnd/>
                            <a:tailEnd/>
                          </a:ln>
                        </pic:spPr>
                      </pic:pic>
                    </a:graphicData>
                  </a:graphic>
                </wp:inline>
              </w:drawing>
            </w:r>
            <w:r w:rsidR="00B52829" w:rsidRPr="00490FF7">
              <w:t>,</w:t>
            </w:r>
          </w:p>
        </w:tc>
        <w:tc>
          <w:tcPr>
            <w:tcW w:w="1264"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699" w:author="Tsaun" w:date="2017-02-22T15:30:00Z">
              <w:r w:rsidR="00226569">
                <w:rPr>
                  <w:noProof/>
                </w:rPr>
                <w:t>60</w:t>
              </w:r>
            </w:ins>
            <w:ins w:id="2700" w:author="Томащик" w:date="2017-01-19T16:46:00Z">
              <w:del w:id="2701" w:author="Tsaun" w:date="2017-02-22T15:29:00Z">
                <w:r w:rsidR="002F5999" w:rsidDel="00226569">
                  <w:rPr>
                    <w:noProof/>
                  </w:rPr>
                  <w:delText>61</w:delText>
                </w:r>
              </w:del>
            </w:ins>
            <w:del w:id="2702" w:author="Tsaun" w:date="2017-02-22T15:29:00Z">
              <w:r w:rsidR="00B04480" w:rsidRPr="004C54D2" w:rsidDel="00226569">
                <w:rPr>
                  <w:noProof/>
                </w:rPr>
                <w:delText>53</w:delText>
              </w:r>
            </w:del>
            <w:r w:rsidR="00FF21EC" w:rsidRPr="004C54D2">
              <w:fldChar w:fldCharType="end"/>
            </w:r>
            <w:r w:rsidRPr="004C54D2">
              <w:t>)</w:t>
            </w:r>
          </w:p>
        </w:tc>
      </w:tr>
      <w:tr w:rsidR="00B52829" w:rsidRPr="00490FF7" w:rsidTr="008B7EC0">
        <w:tc>
          <w:tcPr>
            <w:tcW w:w="7935" w:type="dxa"/>
            <w:vAlign w:val="center"/>
          </w:tcPr>
          <w:p w:rsidR="00B52829" w:rsidRPr="00490FF7" w:rsidRDefault="000837ED" w:rsidP="00A170D7">
            <w:pPr>
              <w:pStyle w:val="1-6"/>
              <w:ind w:firstLine="203"/>
            </w:pPr>
            <w:r>
              <w:rPr>
                <w:noProof/>
                <w:position w:val="-12"/>
              </w:rPr>
              <w:drawing>
                <wp:inline distT="0" distB="0" distL="0" distR="0">
                  <wp:extent cx="995045" cy="205105"/>
                  <wp:effectExtent l="0" t="0" r="0" b="0"/>
                  <wp:docPr id="270" name="Рисунок 2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4"/>
                          <pic:cNvPicPr>
                            <a:picLocks noChangeAspect="1" noChangeArrowheads="1"/>
                          </pic:cNvPicPr>
                        </pic:nvPicPr>
                        <pic:blipFill>
                          <a:blip r:embed="rId481"/>
                          <a:srcRect/>
                          <a:stretch>
                            <a:fillRect/>
                          </a:stretch>
                        </pic:blipFill>
                        <pic:spPr bwMode="auto">
                          <a:xfrm>
                            <a:off x="0" y="0"/>
                            <a:ext cx="995045" cy="205105"/>
                          </a:xfrm>
                          <a:prstGeom prst="rect">
                            <a:avLst/>
                          </a:prstGeom>
                          <a:noFill/>
                          <a:ln w="9525">
                            <a:noFill/>
                            <a:miter lim="800000"/>
                            <a:headEnd/>
                            <a:tailEnd/>
                          </a:ln>
                        </pic:spPr>
                      </pic:pic>
                    </a:graphicData>
                  </a:graphic>
                </wp:inline>
              </w:drawing>
            </w:r>
            <w:r w:rsidR="00B52829" w:rsidRPr="00490FF7">
              <w:t>,</w:t>
            </w:r>
          </w:p>
        </w:tc>
        <w:tc>
          <w:tcPr>
            <w:tcW w:w="1271" w:type="dxa"/>
            <w:gridSpan w:val="2"/>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703" w:author="Tsaun" w:date="2017-02-22T15:30:00Z">
              <w:r w:rsidR="00226569">
                <w:rPr>
                  <w:noProof/>
                </w:rPr>
                <w:t>61</w:t>
              </w:r>
            </w:ins>
            <w:ins w:id="2704" w:author="Томащик" w:date="2017-01-19T16:46:00Z">
              <w:del w:id="2705" w:author="Tsaun" w:date="2017-02-22T15:29:00Z">
                <w:r w:rsidR="002F5999" w:rsidDel="00226569">
                  <w:rPr>
                    <w:noProof/>
                  </w:rPr>
                  <w:delText>62</w:delText>
                </w:r>
              </w:del>
            </w:ins>
            <w:del w:id="2706" w:author="Tsaun" w:date="2017-02-22T15:29:00Z">
              <w:r w:rsidR="00B04480" w:rsidRPr="004C54D2" w:rsidDel="00226569">
                <w:rPr>
                  <w:noProof/>
                </w:rPr>
                <w:delText>54</w:delText>
              </w:r>
            </w:del>
            <w:r w:rsidR="00FF21EC" w:rsidRPr="004C54D2">
              <w:fldChar w:fldCharType="end"/>
            </w:r>
            <w:r w:rsidRPr="004C54D2">
              <w:t>)</w:t>
            </w:r>
          </w:p>
        </w:tc>
      </w:tr>
    </w:tbl>
    <w:p w:rsidR="00B72A74" w:rsidRPr="00490FF7" w:rsidRDefault="00B72A74" w:rsidP="00B72A74">
      <w:pPr>
        <w:ind w:firstLine="0"/>
        <w:rPr>
          <w:szCs w:val="24"/>
        </w:rPr>
      </w:pPr>
      <w:r w:rsidRPr="00490FF7">
        <w:rPr>
          <w:szCs w:val="24"/>
        </w:rPr>
        <w:t xml:space="preserve">где </w:t>
      </w:r>
      <w:r w:rsidRPr="00490FF7">
        <w:rPr>
          <w:i/>
          <w:szCs w:val="24"/>
          <w:lang w:val="en-US"/>
        </w:rPr>
        <w:t>r</w:t>
      </w:r>
      <w:r w:rsidRPr="00490FF7">
        <w:rPr>
          <w:szCs w:val="24"/>
        </w:rPr>
        <w:t xml:space="preserve"> приводится в микронах. При этом для </w:t>
      </w:r>
      <w:r w:rsidR="000837ED">
        <w:rPr>
          <w:noProof/>
          <w:position w:val="-16"/>
          <w:szCs w:val="24"/>
          <w:lang w:eastAsia="ru-RU"/>
        </w:rPr>
        <w:drawing>
          <wp:inline distT="0" distB="0" distL="0" distR="0">
            <wp:extent cx="328930" cy="278130"/>
            <wp:effectExtent l="0" t="0" r="0" b="0"/>
            <wp:docPr id="271" name="Рисунок 2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5"/>
                    <pic:cNvPicPr>
                      <a:picLocks noChangeAspect="1" noChangeArrowheads="1"/>
                    </pic:cNvPicPr>
                  </pic:nvPicPr>
                  <pic:blipFill>
                    <a:blip r:embed="rId482"/>
                    <a:srcRect/>
                    <a:stretch>
                      <a:fillRect/>
                    </a:stretch>
                  </pic:blipFill>
                  <pic:spPr bwMode="auto">
                    <a:xfrm>
                      <a:off x="0" y="0"/>
                      <a:ext cx="328930" cy="278130"/>
                    </a:xfrm>
                    <a:prstGeom prst="rect">
                      <a:avLst/>
                    </a:prstGeom>
                    <a:noFill/>
                    <a:ln w="9525">
                      <a:noFill/>
                      <a:miter lim="800000"/>
                      <a:headEnd/>
                      <a:tailEnd/>
                    </a:ln>
                  </pic:spPr>
                </pic:pic>
              </a:graphicData>
            </a:graphic>
          </wp:inline>
        </w:drawing>
      </w:r>
      <w:r w:rsidRPr="00490FF7">
        <w:rPr>
          <w:szCs w:val="24"/>
        </w:rPr>
        <w:t xml:space="preserve"> используется аппроксимация, отличная от предложенной в [</w:t>
      </w:r>
      <w:r w:rsidR="00FC3070">
        <w:fldChar w:fldCharType="begin"/>
      </w:r>
      <w:r w:rsidR="00FC3070">
        <w:instrText xml:space="preserve"> REF _Ref368584740 \r \h  \* MERGEFORMAT </w:instrText>
      </w:r>
      <w:r w:rsidR="00FC3070">
        <w:fldChar w:fldCharType="separate"/>
      </w:r>
      <w:ins w:id="2707" w:author="Tsaun" w:date="2017-02-22T15:30:00Z">
        <w:r w:rsidR="00226569" w:rsidRPr="00226569">
          <w:rPr>
            <w:szCs w:val="24"/>
          </w:rPr>
          <w:t>85</w:t>
        </w:r>
      </w:ins>
      <w:ins w:id="2708" w:author="Томащик" w:date="2017-01-19T16:46:00Z">
        <w:del w:id="2709" w:author="Tsaun" w:date="2017-02-22T15:29:00Z">
          <w:r w:rsidR="002F5999" w:rsidRPr="002F5999" w:rsidDel="00226569">
            <w:rPr>
              <w:szCs w:val="24"/>
            </w:rPr>
            <w:delText>85</w:delText>
          </w:r>
        </w:del>
      </w:ins>
      <w:del w:id="2710" w:author="Tsaun" w:date="2017-02-22T15:29:00Z">
        <w:r w:rsidR="00ED7A3A" w:rsidRPr="00ED7A3A" w:rsidDel="00226569">
          <w:rPr>
            <w:szCs w:val="24"/>
          </w:rPr>
          <w:delText>86</w:delText>
        </w:r>
      </w:del>
      <w:r w:rsidR="00FC3070">
        <w:fldChar w:fldCharType="end"/>
      </w:r>
      <w:r w:rsidRPr="00490FF7">
        <w:rPr>
          <w:szCs w:val="24"/>
        </w:rPr>
        <w:t>], но обеспечивающая ту же точность.</w:t>
      </w:r>
    </w:p>
    <w:p w:rsidR="00B72A74" w:rsidRPr="00490FF7" w:rsidRDefault="00B72A74" w:rsidP="00B72A74">
      <w:pPr>
        <w:rPr>
          <w:szCs w:val="24"/>
        </w:rPr>
      </w:pPr>
      <w:r w:rsidRPr="00490FF7">
        <w:rPr>
          <w:szCs w:val="24"/>
        </w:rPr>
        <w:t xml:space="preserve">Производя усреднение величины </w:t>
      </w:r>
      <w:r w:rsidRPr="00490FF7">
        <w:rPr>
          <w:i/>
          <w:szCs w:val="24"/>
          <w:lang w:val="en-US"/>
        </w:rPr>
        <w:t>p</w:t>
      </w:r>
      <w:r w:rsidRPr="00490FF7">
        <w:rPr>
          <w:szCs w:val="24"/>
        </w:rPr>
        <w:t xml:space="preserve"> по нормированной силе адгезии, можно написать выражение для скорости отрыва частиц:</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490FF7" w:rsidRDefault="000837ED" w:rsidP="00A170D7">
            <w:pPr>
              <w:pStyle w:val="1-6"/>
              <w:ind w:firstLine="203"/>
            </w:pPr>
            <w:r>
              <w:rPr>
                <w:noProof/>
                <w:position w:val="-32"/>
              </w:rPr>
              <w:drawing>
                <wp:inline distT="0" distB="0" distL="0" distR="0">
                  <wp:extent cx="1397000" cy="482600"/>
                  <wp:effectExtent l="0" t="0" r="0" b="0"/>
                  <wp:docPr id="272" name="Рисунок 2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7"/>
                          <pic:cNvPicPr>
                            <a:picLocks noChangeAspect="1" noChangeArrowheads="1"/>
                          </pic:cNvPicPr>
                        </pic:nvPicPr>
                        <pic:blipFill>
                          <a:blip r:embed="rId483"/>
                          <a:srcRect/>
                          <a:stretch>
                            <a:fillRect/>
                          </a:stretch>
                        </pic:blipFill>
                        <pic:spPr bwMode="auto">
                          <a:xfrm>
                            <a:off x="0" y="0"/>
                            <a:ext cx="1397000" cy="482600"/>
                          </a:xfrm>
                          <a:prstGeom prst="rect">
                            <a:avLst/>
                          </a:prstGeom>
                          <a:noFill/>
                          <a:ln w="9525">
                            <a:noFill/>
                            <a:miter lim="800000"/>
                            <a:headEnd/>
                            <a:tailEnd/>
                          </a:ln>
                        </pic:spPr>
                      </pic:pic>
                    </a:graphicData>
                  </a:graphic>
                </wp:inline>
              </w:drawing>
            </w:r>
            <w:r w:rsidR="00B52829" w:rsidRPr="00490FF7">
              <w:t>.</w:t>
            </w:r>
          </w:p>
        </w:tc>
        <w:tc>
          <w:tcPr>
            <w:tcW w:w="1268"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711" w:author="Tsaun" w:date="2017-02-22T15:30:00Z">
              <w:r w:rsidR="00226569">
                <w:rPr>
                  <w:noProof/>
                </w:rPr>
                <w:t>62</w:t>
              </w:r>
            </w:ins>
            <w:ins w:id="2712" w:author="Томащик" w:date="2017-01-19T16:46:00Z">
              <w:del w:id="2713" w:author="Tsaun" w:date="2017-02-22T15:29:00Z">
                <w:r w:rsidR="002F5999" w:rsidDel="00226569">
                  <w:rPr>
                    <w:noProof/>
                  </w:rPr>
                  <w:delText>63</w:delText>
                </w:r>
              </w:del>
            </w:ins>
            <w:del w:id="2714" w:author="Tsaun" w:date="2017-02-22T15:29:00Z">
              <w:r w:rsidR="00B04480" w:rsidRPr="004C54D2" w:rsidDel="00226569">
                <w:rPr>
                  <w:noProof/>
                </w:rPr>
                <w:delText>55</w:delText>
              </w:r>
            </w:del>
            <w:r w:rsidR="00FF21EC" w:rsidRPr="004C54D2">
              <w:fldChar w:fldCharType="end"/>
            </w:r>
            <w:r w:rsidRPr="004C54D2">
              <w:t>)</w:t>
            </w:r>
          </w:p>
        </w:tc>
      </w:tr>
    </w:tbl>
    <w:p w:rsidR="00FD0319" w:rsidDel="00463685" w:rsidRDefault="002F4240" w:rsidP="00CF0079">
      <w:pPr>
        <w:pStyle w:val="30"/>
        <w:rPr>
          <w:del w:id="2715" w:author="Шайтан-машина" w:date="2017-01-05T15:47:00Z"/>
        </w:rPr>
      </w:pPr>
      <w:bookmarkStart w:id="2716" w:name="_Toc247379763"/>
      <w:bookmarkStart w:id="2717" w:name="_Toc247525450"/>
      <w:del w:id="2718" w:author="Шайтан-машина" w:date="2017-01-05T15:47:00Z">
        <w:r>
          <w:rPr>
            <w:b w:val="0"/>
            <w:noProof/>
            <w:position w:val="-10"/>
            <w:lang w:eastAsia="ru-RU"/>
            <w:rPrChange w:id="2719">
              <w:rPr>
                <w:b w:val="0"/>
                <w:noProof/>
                <w:lang w:eastAsia="ru-RU"/>
              </w:rPr>
            </w:rPrChange>
          </w:rPr>
          <w:drawing>
            <wp:inline distT="0" distB="0" distL="0" distR="0">
              <wp:extent cx="116840" cy="219710"/>
              <wp:effectExtent l="0" t="0" r="0" b="0"/>
              <wp:docPr id="273"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76"/>
                      <a:srcRect/>
                      <a:stretch>
                        <a:fillRect/>
                      </a:stretch>
                    </pic:blipFill>
                    <pic:spPr bwMode="auto">
                      <a:xfrm>
                        <a:off x="0" y="0"/>
                        <a:ext cx="116840" cy="219710"/>
                      </a:xfrm>
                      <a:prstGeom prst="rect">
                        <a:avLst/>
                      </a:prstGeom>
                      <a:noFill/>
                      <a:ln w="9525">
                        <a:noFill/>
                        <a:miter lim="800000"/>
                        <a:headEnd/>
                        <a:tailEnd/>
                      </a:ln>
                    </pic:spPr>
                  </pic:pic>
                </a:graphicData>
              </a:graphic>
            </wp:inline>
          </w:drawing>
        </w:r>
        <w:bookmarkStart w:id="2720" w:name="_Toc470520364"/>
        <w:r w:rsidR="00AE3E7C" w:rsidDel="00463685">
          <w:delText>Гомогенная н</w:delText>
        </w:r>
        <w:r w:rsidR="00AE3E7C" w:rsidRPr="008F5929" w:rsidDel="00463685">
          <w:delText>уклеация</w:delText>
        </w:r>
        <w:bookmarkEnd w:id="2720"/>
        <w:r w:rsidR="00AE3E7C" w:rsidRPr="008F5929" w:rsidDel="00463685">
          <w:delText xml:space="preserve"> </w:delText>
        </w:r>
      </w:del>
    </w:p>
    <w:p w:rsidR="00F6084D" w:rsidRPr="00B52829" w:rsidDel="00463685" w:rsidRDefault="00AE3E7C" w:rsidP="009D6252">
      <w:pPr>
        <w:ind w:firstLine="567"/>
        <w:rPr>
          <w:del w:id="2721" w:author="Шайтан-машина" w:date="2017-01-05T15:47:00Z"/>
        </w:rPr>
      </w:pPr>
      <w:del w:id="2722" w:author="Шайтан-машина" w:date="2017-01-05T15:47:00Z">
        <w:r w:rsidDel="00463685">
          <w:delText xml:space="preserve">Вещества из группы «летучие» могут распространяться в атмосфере 1-ого контура в форме паров. Если пары становятся пересыщенным, образуется конденсированная фаза. Известно, что в чистом пересыщенном паре начальное состояние метастабильно, и </w:delText>
        </w:r>
        <w:r w:rsidRPr="00B52829" w:rsidDel="00463685">
          <w:delText xml:space="preserve">образование частиц происходит через флуктуационное зародышеобразование (нуклеацию) за счет объединения сталкивающихся молекул в кластеры. В многокомпонентной системе возможно образование зародышей  из молекул разного рода. </w:delText>
        </w:r>
        <w:r w:rsidR="00F6084D" w:rsidRPr="00B52829" w:rsidDel="00463685">
          <w:delText>В модуле ПРОФИТ имеется две модели нуклеации.</w:delText>
        </w:r>
      </w:del>
    </w:p>
    <w:p w:rsidR="00F6084D" w:rsidRPr="00B52829" w:rsidDel="00463685" w:rsidRDefault="00F6084D" w:rsidP="00794673">
      <w:pPr>
        <w:numPr>
          <w:ilvl w:val="0"/>
          <w:numId w:val="50"/>
        </w:numPr>
        <w:rPr>
          <w:del w:id="2723" w:author="Шайтан-машина" w:date="2017-01-05T15:47:00Z"/>
        </w:rPr>
      </w:pPr>
      <w:del w:id="2724" w:author="Шайтан-машина" w:date="2017-01-05T15:47:00Z">
        <w:r w:rsidRPr="00B52829" w:rsidDel="00463685">
          <w:delText>Упрощенная модель (по умолчанию)</w:delText>
        </w:r>
      </w:del>
    </w:p>
    <w:p w:rsidR="007A5C6A" w:rsidRPr="00B52829" w:rsidDel="00463685" w:rsidRDefault="007A5C6A" w:rsidP="009D6252">
      <w:pPr>
        <w:ind w:left="927" w:firstLine="0"/>
        <w:rPr>
          <w:del w:id="2725" w:author="Шайтан-машина" w:date="2017-01-05T15:47:00Z"/>
        </w:rPr>
      </w:pPr>
      <w:del w:id="2726" w:author="Шайтан-машина" w:date="2017-01-05T15:47:00Z">
        <w:r w:rsidRPr="00B52829" w:rsidDel="00463685">
          <w:rPr>
            <w:highlight w:val="red"/>
          </w:rPr>
          <w:delText>Филиппов М., Киселев А. – пишут текст</w:delText>
        </w:r>
        <w:r w:rsidRPr="00B52829" w:rsidDel="00463685">
          <w:delText xml:space="preserve"> </w:delText>
        </w:r>
      </w:del>
    </w:p>
    <w:p w:rsidR="00AE3E7C" w:rsidRPr="00B52829" w:rsidDel="00463685" w:rsidRDefault="00AE3E7C" w:rsidP="00794673">
      <w:pPr>
        <w:numPr>
          <w:ilvl w:val="0"/>
          <w:numId w:val="50"/>
        </w:numPr>
        <w:rPr>
          <w:del w:id="2727" w:author="Шайтан-машина" w:date="2017-01-05T15:47:00Z"/>
        </w:rPr>
      </w:pPr>
      <w:del w:id="2728" w:author="Шайтан-машина" w:date="2017-01-05T15:47:00Z">
        <w:r w:rsidRPr="00B52829" w:rsidDel="00463685">
          <w:delText>Модель гомогенной нуклеации одноко</w:delText>
        </w:r>
        <w:r w:rsidR="00F6084D" w:rsidRPr="00B52829" w:rsidDel="00463685">
          <w:delText>мпонентного  пересыщенного пара</w:delText>
        </w:r>
      </w:del>
    </w:p>
    <w:p w:rsidR="00AE3E7C" w:rsidRPr="00B52829" w:rsidDel="00463685" w:rsidRDefault="007A5C6A" w:rsidP="009D6252">
      <w:pPr>
        <w:ind w:firstLine="567"/>
        <w:rPr>
          <w:del w:id="2729" w:author="Шайтан-машина" w:date="2017-01-05T15:47:00Z"/>
        </w:rPr>
      </w:pPr>
      <w:del w:id="2730" w:author="Шайтан-машина" w:date="2017-01-05T15:47:00Z">
        <w:r w:rsidRPr="00B52829" w:rsidDel="00463685">
          <w:delText>С</w:delText>
        </w:r>
        <w:r w:rsidR="00AE3E7C" w:rsidRPr="00B52829" w:rsidDel="00463685">
          <w:delText xml:space="preserve">корость нуклеации пара </w:delText>
        </w:r>
        <w:r w:rsidRPr="00B52829" w:rsidDel="00463685">
          <w:rPr>
            <w:i/>
            <w:lang w:val="en-US"/>
          </w:rPr>
          <w:delText>J</w:delText>
        </w:r>
        <w:r w:rsidRPr="00B52829" w:rsidDel="00463685">
          <w:delText xml:space="preserve"> </w:delText>
        </w:r>
        <w:r w:rsidR="00AE3E7C" w:rsidRPr="00B52829" w:rsidDel="00463685">
          <w:delText xml:space="preserve">вещества </w:delText>
        </w:r>
        <w:r w:rsidR="00AE3E7C" w:rsidRPr="00B52829" w:rsidDel="00463685">
          <w:rPr>
            <w:i/>
            <w:lang w:val="en-US"/>
          </w:rPr>
          <w:delText>a</w:delText>
        </w:r>
        <w:r w:rsidR="00AE3E7C" w:rsidRPr="00B52829" w:rsidDel="00463685">
          <w:delText xml:space="preserve"> </w:delText>
        </w:r>
        <w:r w:rsidRPr="00B52829" w:rsidDel="00463685">
          <w:delText xml:space="preserve">(скорость образования частиц критического размера) </w:delText>
        </w:r>
        <w:r w:rsidR="00AE3E7C" w:rsidRPr="00B52829" w:rsidDel="00463685">
          <w:delText>определяется следующим выражением [</w:delText>
        </w:r>
        <w:r w:rsidR="00FF21EC" w:rsidDel="00463685">
          <w:fldChar w:fldCharType="begin"/>
        </w:r>
        <w:r w:rsidR="00C77336" w:rsidDel="00463685">
          <w:delInstrText xml:space="preserve"> REF _Ref470519104 \n \h  \* MERGEFORMAT </w:delInstrText>
        </w:r>
        <w:r w:rsidR="00FF21EC" w:rsidDel="00463685">
          <w:fldChar w:fldCharType="separate"/>
        </w:r>
        <w:r w:rsidR="00B04480" w:rsidDel="00463685">
          <w:delText>129</w:delText>
        </w:r>
        <w:r w:rsidR="00FF21EC" w:rsidDel="00463685">
          <w:fldChar w:fldCharType="end"/>
        </w:r>
        <w:r w:rsidR="00AE3E7C" w:rsidRPr="00B52829" w:rsidDel="00463685">
          <w:delText>]</w:delText>
        </w:r>
      </w:del>
    </w:p>
    <w:tbl>
      <w:tblPr>
        <w:tblW w:w="9206" w:type="dxa"/>
        <w:tblInd w:w="648" w:type="dxa"/>
        <w:tblLook w:val="01E0" w:firstRow="1" w:lastRow="1" w:firstColumn="1" w:lastColumn="1" w:noHBand="0" w:noVBand="0"/>
      </w:tblPr>
      <w:tblGrid>
        <w:gridCol w:w="7938"/>
        <w:gridCol w:w="1268"/>
      </w:tblGrid>
      <w:tr w:rsidR="00B52829" w:rsidRPr="004C54D2" w:rsidDel="00463685" w:rsidTr="00B52829">
        <w:trPr>
          <w:del w:id="2731" w:author="Шайтан-машина" w:date="2017-01-05T15:47:00Z"/>
        </w:trPr>
        <w:tc>
          <w:tcPr>
            <w:tcW w:w="7938" w:type="dxa"/>
            <w:vAlign w:val="center"/>
          </w:tcPr>
          <w:p w:rsidR="00B52829" w:rsidRPr="00B52829" w:rsidDel="00463685" w:rsidRDefault="002F4240" w:rsidP="00B52829">
            <w:pPr>
              <w:pStyle w:val="1-6"/>
              <w:ind w:firstLine="0"/>
              <w:rPr>
                <w:del w:id="2732" w:author="Шайтан-машина" w:date="2017-01-05T15:47:00Z"/>
                <w:lang w:val="en-US"/>
              </w:rPr>
            </w:pPr>
            <w:del w:id="2733" w:author="Шайтан-машина" w:date="2017-01-05T15:47:00Z">
              <w:r>
                <w:rPr>
                  <w:noProof/>
                  <w:position w:val="-32"/>
                  <w:rPrChange w:id="2734">
                    <w:rPr>
                      <w:noProof/>
                    </w:rPr>
                  </w:rPrChange>
                </w:rPr>
                <w:drawing>
                  <wp:inline distT="0" distB="0" distL="0" distR="0">
                    <wp:extent cx="2720975" cy="497205"/>
                    <wp:effectExtent l="19050" t="0" r="3175" b="0"/>
                    <wp:docPr id="27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84"/>
                            <a:srcRect/>
                            <a:stretch>
                              <a:fillRect/>
                            </a:stretch>
                          </pic:blipFill>
                          <pic:spPr bwMode="auto">
                            <a:xfrm>
                              <a:off x="0" y="0"/>
                              <a:ext cx="2720975" cy="497205"/>
                            </a:xfrm>
                            <a:prstGeom prst="rect">
                              <a:avLst/>
                            </a:prstGeom>
                            <a:noFill/>
                            <a:ln w="9525">
                              <a:noFill/>
                              <a:miter lim="800000"/>
                              <a:headEnd/>
                              <a:tailEnd/>
                            </a:ln>
                          </pic:spPr>
                        </pic:pic>
                      </a:graphicData>
                    </a:graphic>
                  </wp:inline>
                </w:drawing>
              </w:r>
              <w:r w:rsidR="00B52829" w:rsidRPr="004C54D2" w:rsidDel="00463685">
                <w:delText>,</w:delText>
              </w:r>
            </w:del>
          </w:p>
        </w:tc>
        <w:tc>
          <w:tcPr>
            <w:tcW w:w="1268" w:type="dxa"/>
            <w:vAlign w:val="center"/>
          </w:tcPr>
          <w:p w:rsidR="00B52829" w:rsidRPr="004C54D2" w:rsidDel="00463685" w:rsidRDefault="00B52829" w:rsidP="00B52829">
            <w:pPr>
              <w:pStyle w:val="affffffffff"/>
              <w:rPr>
                <w:del w:id="2735" w:author="Шайтан-машина" w:date="2017-01-05T15:47:00Z"/>
              </w:rPr>
            </w:pPr>
            <w:bookmarkStart w:id="2736" w:name="_Ref470520023"/>
            <w:del w:id="2737" w:author="Шайтан-машина" w:date="2017-01-05T15:47:00Z">
              <w:r w:rsidRPr="004C54D2" w:rsidDel="00463685">
                <w:delText>(</w:delText>
              </w:r>
              <w:r w:rsidR="00FF21EC" w:rsidRPr="004C54D2" w:rsidDel="00463685">
                <w:fldChar w:fldCharType="begin"/>
              </w:r>
              <w:r w:rsidR="00C77336" w:rsidRPr="004C54D2" w:rsidDel="00463685">
                <w:delInstrText xml:space="preserve"> STYLEREF 1 \s </w:delInstrText>
              </w:r>
              <w:r w:rsidR="00FF21EC" w:rsidRPr="004C54D2" w:rsidDel="00463685">
                <w:fldChar w:fldCharType="separate"/>
              </w:r>
              <w:r w:rsidR="00B04480" w:rsidRPr="004C54D2" w:rsidDel="00463685">
                <w:rPr>
                  <w:noProof/>
                </w:rPr>
                <w:delText>1</w:delText>
              </w:r>
              <w:r w:rsidR="00FF21EC" w:rsidRPr="004C54D2" w:rsidDel="00463685">
                <w:fldChar w:fldCharType="end"/>
              </w:r>
              <w:r w:rsidRPr="004C54D2" w:rsidDel="00463685">
                <w:delText>.</w:delText>
              </w:r>
              <w:r w:rsidR="00FF21EC" w:rsidRPr="004C54D2" w:rsidDel="00463685">
                <w:fldChar w:fldCharType="begin"/>
              </w:r>
              <w:r w:rsidR="00C77336" w:rsidRPr="004C54D2" w:rsidDel="00463685">
                <w:delInstrText xml:space="preserve"> SEQ ( \* ARABIC \s 1 </w:delInstrText>
              </w:r>
              <w:r w:rsidR="00FF21EC" w:rsidRPr="004C54D2" w:rsidDel="00463685">
                <w:fldChar w:fldCharType="separate"/>
              </w:r>
              <w:r w:rsidR="00B04480" w:rsidRPr="004C54D2" w:rsidDel="00463685">
                <w:rPr>
                  <w:noProof/>
                </w:rPr>
                <w:delText>56</w:delText>
              </w:r>
              <w:r w:rsidR="00FF21EC" w:rsidRPr="004C54D2" w:rsidDel="00463685">
                <w:fldChar w:fldCharType="end"/>
              </w:r>
              <w:r w:rsidRPr="004C54D2" w:rsidDel="00463685">
                <w:delText>)</w:delText>
              </w:r>
              <w:bookmarkEnd w:id="2736"/>
            </w:del>
          </w:p>
        </w:tc>
      </w:tr>
    </w:tbl>
    <w:p w:rsidR="00AE3E7C" w:rsidRPr="00B52829" w:rsidDel="00463685" w:rsidRDefault="00AE3E7C" w:rsidP="009D6252">
      <w:pPr>
        <w:ind w:firstLine="0"/>
        <w:rPr>
          <w:del w:id="2738" w:author="Шайтан-машина" w:date="2017-01-05T15:47:00Z"/>
        </w:rPr>
      </w:pPr>
      <w:del w:id="2739" w:author="Шайтан-машина" w:date="2017-01-05T15:47:00Z">
        <w:r w:rsidRPr="00B52829" w:rsidDel="00463685">
          <w:delText xml:space="preserve">где </w:delText>
        </w:r>
        <w:r w:rsidR="002F4240">
          <w:rPr>
            <w:noProof/>
            <w:position w:val="-6"/>
            <w:lang w:eastAsia="ru-RU"/>
            <w:rPrChange w:id="2740">
              <w:rPr>
                <w:noProof/>
                <w:lang w:eastAsia="ru-RU"/>
              </w:rPr>
            </w:rPrChange>
          </w:rPr>
          <w:drawing>
            <wp:inline distT="0" distB="0" distL="0" distR="0">
              <wp:extent cx="812165" cy="205105"/>
              <wp:effectExtent l="19050" t="0" r="6985" b="0"/>
              <wp:docPr id="27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07"/>
                      <a:srcRect/>
                      <a:stretch>
                        <a:fillRect/>
                      </a:stretch>
                    </pic:blipFill>
                    <pic:spPr bwMode="auto">
                      <a:xfrm>
                        <a:off x="0" y="0"/>
                        <a:ext cx="812165" cy="205105"/>
                      </a:xfrm>
                      <a:prstGeom prst="rect">
                        <a:avLst/>
                      </a:prstGeom>
                      <a:noFill/>
                      <a:ln w="9525">
                        <a:noFill/>
                        <a:miter lim="800000"/>
                        <a:headEnd/>
                        <a:tailEnd/>
                      </a:ln>
                    </pic:spPr>
                  </pic:pic>
                </a:graphicData>
              </a:graphic>
            </wp:inline>
          </w:drawing>
        </w:r>
        <w:r w:rsidRPr="00B52829" w:rsidDel="00463685">
          <w:delText xml:space="preserve">есть безразмерная поверхностная энергия, </w:delText>
        </w:r>
        <w:r w:rsidRPr="00B52829" w:rsidDel="00463685">
          <w:rPr>
            <w:vertAlign w:val="superscript"/>
          </w:rPr>
          <w:delText>a</w:delText>
        </w:r>
        <w:r w:rsidRPr="00B52829" w:rsidDel="00463685">
          <w:rPr>
            <w:rFonts w:ascii="Symbol" w:hAnsi="Symbol"/>
            <w:lang w:val="en-US"/>
          </w:rPr>
          <w:delText></w:delText>
        </w:r>
        <w:r w:rsidRPr="00B52829" w:rsidDel="00463685">
          <w:delText xml:space="preserve"> - коэффициент поверхностного натяжения жидкости, </w:delText>
        </w:r>
        <w:r w:rsidRPr="00B52829" w:rsidDel="00463685">
          <w:rPr>
            <w:vertAlign w:val="superscript"/>
          </w:rPr>
          <w:delText>a</w:delText>
        </w:r>
        <w:r w:rsidRPr="00B52829" w:rsidDel="00463685">
          <w:rPr>
            <w:i/>
            <w:lang w:val="en-US"/>
          </w:rPr>
          <w:delText>N</w:delText>
        </w:r>
        <w:r w:rsidRPr="00B52829" w:rsidDel="00463685">
          <w:delText xml:space="preserve"> – числовая концентрация мономеров конденсирующегося пара, </w:delText>
        </w:r>
        <w:r w:rsidRPr="00B52829" w:rsidDel="00463685">
          <w:rPr>
            <w:i/>
            <w:lang w:val="en-US"/>
          </w:rPr>
          <w:delText>S</w:delText>
        </w:r>
        <w:r w:rsidRPr="00B52829" w:rsidDel="00463685">
          <w:delText xml:space="preserve"> = </w:delText>
        </w:r>
        <w:r w:rsidRPr="00B52829" w:rsidDel="00463685">
          <w:rPr>
            <w:vertAlign w:val="superscript"/>
          </w:rPr>
          <w:delText>a</w:delText>
        </w:r>
        <w:r w:rsidRPr="00B52829" w:rsidDel="00463685">
          <w:rPr>
            <w:i/>
            <w:lang w:val="en-US"/>
          </w:rPr>
          <w:delText>N</w:delText>
        </w:r>
        <w:r w:rsidRPr="00B52829" w:rsidDel="00463685">
          <w:delText>/</w:delText>
        </w:r>
        <w:r w:rsidRPr="00B52829" w:rsidDel="00463685">
          <w:rPr>
            <w:vertAlign w:val="superscript"/>
          </w:rPr>
          <w:delText>a</w:delText>
        </w:r>
        <w:r w:rsidRPr="00B52829" w:rsidDel="00463685">
          <w:rPr>
            <w:i/>
            <w:lang w:val="en-US"/>
          </w:rPr>
          <w:delText>N</w:delText>
        </w:r>
        <w:r w:rsidRPr="00B52829" w:rsidDel="00463685">
          <w:rPr>
            <w:i/>
            <w:vertAlign w:val="subscript"/>
            <w:lang w:val="en-US"/>
          </w:rPr>
          <w:delText>s</w:delText>
        </w:r>
        <w:r w:rsidRPr="00B52829" w:rsidDel="00463685">
          <w:delText xml:space="preserve"> и </w:delText>
        </w:r>
        <w:r w:rsidRPr="00B52829" w:rsidDel="00463685">
          <w:rPr>
            <w:vertAlign w:val="superscript"/>
          </w:rPr>
          <w:delText>a</w:delText>
        </w:r>
        <w:r w:rsidRPr="00B52829" w:rsidDel="00463685">
          <w:rPr>
            <w:i/>
            <w:lang w:val="en-US"/>
          </w:rPr>
          <w:delText>N</w:delText>
        </w:r>
        <w:r w:rsidRPr="00B52829" w:rsidDel="00463685">
          <w:rPr>
            <w:i/>
            <w:vertAlign w:val="subscript"/>
            <w:lang w:val="en-US"/>
          </w:rPr>
          <w:delText>s</w:delText>
        </w:r>
        <w:r w:rsidRPr="00B52829" w:rsidDel="00463685">
          <w:delText>(</w:delText>
        </w:r>
        <w:r w:rsidRPr="00B52829" w:rsidDel="00463685">
          <w:rPr>
            <w:i/>
            <w:lang w:val="en-US"/>
          </w:rPr>
          <w:delText>T</w:delText>
        </w:r>
        <w:r w:rsidRPr="00B52829" w:rsidDel="00463685">
          <w:delText xml:space="preserve">) есть числовая концентрация мономеров насыщенного пара при температуре </w:delText>
        </w:r>
        <w:r w:rsidRPr="00B52829" w:rsidDel="00463685">
          <w:rPr>
            <w:i/>
            <w:lang w:val="en-US"/>
          </w:rPr>
          <w:delText>T</w:delText>
        </w:r>
        <w:r w:rsidRPr="00B52829" w:rsidDel="00463685">
          <w:delText xml:space="preserve">,  </w:delText>
        </w:r>
        <w:r w:rsidRPr="00B52829" w:rsidDel="00463685">
          <w:rPr>
            <w:vertAlign w:val="superscript"/>
          </w:rPr>
          <w:delText>a</w:delText>
        </w:r>
        <w:r w:rsidRPr="00B52829" w:rsidDel="00463685">
          <w:rPr>
            <w:i/>
            <w:lang w:val="en-US"/>
          </w:rPr>
          <w:delText>m</w:delText>
        </w:r>
        <w:r w:rsidRPr="00B52829" w:rsidDel="00463685">
          <w:delText xml:space="preserve">, </w:delText>
        </w:r>
        <w:r w:rsidRPr="00B52829" w:rsidDel="00463685">
          <w:rPr>
            <w:vertAlign w:val="superscript"/>
          </w:rPr>
          <w:delText>a</w:delText>
        </w:r>
        <w:r w:rsidRPr="00B52829" w:rsidDel="00463685">
          <w:delText xml:space="preserve">χ и </w:delText>
        </w:r>
        <w:r w:rsidRPr="00B52829" w:rsidDel="00463685">
          <w:rPr>
            <w:vertAlign w:val="superscript"/>
          </w:rPr>
          <w:delText>a</w:delText>
        </w:r>
        <w:r w:rsidRPr="00B52829" w:rsidDel="00463685">
          <w:rPr>
            <w:i/>
            <w:lang w:val="en-US"/>
          </w:rPr>
          <w:delText>s</w:delText>
        </w:r>
        <w:r w:rsidRPr="00B52829" w:rsidDel="00463685">
          <w:delText xml:space="preserve"> есть соответственно масса, объем</w:delText>
        </w:r>
        <w:r w:rsidR="007A5C6A" w:rsidRPr="00B52829" w:rsidDel="00463685">
          <w:delText xml:space="preserve"> и площадь поверхности мономера</w:delText>
        </w:r>
        <w:r w:rsidRPr="00B52829" w:rsidDel="00463685">
          <w:delText>.</w:delText>
        </w:r>
      </w:del>
    </w:p>
    <w:p w:rsidR="00AE3E7C" w:rsidRPr="00B52829" w:rsidDel="00463685" w:rsidRDefault="00AE3E7C" w:rsidP="009D6252">
      <w:pPr>
        <w:rPr>
          <w:del w:id="2741" w:author="Шайтан-машина" w:date="2017-01-05T15:47:00Z"/>
          <w:position w:val="-6"/>
        </w:rPr>
      </w:pPr>
      <w:del w:id="2742" w:author="Шайтан-машина" w:date="2017-01-05T15:47:00Z">
        <w:r w:rsidRPr="00B52829" w:rsidDel="00463685">
          <w:rPr>
            <w:position w:val="-6"/>
          </w:rPr>
          <w:delText xml:space="preserve">Критический радиус зародыша </w:delText>
        </w:r>
        <w:r w:rsidRPr="00B52829" w:rsidDel="00463685">
          <w:rPr>
            <w:i/>
            <w:position w:val="-6"/>
            <w:vertAlign w:val="superscript"/>
          </w:rPr>
          <w:delText>a</w:delText>
        </w:r>
        <w:r w:rsidRPr="00B52829" w:rsidDel="00463685">
          <w:rPr>
            <w:i/>
            <w:position w:val="-6"/>
            <w:lang w:val="en-US"/>
          </w:rPr>
          <w:delText>r</w:delText>
        </w:r>
        <w:r w:rsidRPr="00B52829" w:rsidDel="00463685">
          <w:rPr>
            <w:i/>
            <w:position w:val="-6"/>
            <w:vertAlign w:val="subscript"/>
            <w:lang w:val="en-US"/>
          </w:rPr>
          <w:delText>crit</w:delText>
        </w:r>
        <w:r w:rsidRPr="00B52829" w:rsidDel="00463685">
          <w:rPr>
            <w:position w:val="-6"/>
          </w:rPr>
          <w:delText>, полученный из условия максимума свободной энергии, вычисляется по формуле [</w:delText>
        </w:r>
        <w:r w:rsidR="00FF21EC" w:rsidDel="00463685">
          <w:fldChar w:fldCharType="begin"/>
        </w:r>
        <w:r w:rsidR="00C77336" w:rsidDel="00463685">
          <w:delInstrText xml:space="preserve"> REF _Ref470519110 \n \h  \* MERGEFORMAT </w:delInstrText>
        </w:r>
        <w:r w:rsidR="00FF21EC" w:rsidDel="00463685">
          <w:fldChar w:fldCharType="separate"/>
        </w:r>
        <w:r w:rsidR="00B04480" w:rsidDel="00463685">
          <w:rPr>
            <w:position w:val="-6"/>
          </w:rPr>
          <w:delText>120</w:delText>
        </w:r>
        <w:r w:rsidR="00FF21EC" w:rsidDel="00463685">
          <w:fldChar w:fldCharType="end"/>
        </w:r>
        <w:r w:rsidRPr="00B52829" w:rsidDel="00463685">
          <w:rPr>
            <w:position w:val="-6"/>
          </w:rPr>
          <w:delText>]:</w:delText>
        </w:r>
      </w:del>
    </w:p>
    <w:tbl>
      <w:tblPr>
        <w:tblW w:w="9206" w:type="dxa"/>
        <w:tblInd w:w="648" w:type="dxa"/>
        <w:tblLook w:val="01E0" w:firstRow="1" w:lastRow="1" w:firstColumn="1" w:lastColumn="1" w:noHBand="0" w:noVBand="0"/>
      </w:tblPr>
      <w:tblGrid>
        <w:gridCol w:w="7938"/>
        <w:gridCol w:w="1268"/>
      </w:tblGrid>
      <w:tr w:rsidR="00B52829" w:rsidRPr="004C54D2" w:rsidDel="00463685" w:rsidTr="00B52829">
        <w:trPr>
          <w:del w:id="2743" w:author="Шайтан-машина" w:date="2017-01-05T15:47:00Z"/>
        </w:trPr>
        <w:tc>
          <w:tcPr>
            <w:tcW w:w="7938" w:type="dxa"/>
            <w:vAlign w:val="center"/>
          </w:tcPr>
          <w:p w:rsidR="00B52829" w:rsidRPr="00B52829" w:rsidDel="00463685" w:rsidRDefault="002F4240" w:rsidP="00B52829">
            <w:pPr>
              <w:pStyle w:val="1-6"/>
              <w:ind w:firstLine="0"/>
              <w:rPr>
                <w:del w:id="2744" w:author="Шайтан-машина" w:date="2017-01-05T15:47:00Z"/>
                <w:lang w:val="en-US"/>
              </w:rPr>
            </w:pPr>
            <w:del w:id="2745" w:author="Шайтан-машина" w:date="2017-01-05T15:47:00Z">
              <w:r w:rsidRPr="000B5C67">
                <w:rPr>
                  <w:noProof/>
                </w:rPr>
                <w:drawing>
                  <wp:inline distT="0" distB="0" distL="0" distR="0">
                    <wp:extent cx="1141095" cy="417195"/>
                    <wp:effectExtent l="19050" t="0" r="1905" b="0"/>
                    <wp:docPr id="276"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08"/>
                            <a:srcRect/>
                            <a:stretch>
                              <a:fillRect/>
                            </a:stretch>
                          </pic:blipFill>
                          <pic:spPr bwMode="auto">
                            <a:xfrm>
                              <a:off x="0" y="0"/>
                              <a:ext cx="1141095" cy="417195"/>
                            </a:xfrm>
                            <a:prstGeom prst="rect">
                              <a:avLst/>
                            </a:prstGeom>
                            <a:noFill/>
                            <a:ln w="9525">
                              <a:noFill/>
                              <a:miter lim="800000"/>
                              <a:headEnd/>
                              <a:tailEnd/>
                            </a:ln>
                          </pic:spPr>
                        </pic:pic>
                      </a:graphicData>
                    </a:graphic>
                  </wp:inline>
                </w:drawing>
              </w:r>
            </w:del>
          </w:p>
        </w:tc>
        <w:tc>
          <w:tcPr>
            <w:tcW w:w="1268" w:type="dxa"/>
            <w:vAlign w:val="center"/>
          </w:tcPr>
          <w:p w:rsidR="00B52829" w:rsidRPr="004C54D2" w:rsidDel="00463685" w:rsidRDefault="00B52829" w:rsidP="00B52829">
            <w:pPr>
              <w:pStyle w:val="affffffffff"/>
              <w:rPr>
                <w:del w:id="2746" w:author="Шайтан-машина" w:date="2017-01-05T15:47:00Z"/>
              </w:rPr>
            </w:pPr>
            <w:bookmarkStart w:id="2747" w:name="_Ref470520012"/>
            <w:del w:id="2748" w:author="Шайтан-машина" w:date="2017-01-05T15:47:00Z">
              <w:r w:rsidRPr="004C54D2" w:rsidDel="00463685">
                <w:delText>(</w:delText>
              </w:r>
              <w:r w:rsidR="00FF21EC" w:rsidRPr="004C54D2" w:rsidDel="00463685">
                <w:fldChar w:fldCharType="begin"/>
              </w:r>
              <w:r w:rsidR="00C77336" w:rsidRPr="004C54D2" w:rsidDel="00463685">
                <w:delInstrText xml:space="preserve"> STYLEREF 1 \s </w:delInstrText>
              </w:r>
              <w:r w:rsidR="00FF21EC" w:rsidRPr="004C54D2" w:rsidDel="00463685">
                <w:fldChar w:fldCharType="separate"/>
              </w:r>
              <w:r w:rsidR="00B04480" w:rsidRPr="004C54D2" w:rsidDel="00463685">
                <w:rPr>
                  <w:noProof/>
                </w:rPr>
                <w:delText>1</w:delText>
              </w:r>
              <w:r w:rsidR="00FF21EC" w:rsidRPr="004C54D2" w:rsidDel="00463685">
                <w:fldChar w:fldCharType="end"/>
              </w:r>
              <w:r w:rsidRPr="004C54D2" w:rsidDel="00463685">
                <w:delText>.</w:delText>
              </w:r>
              <w:r w:rsidR="00FF21EC" w:rsidRPr="004C54D2" w:rsidDel="00463685">
                <w:fldChar w:fldCharType="begin"/>
              </w:r>
              <w:r w:rsidR="00C77336" w:rsidRPr="004C54D2" w:rsidDel="00463685">
                <w:delInstrText xml:space="preserve"> SEQ ( \* ARABIC \s 1 </w:delInstrText>
              </w:r>
              <w:r w:rsidR="00FF21EC" w:rsidRPr="004C54D2" w:rsidDel="00463685">
                <w:fldChar w:fldCharType="separate"/>
              </w:r>
              <w:r w:rsidR="00B04480" w:rsidRPr="004C54D2" w:rsidDel="00463685">
                <w:rPr>
                  <w:noProof/>
                </w:rPr>
                <w:delText>57</w:delText>
              </w:r>
              <w:r w:rsidR="00FF21EC" w:rsidRPr="004C54D2" w:rsidDel="00463685">
                <w:fldChar w:fldCharType="end"/>
              </w:r>
              <w:r w:rsidRPr="004C54D2" w:rsidDel="00463685">
                <w:delText>)</w:delText>
              </w:r>
              <w:bookmarkEnd w:id="2747"/>
            </w:del>
          </w:p>
        </w:tc>
      </w:tr>
    </w:tbl>
    <w:p w:rsidR="00AE3E7C" w:rsidRPr="00B52829" w:rsidDel="00463685" w:rsidRDefault="00AE3E7C" w:rsidP="009D6252">
      <w:pPr>
        <w:ind w:firstLine="0"/>
        <w:rPr>
          <w:del w:id="2749" w:author="Шайтан-машина" w:date="2017-01-05T15:47:00Z"/>
        </w:rPr>
      </w:pPr>
      <w:del w:id="2750" w:author="Шайтан-машина" w:date="2017-01-05T15:47:00Z">
        <w:r w:rsidRPr="00B52829" w:rsidDel="00463685">
          <w:rPr>
            <w:vertAlign w:val="superscript"/>
          </w:rPr>
          <w:delText>a</w:delText>
        </w:r>
        <w:r w:rsidRPr="00B52829" w:rsidDel="00463685">
          <w:delText xml:space="preserve">χ - объем молекулы в жидкой </w:delText>
        </w:r>
      </w:del>
      <w:ins w:id="2751" w:author="to" w:date="2016-12-26T22:10:00Z">
        <w:del w:id="2752" w:author="Шайтан-машина" w:date="2017-01-05T15:47:00Z">
          <w:r w:rsidR="00EF2250" w:rsidDel="00463685">
            <w:delText>конденсированной</w:delText>
          </w:r>
          <w:r w:rsidR="00EF2250" w:rsidRPr="00B52829" w:rsidDel="00463685">
            <w:delText xml:space="preserve"> </w:delText>
          </w:r>
        </w:del>
      </w:ins>
      <w:commentRangeStart w:id="2753"/>
      <w:del w:id="2754" w:author="Шайтан-машина" w:date="2017-01-05T15:47:00Z">
        <w:r w:rsidRPr="00B52829" w:rsidDel="00463685">
          <w:delText>фазе</w:delText>
        </w:r>
        <w:commentRangeEnd w:id="2753"/>
        <w:r w:rsidR="00EF2250" w:rsidDel="00463685">
          <w:rPr>
            <w:rStyle w:val="afffffd"/>
            <w:rFonts w:eastAsia="Calibri"/>
            <w:szCs w:val="20"/>
            <w:lang w:val="en-US" w:eastAsia="ru-RU"/>
          </w:rPr>
          <w:commentReference w:id="2753"/>
        </w:r>
      </w:del>
    </w:p>
    <w:p w:rsidR="00AE3E7C" w:rsidRPr="00B52829" w:rsidDel="00463685" w:rsidRDefault="00AE3E7C" w:rsidP="009D6252">
      <w:pPr>
        <w:ind w:firstLine="0"/>
        <w:rPr>
          <w:del w:id="2755" w:author="Шайтан-машина" w:date="2017-01-05T15:47:00Z"/>
        </w:rPr>
      </w:pPr>
      <w:del w:id="2756" w:author="Шайтан-машина" w:date="2017-01-05T15:47:00Z">
        <w:r w:rsidRPr="00B52829" w:rsidDel="00463685">
          <w:delText>Коэффициент поверхностного натяжения σ (мН/м) определяется как:</w:delText>
        </w:r>
      </w:del>
    </w:p>
    <w:p w:rsidR="00AE3E7C" w:rsidRPr="00B52829" w:rsidDel="00463685" w:rsidRDefault="00AE3E7C" w:rsidP="009D6252">
      <w:pPr>
        <w:ind w:firstLine="0"/>
        <w:rPr>
          <w:del w:id="2757" w:author="Шайтан-машина" w:date="2017-01-05T15:47:00Z"/>
        </w:rPr>
      </w:pPr>
      <w:del w:id="2758" w:author="Шайтан-машина" w:date="2017-01-05T15:47:00Z">
        <w:r w:rsidRPr="00B52829" w:rsidDel="00463685">
          <w:delText>- для элементарного цезия [</w:delText>
        </w:r>
        <w:r w:rsidR="00FF21EC" w:rsidDel="00463685">
          <w:fldChar w:fldCharType="begin"/>
        </w:r>
        <w:r w:rsidR="00C77336" w:rsidDel="00463685">
          <w:delInstrText xml:space="preserve"> REF _Ref470519116 \n \h  \* MERGEFORMAT </w:delInstrText>
        </w:r>
        <w:r w:rsidR="00FF21EC" w:rsidDel="00463685">
          <w:fldChar w:fldCharType="separate"/>
        </w:r>
        <w:r w:rsidR="00B04480" w:rsidDel="00463685">
          <w:delText>121</w:delText>
        </w:r>
        <w:r w:rsidR="00FF21EC" w:rsidDel="00463685">
          <w:fldChar w:fldCharType="end"/>
        </w:r>
        <w:r w:rsidRPr="00B52829" w:rsidDel="00463685">
          <w:delText>]</w:delText>
        </w:r>
        <w:r w:rsidR="002F4240">
          <w:rPr>
            <w:noProof/>
            <w:position w:val="-6"/>
            <w:lang w:eastAsia="ru-RU"/>
            <w:rPrChange w:id="2759">
              <w:rPr>
                <w:noProof/>
                <w:lang w:eastAsia="ru-RU"/>
              </w:rPr>
            </w:rPrChange>
          </w:rPr>
          <w:drawing>
            <wp:inline distT="0" distB="0" distL="0" distR="0">
              <wp:extent cx="3138170" cy="190500"/>
              <wp:effectExtent l="19050" t="0" r="5080" b="0"/>
              <wp:docPr id="277"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412"/>
                      <a:srcRect/>
                      <a:stretch>
                        <a:fillRect/>
                      </a:stretch>
                    </pic:blipFill>
                    <pic:spPr bwMode="auto">
                      <a:xfrm>
                        <a:off x="0" y="0"/>
                        <a:ext cx="3138170" cy="190500"/>
                      </a:xfrm>
                      <a:prstGeom prst="rect">
                        <a:avLst/>
                      </a:prstGeom>
                      <a:noFill/>
                      <a:ln w="9525">
                        <a:noFill/>
                        <a:miter lim="800000"/>
                        <a:headEnd/>
                        <a:tailEnd/>
                      </a:ln>
                    </pic:spPr>
                  </pic:pic>
                </a:graphicData>
              </a:graphic>
            </wp:inline>
          </w:drawing>
        </w:r>
        <w:r w:rsidRPr="00B52829" w:rsidDel="00463685">
          <w:rPr>
            <w:position w:val="-6"/>
          </w:rPr>
          <w:delText>;</w:delText>
        </w:r>
      </w:del>
    </w:p>
    <w:p w:rsidR="00AE3E7C" w:rsidRPr="00B52829" w:rsidDel="00463685" w:rsidRDefault="00AE3E7C" w:rsidP="009D6252">
      <w:pPr>
        <w:ind w:firstLine="0"/>
        <w:rPr>
          <w:del w:id="2760" w:author="Шайтан-машина" w:date="2017-01-05T15:47:00Z"/>
          <w:position w:val="-6"/>
        </w:rPr>
      </w:pPr>
      <w:del w:id="2761" w:author="Шайтан-машина" w:date="2017-01-05T15:47:00Z">
        <w:r w:rsidRPr="00B52829" w:rsidDel="00463685">
          <w:delText xml:space="preserve">- для остальных веществ принимается равным </w:delText>
        </w:r>
        <w:r w:rsidR="002F4240">
          <w:rPr>
            <w:noProof/>
            <w:position w:val="-6"/>
            <w:lang w:eastAsia="ru-RU"/>
            <w:rPrChange w:id="2762">
              <w:rPr>
                <w:noProof/>
                <w:lang w:eastAsia="ru-RU"/>
              </w:rPr>
            </w:rPrChange>
          </w:rPr>
          <w:drawing>
            <wp:inline distT="0" distB="0" distL="0" distR="0">
              <wp:extent cx="417195" cy="153670"/>
              <wp:effectExtent l="19050" t="0" r="1905" b="0"/>
              <wp:docPr id="27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413"/>
                      <a:srcRect/>
                      <a:stretch>
                        <a:fillRect/>
                      </a:stretch>
                    </pic:blipFill>
                    <pic:spPr bwMode="auto">
                      <a:xfrm>
                        <a:off x="0" y="0"/>
                        <a:ext cx="417195" cy="153670"/>
                      </a:xfrm>
                      <a:prstGeom prst="rect">
                        <a:avLst/>
                      </a:prstGeom>
                      <a:noFill/>
                      <a:ln w="9525">
                        <a:noFill/>
                        <a:miter lim="800000"/>
                        <a:headEnd/>
                        <a:tailEnd/>
                      </a:ln>
                    </pic:spPr>
                  </pic:pic>
                </a:graphicData>
              </a:graphic>
            </wp:inline>
          </w:drawing>
        </w:r>
        <w:r w:rsidRPr="00B52829" w:rsidDel="00463685">
          <w:rPr>
            <w:position w:val="-6"/>
          </w:rPr>
          <w:delText>.</w:delText>
        </w:r>
      </w:del>
    </w:p>
    <w:p w:rsidR="00B72A74" w:rsidRPr="00B52829" w:rsidRDefault="00B72A74" w:rsidP="00FD1E93">
      <w:pPr>
        <w:pStyle w:val="20"/>
      </w:pPr>
      <w:bookmarkStart w:id="2763" w:name="_Toc247379764"/>
      <w:bookmarkStart w:id="2764" w:name="_Toc247525451"/>
      <w:bookmarkStart w:id="2765" w:name="_Toc435020749"/>
      <w:bookmarkStart w:id="2766" w:name="_Toc436731472"/>
      <w:bookmarkStart w:id="2767" w:name="_Ref437443871"/>
      <w:bookmarkStart w:id="2768" w:name="_Toc438331038"/>
      <w:bookmarkStart w:id="2769" w:name="_Toc470520365"/>
      <w:bookmarkEnd w:id="2716"/>
      <w:bookmarkEnd w:id="2717"/>
      <w:r w:rsidRPr="00B52829">
        <w:t xml:space="preserve">Численная </w:t>
      </w:r>
      <w:bookmarkEnd w:id="2763"/>
      <w:bookmarkEnd w:id="2764"/>
      <w:bookmarkEnd w:id="2765"/>
      <w:r w:rsidRPr="00B52829">
        <w:t>схема</w:t>
      </w:r>
      <w:bookmarkEnd w:id="2766"/>
      <w:bookmarkEnd w:id="2767"/>
      <w:bookmarkEnd w:id="2768"/>
      <w:r w:rsidR="00BF2A72" w:rsidRPr="00B52829">
        <w:t xml:space="preserve"> и ее реализация</w:t>
      </w:r>
      <w:bookmarkEnd w:id="2769"/>
    </w:p>
    <w:p w:rsidR="00C23F4D" w:rsidRDefault="007B42C5" w:rsidP="003C798F">
      <w:pPr>
        <w:pStyle w:val="af3"/>
        <w:rPr>
          <w:ins w:id="2770" w:author="Шайтан-машина" w:date="2017-01-06T15:20:00Z"/>
        </w:rPr>
      </w:pPr>
      <w:r w:rsidRPr="00B52829">
        <w:t>Вычислительный алгоритм</w:t>
      </w:r>
      <w:r w:rsidR="004C796A" w:rsidRPr="00B52829">
        <w:t xml:space="preserve"> р</w:t>
      </w:r>
      <w:r w:rsidR="00B318BE" w:rsidRPr="00B52829">
        <w:t>ешен</w:t>
      </w:r>
      <w:r w:rsidRPr="00B52829">
        <w:t>ия</w:t>
      </w:r>
      <w:r w:rsidR="00B318BE" w:rsidRPr="00B52829">
        <w:t xml:space="preserve"> </w:t>
      </w:r>
      <w:r w:rsidR="00843202" w:rsidRPr="00B52829">
        <w:t xml:space="preserve">общего </w:t>
      </w:r>
      <w:r w:rsidR="00B318BE" w:rsidRPr="00B52829">
        <w:t xml:space="preserve">интегро-дифференциального уравнения (А) </w:t>
      </w:r>
      <w:r w:rsidR="00616FD1" w:rsidRPr="00B52829">
        <w:t xml:space="preserve">в модуле ПРОФИТ </w:t>
      </w:r>
      <w:r w:rsidR="0082281E" w:rsidRPr="00B52829">
        <w:t>основан</w:t>
      </w:r>
      <w:r w:rsidRPr="00B52829">
        <w:t xml:space="preserve"> на </w:t>
      </w:r>
      <w:r w:rsidR="00401A92" w:rsidRPr="00B52829">
        <w:t>методе расщепления по физическим процессам.</w:t>
      </w:r>
      <w:r w:rsidRPr="00B52829">
        <w:t xml:space="preserve"> </w:t>
      </w:r>
      <w:ins w:id="2771" w:author="Шайтан-машина" w:date="2017-01-06T15:26:00Z">
        <w:r w:rsidR="00C23F4D">
          <w:t xml:space="preserve">При этом на каждом временном шаге сначала проводится конечно-разностное решение задачи переноса аэрозолей и паров ПД между ячейками, после чего проводится последовательное решение задач поведения паров ПД в ячейке, коагуляции и осаждения аэрозолей. </w:t>
        </w:r>
      </w:ins>
      <w:ins w:id="2772" w:author="Шайтан-машина" w:date="2017-01-06T15:28:00Z">
        <w:r w:rsidR="00C23F4D">
          <w:t xml:space="preserve">Ниже </w:t>
        </w:r>
        <w:r w:rsidR="00C23F4D">
          <w:lastRenderedPageBreak/>
          <w:t>представлено подробное описание применяемых в рамках решения данных задач численных методов.</w:t>
        </w:r>
      </w:ins>
    </w:p>
    <w:p w:rsidR="00A97FA8" w:rsidRDefault="00A97FA8" w:rsidP="00A97FA8">
      <w:pPr>
        <w:pStyle w:val="30"/>
        <w:rPr>
          <w:ins w:id="2773" w:author="Шайтан-машина" w:date="2017-01-06T15:29:00Z"/>
        </w:rPr>
      </w:pPr>
      <w:ins w:id="2774" w:author="Шайтан-машина" w:date="2017-01-06T15:29:00Z">
        <w:r>
          <w:t>Поведение аэрозолей в ячейке</w:t>
        </w:r>
      </w:ins>
    </w:p>
    <w:p w:rsidR="00D25FE2" w:rsidRDefault="00D25FE2" w:rsidP="003C798F">
      <w:pPr>
        <w:pStyle w:val="af3"/>
      </w:pPr>
      <w:r w:rsidRPr="00B52829">
        <w:t xml:space="preserve">Для </w:t>
      </w:r>
      <w:r w:rsidR="003C798F" w:rsidRPr="00B52829">
        <w:t>решения</w:t>
      </w:r>
      <w:ins w:id="2775" w:author="Шайтан-машина" w:date="2017-01-06T15:29:00Z">
        <w:r w:rsidR="00A97FA8">
          <w:t xml:space="preserve"> задачи моделирования поведения аэрозолей</w:t>
        </w:r>
      </w:ins>
      <w:r w:rsidR="003C798F" w:rsidRPr="00B52829">
        <w:t xml:space="preserve"> </w:t>
      </w:r>
      <w:r w:rsidRPr="00B52829">
        <w:t xml:space="preserve">используется </w:t>
      </w:r>
      <w:r w:rsidR="00D334FF" w:rsidRPr="00B52829">
        <w:t xml:space="preserve">численный </w:t>
      </w:r>
      <w:r w:rsidRPr="00B52829">
        <w:t>метод</w:t>
      </w:r>
      <w:r w:rsidR="00D334FF" w:rsidRPr="00B52829">
        <w:t>, основанный на</w:t>
      </w:r>
      <w:r w:rsidRPr="00B52829">
        <w:t xml:space="preserve"> </w:t>
      </w:r>
      <w:r w:rsidR="008E6977" w:rsidRPr="00B52829">
        <w:t>группировании частиц</w:t>
      </w:r>
      <w:r w:rsidR="00D334FF" w:rsidRPr="00B52829">
        <w:t xml:space="preserve"> </w:t>
      </w:r>
      <w:r w:rsidR="008E6977" w:rsidRPr="00B52829">
        <w:t xml:space="preserve">в размерные классы </w:t>
      </w:r>
      <w:r w:rsidR="00C867B5" w:rsidRPr="00B52829">
        <w:t>(</w:t>
      </w:r>
      <w:r w:rsidR="00DE7595" w:rsidRPr="00B52829">
        <w:t>так называемый «</w:t>
      </w:r>
      <w:r w:rsidR="00C867B5" w:rsidRPr="00B52829">
        <w:rPr>
          <w:lang w:val="en-US"/>
        </w:rPr>
        <w:t>sectional</w:t>
      </w:r>
      <w:r w:rsidR="009B0268" w:rsidRPr="00B52829">
        <w:t xml:space="preserve"> </w:t>
      </w:r>
      <w:r w:rsidR="00DE7595" w:rsidRPr="00B52829">
        <w:rPr>
          <w:lang w:val="en-US"/>
        </w:rPr>
        <w:t>method</w:t>
      </w:r>
      <w:r w:rsidR="00DE7595" w:rsidRPr="00B52829">
        <w:t>»</w:t>
      </w:r>
      <w:r w:rsidR="009B0268" w:rsidRPr="00B52829">
        <w:t xml:space="preserve">) </w:t>
      </w:r>
      <w:r w:rsidRPr="00B52829">
        <w:t>[</w:t>
      </w:r>
      <w:r w:rsidR="00FC3070">
        <w:fldChar w:fldCharType="begin"/>
      </w:r>
      <w:r w:rsidR="00FC3070">
        <w:instrText xml:space="preserve"> REF _Ref368586728 \r \h  \* MERGEFORMAT </w:instrText>
      </w:r>
      <w:r w:rsidR="00FC3070">
        <w:fldChar w:fldCharType="separate"/>
      </w:r>
      <w:ins w:id="2776" w:author="Tsaun" w:date="2017-02-22T15:30:00Z">
        <w:r w:rsidR="00226569">
          <w:t>70</w:t>
        </w:r>
      </w:ins>
      <w:ins w:id="2777" w:author="Томащик" w:date="2017-01-19T16:46:00Z">
        <w:del w:id="2778" w:author="Tsaun" w:date="2017-02-22T15:29:00Z">
          <w:r w:rsidR="002F5999" w:rsidDel="00226569">
            <w:delText>70</w:delText>
          </w:r>
        </w:del>
      </w:ins>
      <w:del w:id="2779" w:author="Tsaun" w:date="2017-02-22T15:29:00Z">
        <w:r w:rsidR="00ED7A3A" w:rsidDel="00226569">
          <w:delText>71</w:delText>
        </w:r>
      </w:del>
      <w:r w:rsidR="00FC3070">
        <w:fldChar w:fldCharType="end"/>
      </w:r>
      <w:r w:rsidRPr="00B52829">
        <w:t xml:space="preserve">]. </w:t>
      </w:r>
      <w:r w:rsidR="00DE7595" w:rsidRPr="00B52829">
        <w:t xml:space="preserve">Этот метод </w:t>
      </w:r>
      <w:r w:rsidR="009A31EB" w:rsidRPr="00B52829">
        <w:t xml:space="preserve">сегодня </w:t>
      </w:r>
      <w:r w:rsidR="00DE7595" w:rsidRPr="00B52829">
        <w:t xml:space="preserve">используется в большинстве </w:t>
      </w:r>
      <w:r w:rsidR="009A31EB" w:rsidRPr="00B52829">
        <w:t>тяжелоаварийных моделей</w:t>
      </w:r>
      <w:r w:rsidR="00DE7595" w:rsidRPr="00B52829">
        <w:t>, в которых решается динамичес</w:t>
      </w:r>
      <w:r w:rsidR="009A31EB" w:rsidRPr="00B52829">
        <w:t xml:space="preserve">кое уравнение для аэрозолей </w:t>
      </w:r>
      <w:r w:rsidR="009B0268" w:rsidRPr="00B52829">
        <w:t>[</w:t>
      </w:r>
      <w:r w:rsidR="00FC3070">
        <w:fldChar w:fldCharType="begin"/>
      </w:r>
      <w:r w:rsidR="00FC3070">
        <w:instrText xml:space="preserve"> REF _Ref470518289 \n \h  \* MERGEFORMAT </w:instrText>
      </w:r>
      <w:r w:rsidR="00FC3070">
        <w:fldChar w:fldCharType="separate"/>
      </w:r>
      <w:ins w:id="2780" w:author="Tsaun" w:date="2017-02-22T15:30:00Z">
        <w:r w:rsidR="00226569">
          <w:t>117</w:t>
        </w:r>
      </w:ins>
      <w:ins w:id="2781" w:author="Томащик" w:date="2017-01-19T16:46:00Z">
        <w:del w:id="2782" w:author="Tsaun" w:date="2017-02-22T15:29:00Z">
          <w:r w:rsidR="002F5999" w:rsidDel="00226569">
            <w:delText>117</w:delText>
          </w:r>
        </w:del>
      </w:ins>
      <w:del w:id="2783" w:author="Tsaun" w:date="2017-02-22T15:29:00Z">
        <w:r w:rsidR="00ED7A3A" w:rsidDel="00226569">
          <w:delText>118</w:delText>
        </w:r>
      </w:del>
      <w:r w:rsidR="00FC3070">
        <w:fldChar w:fldCharType="end"/>
      </w:r>
      <w:r w:rsidR="009B0268" w:rsidRPr="00B52829">
        <w:t>]</w:t>
      </w:r>
      <w:r w:rsidR="009A31EB" w:rsidRPr="00B52829">
        <w:t xml:space="preserve"> (например, в кодах </w:t>
      </w:r>
      <w:r w:rsidR="00DE7595" w:rsidRPr="00B52829">
        <w:rPr>
          <w:lang w:val="en-US"/>
        </w:rPr>
        <w:t>ASTEC</w:t>
      </w:r>
      <w:r w:rsidR="009B0268" w:rsidRPr="00B52829">
        <w:t xml:space="preserve">, </w:t>
      </w:r>
      <w:r w:rsidR="00DE7595" w:rsidRPr="00B52829">
        <w:rPr>
          <w:lang w:val="en-US"/>
        </w:rPr>
        <w:t>COCOSYS</w:t>
      </w:r>
      <w:r w:rsidR="009B0268" w:rsidRPr="00B52829">
        <w:t xml:space="preserve">, </w:t>
      </w:r>
      <w:r w:rsidR="00DE7595" w:rsidRPr="00B52829">
        <w:rPr>
          <w:lang w:val="en-US"/>
        </w:rPr>
        <w:t>CONTAIN</w:t>
      </w:r>
      <w:r w:rsidR="009B0268" w:rsidRPr="00B52829">
        <w:t xml:space="preserve">, </w:t>
      </w:r>
      <w:r w:rsidR="00DE7595" w:rsidRPr="00B52829">
        <w:rPr>
          <w:lang w:val="en-US"/>
        </w:rPr>
        <w:t>MELCOR</w:t>
      </w:r>
      <w:r w:rsidR="009B0268" w:rsidRPr="00B52829">
        <w:t>)</w:t>
      </w:r>
      <w:r w:rsidR="00DE7595" w:rsidRPr="00B52829">
        <w:t xml:space="preserve">. </w:t>
      </w:r>
      <w:r w:rsidR="009A31EB" w:rsidRPr="00B52829">
        <w:t>М</w:t>
      </w:r>
      <w:r w:rsidR="00741A33" w:rsidRPr="00B52829">
        <w:t xml:space="preserve">етод позволяет получать решение за приемлемое расчетное время, </w:t>
      </w:r>
      <w:r w:rsidR="00516E72" w:rsidRPr="00B52829">
        <w:t>но</w:t>
      </w:r>
      <w:r w:rsidR="00741A33" w:rsidRPr="00B52829">
        <w:t xml:space="preserve"> </w:t>
      </w:r>
      <w:r w:rsidR="00516E72" w:rsidRPr="00B52829">
        <w:t>разрешаемой величиной становится</w:t>
      </w:r>
      <w:r w:rsidR="00741A33" w:rsidRPr="00B52829">
        <w:t xml:space="preserve"> </w:t>
      </w:r>
      <w:r w:rsidR="00516E72" w:rsidRPr="00B52829">
        <w:t>интегральная характеристика аэрозолей в размерном классе. В качестве таковой в</w:t>
      </w:r>
      <w:r w:rsidR="00516E72">
        <w:t xml:space="preserve"> модуле ПРОФИТ выбрана </w:t>
      </w:r>
      <w:r>
        <w:t xml:space="preserve">полная числовая концентрация частиц </w:t>
      </w:r>
      <w:r w:rsidRPr="00CF0855">
        <w:rPr>
          <w:i/>
          <w:lang w:val="en-US"/>
        </w:rPr>
        <w:t>N</w:t>
      </w:r>
      <w:r w:rsidRPr="00CF0855">
        <w:rPr>
          <w:i/>
          <w:vertAlign w:val="subscript"/>
          <w:lang w:val="en-US"/>
        </w:rPr>
        <w:t>l</w:t>
      </w:r>
      <w:r w:rsidR="00516E72">
        <w:t xml:space="preserve">, </w:t>
      </w:r>
      <w:r>
        <w:t>определяе</w:t>
      </w:r>
      <w:r w:rsidR="00516E72">
        <w:t>мая</w:t>
      </w:r>
      <w:r>
        <w:t xml:space="preserve"> как </w:t>
      </w:r>
    </w:p>
    <w:p w:rsidR="00D25FE2" w:rsidRDefault="000837ED" w:rsidP="00D25FE2">
      <w:pPr>
        <w:pStyle w:val="af3"/>
        <w:rPr>
          <w:position w:val="-34"/>
        </w:rPr>
      </w:pPr>
      <w:r>
        <w:rPr>
          <w:noProof/>
          <w:position w:val="-34"/>
        </w:rPr>
        <w:drawing>
          <wp:inline distT="0" distB="0" distL="0" distR="0">
            <wp:extent cx="965835" cy="497205"/>
            <wp:effectExtent l="0" t="0" r="0" b="0"/>
            <wp:docPr id="27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485"/>
                    <a:srcRect/>
                    <a:stretch>
                      <a:fillRect/>
                    </a:stretch>
                  </pic:blipFill>
                  <pic:spPr bwMode="auto">
                    <a:xfrm>
                      <a:off x="0" y="0"/>
                      <a:ext cx="965835" cy="497205"/>
                    </a:xfrm>
                    <a:prstGeom prst="rect">
                      <a:avLst/>
                    </a:prstGeom>
                    <a:noFill/>
                    <a:ln w="9525">
                      <a:noFill/>
                      <a:miter lim="800000"/>
                      <a:headEnd/>
                      <a:tailEnd/>
                    </a:ln>
                  </pic:spPr>
                </pic:pic>
              </a:graphicData>
            </a:graphic>
          </wp:inline>
        </w:drawing>
      </w:r>
    </w:p>
    <w:p w:rsidR="00D25FE2" w:rsidRDefault="00D25FE2" w:rsidP="00D25FE2">
      <w:pPr>
        <w:pStyle w:val="af3"/>
        <w:rPr>
          <w:i/>
          <w:iCs/>
        </w:rPr>
      </w:pPr>
      <w:r>
        <w:t xml:space="preserve">где </w:t>
      </w:r>
      <w:r w:rsidRPr="007F76E1">
        <w:rPr>
          <w:i/>
        </w:rPr>
        <w:t>χ</w:t>
      </w:r>
      <w:r w:rsidRPr="007F76E1">
        <w:rPr>
          <w:i/>
          <w:vertAlign w:val="subscript"/>
          <w:lang w:val="en-US"/>
        </w:rPr>
        <w:t>l</w:t>
      </w:r>
      <w:r>
        <w:rPr>
          <w:i/>
        </w:rPr>
        <w:t xml:space="preserve"> и</w:t>
      </w:r>
      <w:r w:rsidRPr="00916C9B">
        <w:rPr>
          <w:i/>
        </w:rPr>
        <w:t xml:space="preserve"> </w:t>
      </w:r>
      <w:r w:rsidRPr="007F76E1">
        <w:rPr>
          <w:i/>
        </w:rPr>
        <w:t>χ</w:t>
      </w:r>
      <w:r w:rsidRPr="007F76E1">
        <w:rPr>
          <w:i/>
          <w:vertAlign w:val="subscript"/>
          <w:lang w:val="en-US"/>
        </w:rPr>
        <w:t>l</w:t>
      </w:r>
      <w:r w:rsidRPr="009A785E">
        <w:rPr>
          <w:i/>
          <w:vertAlign w:val="subscript"/>
        </w:rPr>
        <w:t>+1</w:t>
      </w:r>
      <w:r w:rsidRPr="009A785E">
        <w:rPr>
          <w:i/>
        </w:rPr>
        <w:t xml:space="preserve"> </w:t>
      </w:r>
      <w:r>
        <w:t xml:space="preserve"> —</w:t>
      </w:r>
      <w:r w:rsidRPr="00916C9B">
        <w:rPr>
          <w:iCs/>
        </w:rPr>
        <w:t xml:space="preserve">размер частиц </w:t>
      </w:r>
      <w:r w:rsidR="00D334FF">
        <w:rPr>
          <w:iCs/>
        </w:rPr>
        <w:t xml:space="preserve">на границах </w:t>
      </w:r>
      <w:r w:rsidR="00843202">
        <w:rPr>
          <w:iCs/>
        </w:rPr>
        <w:t>размерного класса</w:t>
      </w:r>
      <w:r w:rsidR="00516E72">
        <w:rPr>
          <w:iCs/>
        </w:rPr>
        <w:t xml:space="preserve"> </w:t>
      </w:r>
      <w:r w:rsidR="00516E72" w:rsidRPr="00280BCA">
        <w:rPr>
          <w:i/>
          <w:lang w:val="en-US"/>
        </w:rPr>
        <w:t>l</w:t>
      </w:r>
      <w:r>
        <w:rPr>
          <w:i/>
          <w:iCs/>
        </w:rPr>
        <w:t xml:space="preserve">. </w:t>
      </w:r>
    </w:p>
    <w:p w:rsidR="00401A92" w:rsidRDefault="00516E72" w:rsidP="00E654ED">
      <w:pPr>
        <w:pStyle w:val="af3"/>
      </w:pPr>
      <w:r>
        <w:t xml:space="preserve">Соответственно, балансные уравнения для </w:t>
      </w:r>
      <w:r w:rsidR="00E2715C">
        <w:t xml:space="preserve">переноса, </w:t>
      </w:r>
      <w:r w:rsidR="00BF2A72">
        <w:t xml:space="preserve">коагуляции, </w:t>
      </w:r>
      <w:r w:rsidR="00297786">
        <w:t>конденсации и других</w:t>
      </w:r>
      <w:r w:rsidR="00E2715C">
        <w:t xml:space="preserve"> процессов</w:t>
      </w:r>
      <w:r w:rsidR="00561C8E">
        <w:t xml:space="preserve"> также </w:t>
      </w:r>
      <w:r>
        <w:t xml:space="preserve">разрешаются относительно </w:t>
      </w:r>
      <w:r w:rsidRPr="00CF0855">
        <w:rPr>
          <w:i/>
          <w:lang w:val="en-US"/>
        </w:rPr>
        <w:t>N</w:t>
      </w:r>
      <w:r w:rsidRPr="00CF0855">
        <w:rPr>
          <w:i/>
          <w:vertAlign w:val="subscript"/>
          <w:lang w:val="en-US"/>
        </w:rPr>
        <w:t>l</w:t>
      </w:r>
      <w:r>
        <w:t xml:space="preserve">. </w:t>
      </w:r>
      <w:r w:rsidR="00810619">
        <w:t>Ниже обсуждае</w:t>
      </w:r>
      <w:r w:rsidR="00D334FF">
        <w:t xml:space="preserve">тся </w:t>
      </w:r>
      <w:r w:rsidR="00E2715C">
        <w:t xml:space="preserve">соответствующие </w:t>
      </w:r>
      <w:r w:rsidR="00D334FF">
        <w:t xml:space="preserve">численные аппроксимации. </w:t>
      </w:r>
      <w:r w:rsidR="00297786">
        <w:t>Уравнения для переноса масс химических соединений являются дополнительными и используются для вычисления химического состава частиц аэрозолей.</w:t>
      </w:r>
    </w:p>
    <w:p w:rsidR="00D31243" w:rsidRDefault="00D31243" w:rsidP="00E654ED">
      <w:pPr>
        <w:pStyle w:val="af3"/>
        <w:rPr>
          <w:ins w:id="2784" w:author="Шайтан-машина" w:date="2017-01-06T15:30:00Z"/>
        </w:rPr>
      </w:pPr>
    </w:p>
    <w:p w:rsidR="00A97FA8" w:rsidDel="00A97FA8" w:rsidRDefault="00A97FA8" w:rsidP="001B676A">
      <w:pPr>
        <w:pStyle w:val="4"/>
        <w:rPr>
          <w:del w:id="2785" w:author="Шайтан-машина" w:date="2017-01-06T15:30:00Z"/>
        </w:rPr>
      </w:pPr>
    </w:p>
    <w:p w:rsidR="00810619" w:rsidRDefault="00810619" w:rsidP="001B676A">
      <w:pPr>
        <w:pStyle w:val="4"/>
        <w:rPr>
          <w:ins w:id="2786" w:author="Шайтан-машина" w:date="2017-01-06T16:35:00Z"/>
        </w:rPr>
      </w:pPr>
      <w:bookmarkStart w:id="2787" w:name="_Toc470520366"/>
      <w:r>
        <w:t>Коагуляция частиц</w:t>
      </w:r>
      <w:bookmarkEnd w:id="2787"/>
    </w:p>
    <w:p w:rsidR="001B676A" w:rsidRPr="001B676A" w:rsidRDefault="001B676A" w:rsidP="001B676A"/>
    <w:p w:rsidR="001F0EC2" w:rsidRDefault="00BF2A72" w:rsidP="00542F52">
      <w:pPr>
        <w:pStyle w:val="af3"/>
      </w:pPr>
      <w:r>
        <w:t xml:space="preserve">Для решения кинетического уравнения коагуляции </w:t>
      </w:r>
      <w:r w:rsidR="00FF21EC">
        <w:fldChar w:fldCharType="begin"/>
      </w:r>
      <w:r w:rsidR="00B5588E">
        <w:instrText xml:space="preserve"> REF _Ref470517825 \h </w:instrText>
      </w:r>
      <w:r w:rsidR="00FF21EC">
        <w:fldChar w:fldCharType="separate"/>
      </w:r>
      <w:ins w:id="2788" w:author="Tsaun" w:date="2017-02-22T15:30:00Z">
        <w:r w:rsidR="00226569" w:rsidRPr="004C54D2">
          <w:t>(</w:t>
        </w:r>
        <w:r w:rsidR="00226569">
          <w:rPr>
            <w:noProof/>
          </w:rPr>
          <w:t>1</w:t>
        </w:r>
        <w:r w:rsidR="00226569" w:rsidRPr="004C54D2">
          <w:t>.</w:t>
        </w:r>
        <w:r w:rsidR="00226569">
          <w:rPr>
            <w:noProof/>
          </w:rPr>
          <w:t>24</w:t>
        </w:r>
        <w:r w:rsidR="00226569" w:rsidRPr="004C54D2">
          <w:t>)</w:t>
        </w:r>
      </w:ins>
      <w:ins w:id="2789" w:author="Томащик" w:date="2017-01-19T16:46:00Z">
        <w:del w:id="2790"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24</w:delText>
          </w:r>
          <w:r w:rsidR="002F5999" w:rsidRPr="004C54D2" w:rsidDel="00226569">
            <w:delText>)</w:delText>
          </w:r>
        </w:del>
      </w:ins>
      <w:del w:id="2791"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23</w:delText>
        </w:r>
        <w:r w:rsidR="00B04480" w:rsidRPr="002E146E" w:rsidDel="00226569">
          <w:delText>)</w:delText>
        </w:r>
      </w:del>
      <w:r w:rsidR="00FF21EC">
        <w:fldChar w:fldCharType="end"/>
      </w:r>
      <w:r>
        <w:t xml:space="preserve"> используется метод размерных классов. </w:t>
      </w:r>
      <w:r w:rsidR="00542F52">
        <w:t xml:space="preserve">Суть метода </w:t>
      </w:r>
      <w:r w:rsidR="00810619">
        <w:t xml:space="preserve">размерных классов, или фракций, </w:t>
      </w:r>
      <w:r w:rsidR="00542F52">
        <w:t xml:space="preserve">состоит в том, что </w:t>
      </w:r>
      <w:r w:rsidR="00F42D6B">
        <w:t>н</w:t>
      </w:r>
      <w:r w:rsidR="003869BA">
        <w:t>епрерывный</w:t>
      </w:r>
      <w:r w:rsidR="007F76E1">
        <w:t xml:space="preserve"> </w:t>
      </w:r>
      <w:r w:rsidR="003869BA">
        <w:t>спектр</w:t>
      </w:r>
      <w:r w:rsidR="00925ABC">
        <w:t xml:space="preserve"> частиц </w:t>
      </w:r>
      <w:r w:rsidR="009F50D7" w:rsidRPr="00AC20E2">
        <w:rPr>
          <w:i/>
          <w:lang w:val="en-US"/>
        </w:rPr>
        <w:t>n</w:t>
      </w:r>
      <w:r w:rsidR="009F50D7" w:rsidRPr="009A785E">
        <w:rPr>
          <w:i/>
        </w:rPr>
        <w:t>(</w:t>
      </w:r>
      <w:r w:rsidR="009F50D7" w:rsidRPr="00AC20E2">
        <w:rPr>
          <w:i/>
          <w:lang w:val="en-US"/>
        </w:rPr>
        <w:t>χ</w:t>
      </w:r>
      <w:r w:rsidR="009F50D7" w:rsidRPr="009A785E">
        <w:rPr>
          <w:i/>
        </w:rPr>
        <w:t>)</w:t>
      </w:r>
      <w:r w:rsidR="009F50D7">
        <w:t xml:space="preserve"> </w:t>
      </w:r>
      <w:r w:rsidR="00CA089A">
        <w:t>дискретизируется</w:t>
      </w:r>
      <w:r w:rsidR="00F64B1B">
        <w:t xml:space="preserve"> </w:t>
      </w:r>
      <w:r w:rsidR="00F42D6B">
        <w:t>по размерам и</w:t>
      </w:r>
      <w:r w:rsidR="003869BA">
        <w:t xml:space="preserve"> в пределах </w:t>
      </w:r>
      <w:r w:rsidR="0050636E">
        <w:t>размерного класса</w:t>
      </w:r>
      <w:r w:rsidR="00902B9C">
        <w:t>,</w:t>
      </w:r>
      <w:r w:rsidR="00CA089A">
        <w:t xml:space="preserve"> </w:t>
      </w:r>
      <w:r w:rsidR="000F151C">
        <w:t>или фракции</w:t>
      </w:r>
      <w:r w:rsidR="00902B9C">
        <w:t>,</w:t>
      </w:r>
      <w:r w:rsidR="000F151C">
        <w:t xml:space="preserve"> </w:t>
      </w:r>
      <w:r w:rsidR="00542F52">
        <w:t xml:space="preserve">все частицы представляются либо одним размером, либо </w:t>
      </w:r>
      <w:r w:rsidR="009F50D7">
        <w:t>функ</w:t>
      </w:r>
      <w:r w:rsidR="00542F52">
        <w:t>ц</w:t>
      </w:r>
      <w:r w:rsidR="009F50D7">
        <w:t>иональная форма распределения по ра</w:t>
      </w:r>
      <w:r w:rsidR="00CA2264">
        <w:t>з</w:t>
      </w:r>
      <w:r w:rsidR="009F50D7">
        <w:t xml:space="preserve">мерам </w:t>
      </w:r>
      <w:r w:rsidR="00542F52">
        <w:t>имеет определенный вид. Далее а</w:t>
      </w:r>
      <w:r w:rsidR="00CA2264">
        <w:t>нализируется только одна интеграл</w:t>
      </w:r>
      <w:r w:rsidR="00542F52">
        <w:t>ьная величина из</w:t>
      </w:r>
      <w:r w:rsidR="00CA2264">
        <w:t xml:space="preserve"> каж</w:t>
      </w:r>
      <w:r w:rsidR="003F0F36">
        <w:t>дого</w:t>
      </w:r>
      <w:r w:rsidR="00542F52">
        <w:t xml:space="preserve"> </w:t>
      </w:r>
      <w:r w:rsidR="0050636E">
        <w:t>класса</w:t>
      </w:r>
      <w:r w:rsidR="00542F52">
        <w:t>, а не каждая</w:t>
      </w:r>
      <w:r w:rsidR="00CA2264">
        <w:t xml:space="preserve"> </w:t>
      </w:r>
      <w:r w:rsidR="00CA2264" w:rsidRPr="00AC20E2">
        <w:rPr>
          <w:i/>
          <w:lang w:val="en-US"/>
        </w:rPr>
        <w:t>n</w:t>
      </w:r>
      <w:r w:rsidR="00CA2264" w:rsidRPr="009A785E">
        <w:rPr>
          <w:i/>
        </w:rPr>
        <w:t>(</w:t>
      </w:r>
      <w:r w:rsidR="00CA2264" w:rsidRPr="00AC20E2">
        <w:rPr>
          <w:i/>
          <w:lang w:val="en-US"/>
        </w:rPr>
        <w:t>χ</w:t>
      </w:r>
      <w:r w:rsidR="00CA2264" w:rsidRPr="009A785E">
        <w:rPr>
          <w:i/>
        </w:rPr>
        <w:t>)</w:t>
      </w:r>
      <w:r w:rsidR="00542F52" w:rsidRPr="009A785E">
        <w:t>, т.е. чис</w:t>
      </w:r>
      <w:r w:rsidR="002F3BAA" w:rsidRPr="009A785E">
        <w:t>ло решаемых балансных уравнений</w:t>
      </w:r>
      <w:r w:rsidR="00CA2264">
        <w:t xml:space="preserve"> </w:t>
      </w:r>
      <w:r w:rsidR="00786520">
        <w:t>редуцируется до числа</w:t>
      </w:r>
      <w:r w:rsidR="00542F52">
        <w:t xml:space="preserve"> </w:t>
      </w:r>
      <w:r w:rsidR="00902B9C">
        <w:t>фракций</w:t>
      </w:r>
      <w:r w:rsidR="00542F52">
        <w:t>.</w:t>
      </w:r>
      <w:r w:rsidR="00786520">
        <w:t xml:space="preserve"> </w:t>
      </w:r>
      <w:r w:rsidR="0042300B">
        <w:t xml:space="preserve">Ряд предположений и ограничений (предположение о постоянстве </w:t>
      </w:r>
      <w:r w:rsidR="0042300B" w:rsidRPr="00AC20E2">
        <w:rPr>
          <w:i/>
          <w:lang w:val="en-US"/>
        </w:rPr>
        <w:t>n</w:t>
      </w:r>
      <w:r w:rsidR="0042300B" w:rsidRPr="009A785E">
        <w:rPr>
          <w:i/>
        </w:rPr>
        <w:t>(</w:t>
      </w:r>
      <w:r w:rsidR="0042300B" w:rsidRPr="00AC20E2">
        <w:rPr>
          <w:i/>
          <w:lang w:val="en-US"/>
        </w:rPr>
        <w:t>χ</w:t>
      </w:r>
      <w:r w:rsidR="0042300B" w:rsidRPr="009A785E">
        <w:rPr>
          <w:i/>
        </w:rPr>
        <w:t>)</w:t>
      </w:r>
      <w:r w:rsidR="0042300B">
        <w:t xml:space="preserve"> в пределах фракций и геомет</w:t>
      </w:r>
      <w:r w:rsidR="000C5689">
        <w:t>рическое ограничение</w:t>
      </w:r>
      <w:r w:rsidR="0042300B">
        <w:t xml:space="preserve"> на разбиение </w:t>
      </w:r>
      <w:r w:rsidR="00810619">
        <w:t>по</w:t>
      </w:r>
      <w:r w:rsidR="00E2715C">
        <w:t xml:space="preserve"> размер</w:t>
      </w:r>
      <w:r w:rsidR="00810619">
        <w:t>ам</w:t>
      </w:r>
      <w:r w:rsidR="0042300B">
        <w:t xml:space="preserve">) позволяют снизить количество вычисляемых </w:t>
      </w:r>
      <w:r>
        <w:t>коэффициентов</w:t>
      </w:r>
      <w:r w:rsidR="0042300B">
        <w:t xml:space="preserve"> коагуляции, что существенно экономит вычислительные ресурсы. </w:t>
      </w:r>
      <w:r w:rsidR="00BA3980">
        <w:t>Подробное о</w:t>
      </w:r>
      <w:r w:rsidR="00561C8E">
        <w:t xml:space="preserve">писание метода </w:t>
      </w:r>
      <w:r w:rsidR="0037155D">
        <w:t>размерных классов</w:t>
      </w:r>
      <w:r w:rsidR="00810619">
        <w:t xml:space="preserve"> дан в работе </w:t>
      </w:r>
      <w:r w:rsidR="00810619" w:rsidRPr="00C833DF">
        <w:t>[</w:t>
      </w:r>
      <w:r w:rsidR="00FC3070">
        <w:fldChar w:fldCharType="begin"/>
      </w:r>
      <w:r w:rsidR="00FC3070">
        <w:instrText xml:space="preserve"> REF _Ref368586728 \r \h  \* MERGEFORMAT </w:instrText>
      </w:r>
      <w:r w:rsidR="00FC3070">
        <w:fldChar w:fldCharType="separate"/>
      </w:r>
      <w:ins w:id="2792" w:author="Tsaun" w:date="2017-02-22T15:30:00Z">
        <w:r w:rsidR="00226569">
          <w:t>70</w:t>
        </w:r>
      </w:ins>
      <w:ins w:id="2793" w:author="Томащик" w:date="2017-01-19T16:46:00Z">
        <w:del w:id="2794" w:author="Tsaun" w:date="2017-02-22T15:29:00Z">
          <w:r w:rsidR="002F5999" w:rsidDel="00226569">
            <w:delText>70</w:delText>
          </w:r>
        </w:del>
      </w:ins>
      <w:del w:id="2795" w:author="Tsaun" w:date="2017-02-22T15:29:00Z">
        <w:r w:rsidR="00ED7A3A" w:rsidDel="00226569">
          <w:delText>71</w:delText>
        </w:r>
      </w:del>
      <w:r w:rsidR="00FC3070">
        <w:fldChar w:fldCharType="end"/>
      </w:r>
      <w:r w:rsidR="00810619" w:rsidRPr="00C833DF">
        <w:t>]</w:t>
      </w:r>
      <w:r w:rsidR="00810619">
        <w:t>.</w:t>
      </w:r>
      <w:r w:rsidR="00561C8E">
        <w:t xml:space="preserve"> </w:t>
      </w:r>
      <w:r w:rsidR="00902B9C">
        <w:t xml:space="preserve">Ниже </w:t>
      </w:r>
      <w:r w:rsidR="00BA3980">
        <w:t>приводятся</w:t>
      </w:r>
      <w:r w:rsidR="00902B9C">
        <w:t xml:space="preserve"> </w:t>
      </w:r>
      <w:r w:rsidR="00BA3980">
        <w:t>краткие характеристики</w:t>
      </w:r>
      <w:r w:rsidR="00902B9C">
        <w:t xml:space="preserve"> метода</w:t>
      </w:r>
      <w:r w:rsidR="00C264EC">
        <w:t>,</w:t>
      </w:r>
      <w:r w:rsidR="00902B9C">
        <w:t xml:space="preserve"> </w:t>
      </w:r>
      <w:r w:rsidR="0037155D">
        <w:t xml:space="preserve">а также </w:t>
      </w:r>
      <w:r w:rsidR="00BA3980">
        <w:t>особенности</w:t>
      </w:r>
      <w:r w:rsidR="0037155D">
        <w:t xml:space="preserve"> его применения в </w:t>
      </w:r>
      <w:r w:rsidR="00902B9C">
        <w:t>модуле ПРОФИТ</w:t>
      </w:r>
      <w:r w:rsidR="0037155D">
        <w:t>.</w:t>
      </w:r>
    </w:p>
    <w:p w:rsidR="00297786" w:rsidRDefault="007A2183" w:rsidP="006E3A32">
      <w:pPr>
        <w:pStyle w:val="af3"/>
      </w:pPr>
      <w:r>
        <w:t xml:space="preserve">1. </w:t>
      </w:r>
      <w:r w:rsidR="0037155D">
        <w:t>Р</w:t>
      </w:r>
      <w:r w:rsidR="000D7907">
        <w:t xml:space="preserve">асчетный </w:t>
      </w:r>
      <w:r w:rsidR="00C264EC">
        <w:t>диапазон размеров</w:t>
      </w:r>
      <w:r w:rsidR="00902B9C">
        <w:t xml:space="preserve"> </w:t>
      </w:r>
      <w:r w:rsidR="00C264EC">
        <w:t>частиц</w:t>
      </w:r>
      <w:r w:rsidR="00902B9C">
        <w:t xml:space="preserve"> </w:t>
      </w:r>
      <w:r w:rsidR="00C264EC" w:rsidRPr="00297786">
        <w:t>[</w:t>
      </w:r>
      <w:r w:rsidR="00C264EC" w:rsidRPr="007F76E1">
        <w:rPr>
          <w:i/>
        </w:rPr>
        <w:t>χ</w:t>
      </w:r>
      <w:r w:rsidR="00C264EC">
        <w:rPr>
          <w:i/>
          <w:vertAlign w:val="subscript"/>
          <w:lang w:val="en-US"/>
        </w:rPr>
        <w:t>min</w:t>
      </w:r>
      <w:r w:rsidR="00C264EC">
        <w:rPr>
          <w:i/>
        </w:rPr>
        <w:t>;</w:t>
      </w:r>
      <w:r w:rsidR="00C264EC" w:rsidRPr="00916C9B">
        <w:rPr>
          <w:i/>
        </w:rPr>
        <w:t xml:space="preserve"> </w:t>
      </w:r>
      <w:r w:rsidR="00C264EC" w:rsidRPr="007F76E1">
        <w:rPr>
          <w:i/>
        </w:rPr>
        <w:t>χ</w:t>
      </w:r>
      <w:r w:rsidR="00C264EC">
        <w:rPr>
          <w:i/>
          <w:vertAlign w:val="subscript"/>
          <w:lang w:val="en-US"/>
        </w:rPr>
        <w:t>max</w:t>
      </w:r>
      <w:r w:rsidR="000D7907">
        <w:t>]</w:t>
      </w:r>
      <w:r w:rsidR="009919CE">
        <w:t xml:space="preserve"> </w:t>
      </w:r>
      <w:r w:rsidR="007D4B43">
        <w:t>(напомним, что в модуле ПРОФИТ под размером частицы понимается ее объем)</w:t>
      </w:r>
      <w:r w:rsidR="00134D1C" w:rsidRPr="00297786">
        <w:t xml:space="preserve"> </w:t>
      </w:r>
      <w:r w:rsidR="00F42D6B">
        <w:t xml:space="preserve">и функция распределения по размерам </w:t>
      </w:r>
      <w:r w:rsidR="00F42D6B" w:rsidRPr="00AC20E2">
        <w:rPr>
          <w:i/>
          <w:lang w:val="en-US"/>
        </w:rPr>
        <w:t>n</w:t>
      </w:r>
      <w:r w:rsidR="00F42D6B" w:rsidRPr="009A785E">
        <w:rPr>
          <w:i/>
        </w:rPr>
        <w:t>(</w:t>
      </w:r>
      <w:r w:rsidR="00F42D6B" w:rsidRPr="00AC20E2">
        <w:rPr>
          <w:i/>
          <w:lang w:val="en-US"/>
        </w:rPr>
        <w:t>χ</w:t>
      </w:r>
      <w:r w:rsidR="00F42D6B" w:rsidRPr="009A785E">
        <w:rPr>
          <w:i/>
        </w:rPr>
        <w:t>)</w:t>
      </w:r>
      <w:r w:rsidR="00F42D6B">
        <w:t xml:space="preserve"> </w:t>
      </w:r>
      <w:r w:rsidR="00D84CA4">
        <w:t xml:space="preserve">делится </w:t>
      </w:r>
      <w:r w:rsidR="00D84CA4" w:rsidRPr="00FC409B">
        <w:t xml:space="preserve">на </w:t>
      </w:r>
      <w:r w:rsidR="003E4E9C" w:rsidRPr="00AC20E2">
        <w:rPr>
          <w:i/>
        </w:rPr>
        <w:t>К</w:t>
      </w:r>
      <w:r w:rsidR="00D84CA4" w:rsidRPr="00FC409B">
        <w:t xml:space="preserve"> </w:t>
      </w:r>
      <w:r w:rsidR="003F0F36">
        <w:t xml:space="preserve">фиксированных </w:t>
      </w:r>
      <w:r w:rsidR="00D84CA4" w:rsidRPr="00FC409B">
        <w:t>интервалов</w:t>
      </w:r>
      <w:r w:rsidR="00BA3980">
        <w:t>. При разбиении накладывается</w:t>
      </w:r>
      <w:r w:rsidR="00D84CA4" w:rsidRPr="00FC409B">
        <w:t xml:space="preserve"> </w:t>
      </w:r>
      <w:r w:rsidR="00BA3980" w:rsidRPr="00297786">
        <w:t>геометрическое ограничение на границы интервалов</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B52829" w:rsidRDefault="000837ED" w:rsidP="00B52829">
            <w:pPr>
              <w:pStyle w:val="1-6"/>
              <w:ind w:firstLine="0"/>
              <w:rPr>
                <w:lang w:val="en-US"/>
              </w:rPr>
            </w:pPr>
            <w:r>
              <w:rPr>
                <w:noProof/>
                <w:position w:val="-12"/>
              </w:rPr>
              <w:drawing>
                <wp:inline distT="0" distB="0" distL="0" distR="0">
                  <wp:extent cx="636270" cy="226695"/>
                  <wp:effectExtent l="19050" t="0" r="0" b="0"/>
                  <wp:docPr id="280"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486"/>
                          <a:srcRect/>
                          <a:stretch>
                            <a:fillRect/>
                          </a:stretch>
                        </pic:blipFill>
                        <pic:spPr bwMode="auto">
                          <a:xfrm>
                            <a:off x="0" y="0"/>
                            <a:ext cx="636270" cy="226695"/>
                          </a:xfrm>
                          <a:prstGeom prst="rect">
                            <a:avLst/>
                          </a:prstGeom>
                          <a:noFill/>
                          <a:ln w="9525">
                            <a:noFill/>
                            <a:miter lim="800000"/>
                            <a:headEnd/>
                            <a:tailEnd/>
                          </a:ln>
                        </pic:spPr>
                      </pic:pic>
                    </a:graphicData>
                  </a:graphic>
                </wp:inline>
              </w:drawing>
            </w:r>
            <w:r w:rsidR="00B52829">
              <w:rPr>
                <w:i/>
              </w:rPr>
              <w:t>.</w:t>
            </w:r>
          </w:p>
        </w:tc>
        <w:tc>
          <w:tcPr>
            <w:tcW w:w="1268" w:type="dxa"/>
            <w:vAlign w:val="center"/>
          </w:tcPr>
          <w:p w:rsidR="00B52829" w:rsidRPr="004C54D2" w:rsidRDefault="00B52829" w:rsidP="00B52829">
            <w:pPr>
              <w:pStyle w:val="affffffffff"/>
            </w:pPr>
            <w:bookmarkStart w:id="2796" w:name="_Ref470519700"/>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797" w:author="Tsaun" w:date="2017-02-22T15:30:00Z">
              <w:r w:rsidR="00226569">
                <w:rPr>
                  <w:noProof/>
                </w:rPr>
                <w:t>63</w:t>
              </w:r>
            </w:ins>
            <w:ins w:id="2798" w:author="Томащик" w:date="2017-01-19T16:46:00Z">
              <w:del w:id="2799" w:author="Tsaun" w:date="2017-02-22T15:29:00Z">
                <w:r w:rsidR="002F5999" w:rsidDel="00226569">
                  <w:rPr>
                    <w:noProof/>
                  </w:rPr>
                  <w:delText>64</w:delText>
                </w:r>
              </w:del>
            </w:ins>
            <w:del w:id="2800" w:author="Tsaun" w:date="2017-02-22T15:29:00Z">
              <w:r w:rsidR="00B04480" w:rsidRPr="004C54D2" w:rsidDel="00226569">
                <w:rPr>
                  <w:noProof/>
                </w:rPr>
                <w:delText>58</w:delText>
              </w:r>
            </w:del>
            <w:r w:rsidR="00FF21EC" w:rsidRPr="004C54D2">
              <w:fldChar w:fldCharType="end"/>
            </w:r>
            <w:r w:rsidRPr="004C54D2">
              <w:t>)</w:t>
            </w:r>
            <w:bookmarkEnd w:id="2796"/>
          </w:p>
        </w:tc>
      </w:tr>
    </w:tbl>
    <w:p w:rsidR="00BF2A72" w:rsidRPr="00BF2A72" w:rsidRDefault="00BF2A72" w:rsidP="006E3A32">
      <w:pPr>
        <w:pStyle w:val="af3"/>
      </w:pPr>
      <w:r w:rsidRPr="00BF2A72">
        <w:t xml:space="preserve">В </w:t>
      </w:r>
      <w:r w:rsidR="00BA3980" w:rsidRPr="00BF2A72">
        <w:t xml:space="preserve">модуле ПРОФИТ </w:t>
      </w:r>
      <w:r w:rsidR="00700317">
        <w:t xml:space="preserve">разбиение с учетом геометрического ограничения может быть задано через входной язык кода СОКРАТ </w:t>
      </w:r>
      <w:r>
        <w:t xml:space="preserve"> </w:t>
      </w:r>
      <w:del w:id="2801" w:author="to" w:date="2016-12-26T22:12:00Z">
        <w:r w:rsidRPr="00BF2A72" w:rsidDel="00EF2250">
          <w:delText>дву</w:delText>
        </w:r>
        <w:r w:rsidDel="00EF2250">
          <w:delText>мя возможными</w:delText>
        </w:r>
      </w:del>
      <w:ins w:id="2802" w:author="to" w:date="2016-12-26T22:12:00Z">
        <w:r w:rsidR="00EF2250">
          <w:t>следующим</w:t>
        </w:r>
      </w:ins>
      <w:r w:rsidRPr="00BF2A72">
        <w:t xml:space="preserve"> </w:t>
      </w:r>
      <w:r w:rsidR="00700317">
        <w:t>способ</w:t>
      </w:r>
      <w:ins w:id="2803" w:author="to" w:date="2016-12-26T22:12:00Z">
        <w:r w:rsidR="00EF2250">
          <w:t>ом</w:t>
        </w:r>
      </w:ins>
      <w:del w:id="2804" w:author="to" w:date="2016-12-26T22:12:00Z">
        <w:r w:rsidR="00700317" w:rsidDel="00EF2250">
          <w:delText>ами</w:delText>
        </w:r>
      </w:del>
      <w:r w:rsidRPr="00BF2A72">
        <w:t>:</w:t>
      </w:r>
    </w:p>
    <w:p w:rsidR="00D84CA4" w:rsidRDefault="00BF2A72" w:rsidP="006E3A32">
      <w:pPr>
        <w:pStyle w:val="af3"/>
      </w:pPr>
      <w:r>
        <w:t xml:space="preserve">- </w:t>
      </w:r>
      <w:r w:rsidR="00700317">
        <w:t xml:space="preserve">задается число </w:t>
      </w:r>
      <w:r w:rsidR="006B724A">
        <w:t xml:space="preserve">размерных </w:t>
      </w:r>
      <w:r w:rsidR="00700317">
        <w:t xml:space="preserve">групп </w:t>
      </w:r>
      <w:r w:rsidR="00700317" w:rsidRPr="006B724A">
        <w:rPr>
          <w:i/>
        </w:rPr>
        <w:t>К</w:t>
      </w:r>
      <w:r w:rsidR="00700317">
        <w:t xml:space="preserve">, </w:t>
      </w:r>
      <w:r w:rsidR="00F43ADE">
        <w:t xml:space="preserve">границы </w:t>
      </w:r>
      <w:r w:rsidR="00700317" w:rsidRPr="00AC20E2">
        <w:rPr>
          <w:i/>
        </w:rPr>
        <w:t>χ</w:t>
      </w:r>
      <w:r w:rsidR="00700317" w:rsidRPr="009A785E">
        <w:rPr>
          <w:i/>
          <w:vertAlign w:val="subscript"/>
        </w:rPr>
        <w:t>1</w:t>
      </w:r>
      <w:r w:rsidR="00700317">
        <w:rPr>
          <w:i/>
          <w:vertAlign w:val="subscript"/>
        </w:rPr>
        <w:t>=</w:t>
      </w:r>
      <w:r w:rsidR="00700317" w:rsidRPr="007D4B43">
        <w:rPr>
          <w:i/>
        </w:rPr>
        <w:t xml:space="preserve"> </w:t>
      </w:r>
      <w:r w:rsidR="00700317" w:rsidRPr="007F76E1">
        <w:rPr>
          <w:i/>
        </w:rPr>
        <w:t>χ</w:t>
      </w:r>
      <w:r w:rsidR="00700317">
        <w:rPr>
          <w:i/>
          <w:vertAlign w:val="subscript"/>
          <w:lang w:val="en-US"/>
        </w:rPr>
        <w:t>min</w:t>
      </w:r>
      <w:r w:rsidR="00700317">
        <w:t xml:space="preserve"> </w:t>
      </w:r>
      <w:r w:rsidR="006B724A">
        <w:t xml:space="preserve">и </w:t>
      </w:r>
      <w:r w:rsidR="00700317" w:rsidRPr="00AC20E2">
        <w:rPr>
          <w:i/>
        </w:rPr>
        <w:t>χ</w:t>
      </w:r>
      <w:r w:rsidR="00700317" w:rsidRPr="00AC20E2">
        <w:rPr>
          <w:i/>
          <w:vertAlign w:val="subscript"/>
          <w:lang w:val="en-US"/>
        </w:rPr>
        <w:t>K</w:t>
      </w:r>
      <w:r w:rsidR="007A489D" w:rsidRPr="00297786">
        <w:rPr>
          <w:i/>
          <w:vertAlign w:val="subscript"/>
        </w:rPr>
        <w:t>+1</w:t>
      </w:r>
      <w:r w:rsidR="00700317" w:rsidRPr="007D4B43">
        <w:rPr>
          <w:i/>
        </w:rPr>
        <w:t xml:space="preserve"> </w:t>
      </w:r>
      <w:r w:rsidR="00700317">
        <w:rPr>
          <w:i/>
        </w:rPr>
        <w:t xml:space="preserve">= </w:t>
      </w:r>
      <w:r w:rsidR="00700317" w:rsidRPr="007F76E1">
        <w:rPr>
          <w:i/>
        </w:rPr>
        <w:t>χ</w:t>
      </w:r>
      <w:r w:rsidR="00700317">
        <w:rPr>
          <w:i/>
          <w:vertAlign w:val="subscript"/>
          <w:lang w:val="en-US"/>
        </w:rPr>
        <w:t>max</w:t>
      </w:r>
      <w:r w:rsidR="00700317">
        <w:t xml:space="preserve"> </w:t>
      </w:r>
      <w:r w:rsidR="00F43ADE">
        <w:t xml:space="preserve">моделируемого </w:t>
      </w:r>
      <w:r w:rsidR="00700317">
        <w:t xml:space="preserve">диапазона размеров рассматриваемых частиц. В этом случае </w:t>
      </w:r>
      <w:r w:rsidR="00F224BA">
        <w:t>при разбие</w:t>
      </w:r>
      <w:r w:rsidR="006B724A">
        <w:t>нии на интервалы выполняет</w:t>
      </w:r>
      <w:r w:rsidR="00700317">
        <w:t xml:space="preserve">ся соотношение: </w:t>
      </w:r>
    </w:p>
    <w:tbl>
      <w:tblPr>
        <w:tblW w:w="9099" w:type="dxa"/>
        <w:tblInd w:w="648" w:type="dxa"/>
        <w:tblLook w:val="01E0" w:firstRow="1" w:lastRow="1" w:firstColumn="1" w:lastColumn="1" w:noHBand="0" w:noVBand="0"/>
      </w:tblPr>
      <w:tblGrid>
        <w:gridCol w:w="7823"/>
        <w:gridCol w:w="1276"/>
      </w:tblGrid>
      <w:tr w:rsidR="00B52829" w:rsidRPr="00295FE1" w:rsidTr="00B52829">
        <w:tc>
          <w:tcPr>
            <w:tcW w:w="7965" w:type="dxa"/>
            <w:vAlign w:val="center"/>
          </w:tcPr>
          <w:p w:rsidR="00B52829" w:rsidRPr="003B21BA" w:rsidRDefault="000837ED" w:rsidP="009D6252">
            <w:pPr>
              <w:pStyle w:val="1-6"/>
              <w:ind w:firstLine="203"/>
              <w:rPr>
                <w:lang w:val="en-US"/>
              </w:rPr>
            </w:pPr>
            <w:r>
              <w:rPr>
                <w:noProof/>
                <w:position w:val="-4"/>
              </w:rPr>
              <w:drawing>
                <wp:inline distT="0" distB="0" distL="0" distR="0">
                  <wp:extent cx="116840" cy="168275"/>
                  <wp:effectExtent l="0" t="0" r="0" b="0"/>
                  <wp:docPr id="281"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487"/>
                          <a:srcRect/>
                          <a:stretch>
                            <a:fillRect/>
                          </a:stretch>
                        </pic:blipFill>
                        <pic:spPr bwMode="auto">
                          <a:xfrm>
                            <a:off x="0" y="0"/>
                            <a:ext cx="116840" cy="168275"/>
                          </a:xfrm>
                          <a:prstGeom prst="rect">
                            <a:avLst/>
                          </a:prstGeom>
                          <a:noFill/>
                          <a:ln w="9525">
                            <a:noFill/>
                            <a:miter lim="800000"/>
                            <a:headEnd/>
                            <a:tailEnd/>
                          </a:ln>
                        </pic:spPr>
                      </pic:pic>
                    </a:graphicData>
                  </a:graphic>
                </wp:inline>
              </w:drawing>
            </w:r>
            <w:r w:rsidR="00B52829">
              <w:t xml:space="preserve"> </w:t>
            </w:r>
            <w:r>
              <w:rPr>
                <w:noProof/>
                <w:position w:val="-32"/>
              </w:rPr>
              <w:drawing>
                <wp:inline distT="0" distB="0" distL="0" distR="0">
                  <wp:extent cx="1053465" cy="504825"/>
                  <wp:effectExtent l="0" t="0" r="0" b="0"/>
                  <wp:docPr id="282"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488"/>
                          <a:srcRect/>
                          <a:stretch>
                            <a:fillRect/>
                          </a:stretch>
                        </pic:blipFill>
                        <pic:spPr bwMode="auto">
                          <a:xfrm>
                            <a:off x="0" y="0"/>
                            <a:ext cx="1053465" cy="504825"/>
                          </a:xfrm>
                          <a:prstGeom prst="rect">
                            <a:avLst/>
                          </a:prstGeom>
                          <a:noFill/>
                          <a:ln w="9525">
                            <a:noFill/>
                            <a:miter lim="800000"/>
                            <a:headEnd/>
                            <a:tailEnd/>
                          </a:ln>
                        </pic:spPr>
                      </pic:pic>
                    </a:graphicData>
                  </a:graphic>
                </wp:inline>
              </w:drawing>
            </w:r>
            <w:r w:rsidR="00B52829">
              <w:t>,</w:t>
            </w:r>
          </w:p>
        </w:tc>
        <w:tc>
          <w:tcPr>
            <w:tcW w:w="1134"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805" w:author="Tsaun" w:date="2017-02-22T15:30:00Z">
              <w:r w:rsidR="00226569">
                <w:rPr>
                  <w:noProof/>
                </w:rPr>
                <w:t>64</w:t>
              </w:r>
            </w:ins>
            <w:ins w:id="2806" w:author="Томащик" w:date="2017-01-19T16:46:00Z">
              <w:del w:id="2807" w:author="Tsaun" w:date="2017-02-22T15:29:00Z">
                <w:r w:rsidR="002F5999" w:rsidDel="00226569">
                  <w:rPr>
                    <w:noProof/>
                  </w:rPr>
                  <w:delText>65</w:delText>
                </w:r>
              </w:del>
            </w:ins>
            <w:del w:id="2808" w:author="Tsaun" w:date="2017-02-22T15:29:00Z">
              <w:r w:rsidR="00B04480" w:rsidRPr="004C54D2" w:rsidDel="00226569">
                <w:rPr>
                  <w:noProof/>
                </w:rPr>
                <w:delText>59</w:delText>
              </w:r>
            </w:del>
            <w:r w:rsidR="00FF21EC" w:rsidRPr="004C54D2">
              <w:fldChar w:fldCharType="end"/>
            </w:r>
            <w:r w:rsidRPr="004C54D2">
              <w:t>)</w:t>
            </w:r>
          </w:p>
        </w:tc>
      </w:tr>
    </w:tbl>
    <w:p w:rsidR="00BF2A72" w:rsidRDefault="00D84CA4" w:rsidP="00D84CA4">
      <w:pPr>
        <w:ind w:firstLine="0"/>
      </w:pPr>
      <w:r>
        <w:t xml:space="preserve">где </w:t>
      </w:r>
      <w:r w:rsidR="007F76E1" w:rsidRPr="007F76E1">
        <w:rPr>
          <w:i/>
        </w:rPr>
        <w:t>χ</w:t>
      </w:r>
      <w:r w:rsidR="007F76E1" w:rsidRPr="007F76E1">
        <w:rPr>
          <w:i/>
          <w:vertAlign w:val="subscript"/>
          <w:lang w:val="en-US"/>
        </w:rPr>
        <w:t>l</w:t>
      </w:r>
      <w:r w:rsidR="007E069B" w:rsidRPr="00297786">
        <w:rPr>
          <w:i/>
          <w:vertAlign w:val="subscript"/>
        </w:rPr>
        <w:t>-1</w:t>
      </w:r>
      <w:r w:rsidR="00916C9B" w:rsidRPr="009A785E">
        <w:rPr>
          <w:i/>
        </w:rPr>
        <w:t>,</w:t>
      </w:r>
      <w:r w:rsidR="00916C9B" w:rsidRPr="00916C9B">
        <w:rPr>
          <w:i/>
        </w:rPr>
        <w:t xml:space="preserve"> </w:t>
      </w:r>
      <w:r w:rsidR="00916C9B" w:rsidRPr="007F76E1">
        <w:rPr>
          <w:i/>
        </w:rPr>
        <w:t>χ</w:t>
      </w:r>
      <w:r w:rsidR="00916C9B" w:rsidRPr="007F76E1">
        <w:rPr>
          <w:i/>
          <w:vertAlign w:val="subscript"/>
          <w:lang w:val="en-US"/>
        </w:rPr>
        <w:t>l</w:t>
      </w:r>
      <w:r w:rsidR="00916C9B" w:rsidRPr="009A785E">
        <w:rPr>
          <w:i/>
        </w:rPr>
        <w:t xml:space="preserve"> </w:t>
      </w:r>
      <w:r w:rsidR="007F76E1">
        <w:t xml:space="preserve"> — размер </w:t>
      </w:r>
      <w:r w:rsidR="00916C9B">
        <w:t xml:space="preserve">частиц </w:t>
      </w:r>
      <w:r w:rsidR="007F76E1">
        <w:t xml:space="preserve">на границах </w:t>
      </w:r>
      <w:r w:rsidR="007E069B" w:rsidRPr="007E069B">
        <w:rPr>
          <w:i/>
          <w:iCs/>
        </w:rPr>
        <w:t>l-1</w:t>
      </w:r>
      <w:r w:rsidR="007E069B">
        <w:rPr>
          <w:i/>
          <w:iCs/>
        </w:rPr>
        <w:t xml:space="preserve"> </w:t>
      </w:r>
      <w:r w:rsidR="007F76E1">
        <w:t>интервала</w:t>
      </w:r>
      <w:r w:rsidR="00320C8A">
        <w:rPr>
          <w:i/>
          <w:iCs/>
        </w:rPr>
        <w:t>;</w:t>
      </w:r>
      <w:r w:rsidR="00320C8A">
        <w:t xml:space="preserve"> </w:t>
      </w:r>
    </w:p>
    <w:p w:rsidR="00BD2175" w:rsidDel="00EF2250" w:rsidRDefault="00BF2A72" w:rsidP="00BD2175">
      <w:pPr>
        <w:rPr>
          <w:del w:id="2809" w:author="to" w:date="2016-12-26T22:12:00Z"/>
          <w:i/>
        </w:rPr>
      </w:pPr>
      <w:del w:id="2810" w:author="to" w:date="2016-12-26T22:12:00Z">
        <w:r w:rsidDel="00EF2250">
          <w:delText xml:space="preserve">- </w:delText>
        </w:r>
        <w:r w:rsidR="00297786" w:rsidDel="00EF2250">
          <w:delText>задается число размерных классов</w:delText>
        </w:r>
        <w:r w:rsidR="00700317" w:rsidDel="00EF2250">
          <w:delText xml:space="preserve"> </w:delText>
        </w:r>
        <w:r w:rsidR="007A489D" w:rsidDel="00EF2250">
          <w:rPr>
            <w:i/>
          </w:rPr>
          <w:delText>К</w:delText>
        </w:r>
        <w:r w:rsidR="00700317" w:rsidDel="00EF2250">
          <w:delText xml:space="preserve">, </w:delText>
        </w:r>
        <w:r w:rsidR="006B724A" w:rsidDel="00EF2250">
          <w:delText>нижняя граница</w:delText>
        </w:r>
        <w:r w:rsidR="00700317" w:rsidDel="00EF2250">
          <w:delText xml:space="preserve"> </w:delText>
        </w:r>
        <w:r w:rsidR="00700317" w:rsidRPr="00AC20E2" w:rsidDel="00EF2250">
          <w:rPr>
            <w:i/>
          </w:rPr>
          <w:delText>χ</w:delText>
        </w:r>
        <w:r w:rsidR="00700317" w:rsidRPr="009A785E" w:rsidDel="00EF2250">
          <w:rPr>
            <w:i/>
            <w:vertAlign w:val="subscript"/>
          </w:rPr>
          <w:delText>1</w:delText>
        </w:r>
        <w:r w:rsidR="00700317" w:rsidDel="00EF2250">
          <w:rPr>
            <w:i/>
            <w:vertAlign w:val="subscript"/>
          </w:rPr>
          <w:delText>=</w:delText>
        </w:r>
        <w:r w:rsidR="00700317" w:rsidRPr="007D4B43" w:rsidDel="00EF2250">
          <w:rPr>
            <w:i/>
          </w:rPr>
          <w:delText xml:space="preserve"> </w:delText>
        </w:r>
        <w:r w:rsidR="00700317" w:rsidRPr="007F76E1" w:rsidDel="00EF2250">
          <w:rPr>
            <w:i/>
          </w:rPr>
          <w:delText>χ</w:delText>
        </w:r>
        <w:r w:rsidR="00700317" w:rsidDel="00EF2250">
          <w:rPr>
            <w:i/>
            <w:vertAlign w:val="subscript"/>
            <w:lang w:val="en-US"/>
          </w:rPr>
          <w:delText>min</w:delText>
        </w:r>
        <w:r w:rsidR="00700317" w:rsidDel="00EF2250">
          <w:delText xml:space="preserve"> диапазона размеров </w:delText>
        </w:r>
        <w:r w:rsidR="00BD2175" w:rsidDel="00EF2250">
          <w:delText>и коэффициент пропорциона</w:delText>
        </w:r>
        <w:r w:rsidR="00700317" w:rsidDel="00EF2250">
          <w:delText>льности</w:delText>
        </w:r>
        <w:r w:rsidR="00700317" w:rsidRPr="00297786" w:rsidDel="00EF2250">
          <w:rPr>
            <w:i/>
          </w:rPr>
          <w:delText xml:space="preserve"> </w:delText>
        </w:r>
        <w:r w:rsidR="00700317" w:rsidDel="00EF2250">
          <w:rPr>
            <w:i/>
            <w:lang w:val="en-US"/>
          </w:rPr>
          <w:delText>P</w:delText>
        </w:r>
        <w:r w:rsidR="00F224BA" w:rsidRPr="00297786" w:rsidDel="00EF2250">
          <w:rPr>
            <w:i/>
          </w:rPr>
          <w:delText xml:space="preserve"> </w:delText>
        </w:r>
        <w:r w:rsidR="00F224BA" w:rsidRPr="00297786" w:rsidDel="00EF2250">
          <w:delText>между границами любого интервала</w:delText>
        </w:r>
        <w:r w:rsidR="00700317" w:rsidRPr="00297786" w:rsidDel="00EF2250">
          <w:delText>.</w:delText>
        </w:r>
        <w:r w:rsidR="00700317" w:rsidRPr="00297786" w:rsidDel="00EF2250">
          <w:rPr>
            <w:i/>
          </w:rPr>
          <w:delText xml:space="preserve"> </w:delText>
        </w:r>
        <w:r w:rsidR="00297786" w:rsidDel="00EF2250">
          <w:delText>Р</w:delText>
        </w:r>
        <w:r w:rsidR="00700317" w:rsidRPr="00297786" w:rsidDel="00EF2250">
          <w:delText xml:space="preserve">азбиение </w:delText>
        </w:r>
        <w:r w:rsidRPr="007A489D" w:rsidDel="00EF2250">
          <w:delText>подчиняется правилу</w:delText>
        </w:r>
      </w:del>
    </w:p>
    <w:tbl>
      <w:tblPr>
        <w:tblW w:w="9206" w:type="dxa"/>
        <w:tblInd w:w="648" w:type="dxa"/>
        <w:tblLook w:val="01E0" w:firstRow="1" w:lastRow="1" w:firstColumn="1" w:lastColumn="1" w:noHBand="0" w:noVBand="0"/>
      </w:tblPr>
      <w:tblGrid>
        <w:gridCol w:w="7938"/>
        <w:gridCol w:w="1268"/>
      </w:tblGrid>
      <w:tr w:rsidR="00B52829" w:rsidRPr="00490FF7" w:rsidDel="00EF2250" w:rsidTr="00B52829">
        <w:trPr>
          <w:del w:id="2811" w:author="to" w:date="2016-12-26T22:12:00Z"/>
        </w:trPr>
        <w:tc>
          <w:tcPr>
            <w:tcW w:w="7938" w:type="dxa"/>
            <w:vAlign w:val="center"/>
          </w:tcPr>
          <w:p w:rsidR="00B52829" w:rsidRPr="00D3471E" w:rsidDel="00EF2250" w:rsidRDefault="002F4240" w:rsidP="00B52829">
            <w:pPr>
              <w:pStyle w:val="1-6"/>
              <w:ind w:firstLine="0"/>
              <w:rPr>
                <w:del w:id="2812" w:author="to" w:date="2016-12-26T22:12:00Z"/>
              </w:rPr>
            </w:pPr>
            <w:del w:id="2813" w:author="to" w:date="2016-12-26T22:12:00Z">
              <w:r w:rsidRPr="000B5C67">
                <w:rPr>
                  <w:noProof/>
                </w:rPr>
                <w:drawing>
                  <wp:inline distT="0" distB="0" distL="0" distR="0">
                    <wp:extent cx="563245" cy="431800"/>
                    <wp:effectExtent l="0" t="0" r="0" b="0"/>
                    <wp:docPr id="28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489"/>
                            <a:srcRect/>
                            <a:stretch>
                              <a:fillRect/>
                            </a:stretch>
                          </pic:blipFill>
                          <pic:spPr bwMode="auto">
                            <a:xfrm>
                              <a:off x="0" y="0"/>
                              <a:ext cx="563245" cy="431800"/>
                            </a:xfrm>
                            <a:prstGeom prst="rect">
                              <a:avLst/>
                            </a:prstGeom>
                            <a:noFill/>
                            <a:ln w="9525">
                              <a:noFill/>
                              <a:miter lim="800000"/>
                              <a:headEnd/>
                              <a:tailEnd/>
                            </a:ln>
                          </pic:spPr>
                        </pic:pic>
                      </a:graphicData>
                    </a:graphic>
                  </wp:inline>
                </w:drawing>
              </w:r>
              <w:r w:rsidR="00B52829" w:rsidRPr="00D3471E" w:rsidDel="00EF2250">
                <w:delText>,</w:delText>
              </w:r>
            </w:del>
          </w:p>
        </w:tc>
        <w:tc>
          <w:tcPr>
            <w:tcW w:w="1268" w:type="dxa"/>
            <w:vAlign w:val="center"/>
          </w:tcPr>
          <w:p w:rsidR="00B52829" w:rsidRPr="002E146E" w:rsidDel="00EF2250" w:rsidRDefault="00B52829" w:rsidP="00B52829">
            <w:pPr>
              <w:pStyle w:val="affffffffff"/>
              <w:rPr>
                <w:del w:id="2814" w:author="to" w:date="2016-12-26T22:12:00Z"/>
              </w:rPr>
            </w:pPr>
            <w:del w:id="2815" w:author="to" w:date="2016-12-26T22:12:00Z">
              <w:r w:rsidDel="00EF2250">
                <w:delText>(</w:delText>
              </w:r>
              <w:r w:rsidR="00FF21EC" w:rsidDel="00EF2250">
                <w:fldChar w:fldCharType="begin"/>
              </w:r>
              <w:r w:rsidR="00677E9C" w:rsidDel="00EF2250">
                <w:delInstrText xml:space="preserve"> STYLEREF 1 \s </w:delInstrText>
              </w:r>
              <w:r w:rsidR="00FF21EC" w:rsidDel="00EF2250">
                <w:fldChar w:fldCharType="separate"/>
              </w:r>
              <w:r w:rsidR="00B04480" w:rsidDel="00EF2250">
                <w:rPr>
                  <w:noProof/>
                </w:rPr>
                <w:delText>1</w:delText>
              </w:r>
              <w:r w:rsidR="00FF21EC" w:rsidDel="00EF2250">
                <w:fldChar w:fldCharType="end"/>
              </w:r>
              <w:r w:rsidDel="00EF2250">
                <w:delText>.</w:delText>
              </w:r>
              <w:r w:rsidR="00FF21EC" w:rsidDel="00EF2250">
                <w:fldChar w:fldCharType="begin"/>
              </w:r>
              <w:r w:rsidR="00677E9C" w:rsidDel="00EF2250">
                <w:delInstrText xml:space="preserve"> SEQ ( \* ARABIC \s 1 </w:delInstrText>
              </w:r>
              <w:r w:rsidR="00FF21EC" w:rsidDel="00EF2250">
                <w:fldChar w:fldCharType="separate"/>
              </w:r>
              <w:r w:rsidR="00B04480" w:rsidDel="00EF2250">
                <w:rPr>
                  <w:noProof/>
                </w:rPr>
                <w:delText>60</w:delText>
              </w:r>
              <w:r w:rsidR="00FF21EC" w:rsidDel="00EF2250">
                <w:fldChar w:fldCharType="end"/>
              </w:r>
              <w:r w:rsidRPr="002E146E" w:rsidDel="00EF2250">
                <w:delText>)</w:delText>
              </w:r>
            </w:del>
          </w:p>
        </w:tc>
      </w:tr>
    </w:tbl>
    <w:p w:rsidR="00D84CA4" w:rsidRPr="00297786" w:rsidDel="00EF2250" w:rsidRDefault="0014350C" w:rsidP="00D84CA4">
      <w:pPr>
        <w:ind w:firstLine="0"/>
        <w:rPr>
          <w:del w:id="2816" w:author="to" w:date="2016-12-26T22:12:00Z"/>
        </w:rPr>
      </w:pPr>
      <w:del w:id="2817" w:author="to" w:date="2016-12-26T22:12:00Z">
        <w:r w:rsidRPr="0014350C" w:rsidDel="00EF2250">
          <w:delText>где</w:delText>
        </w:r>
        <w:r w:rsidDel="00EF2250">
          <w:rPr>
            <w:i/>
          </w:rPr>
          <w:delText xml:space="preserve"> </w:delText>
        </w:r>
        <w:r w:rsidR="00700317" w:rsidDel="00EF2250">
          <w:rPr>
            <w:i/>
            <w:lang w:val="en-US"/>
          </w:rPr>
          <w:delText>P</w:delText>
        </w:r>
        <w:r w:rsidR="00700317" w:rsidDel="00EF2250">
          <w:rPr>
            <w:i/>
          </w:rPr>
          <w:delText>≥</w:delText>
        </w:r>
        <w:r w:rsidR="00700317" w:rsidDel="00EF2250">
          <w:delText xml:space="preserve"> </w:delText>
        </w:r>
        <w:r w:rsidRPr="00297786" w:rsidDel="00EF2250">
          <w:rPr>
            <w:i/>
          </w:rPr>
          <w:delText>2.</w:delText>
        </w:r>
      </w:del>
    </w:p>
    <w:p w:rsidR="00DF70E9" w:rsidRPr="00CD4D18" w:rsidRDefault="007A2183" w:rsidP="00920E23">
      <w:r>
        <w:t xml:space="preserve">2. </w:t>
      </w:r>
      <w:r w:rsidR="0037155D">
        <w:t>Ч</w:t>
      </w:r>
      <w:r w:rsidR="00DF70E9">
        <w:t xml:space="preserve">астицы в соответствии с </w:t>
      </w:r>
      <w:r>
        <w:t>размерами</w:t>
      </w:r>
      <w:r w:rsidR="00DF70E9">
        <w:t xml:space="preserve"> </w:t>
      </w:r>
      <w:r w:rsidR="006E3A32">
        <w:t>группируются в размерные классы</w:t>
      </w:r>
      <w:r w:rsidR="000F7562">
        <w:t>, или фракции</w:t>
      </w:r>
      <w:r w:rsidR="006E3A32">
        <w:t xml:space="preserve">. </w:t>
      </w:r>
      <w:r w:rsidR="00C363ED">
        <w:t xml:space="preserve">По умолчанию </w:t>
      </w:r>
      <w:r w:rsidR="006E3A32">
        <w:t>установлено</w:t>
      </w:r>
      <w:r w:rsidR="00C363ED">
        <w:t xml:space="preserve"> 20</w:t>
      </w:r>
      <w:r w:rsidR="006E3A32">
        <w:t xml:space="preserve"> размерных классов</w:t>
      </w:r>
      <w:r w:rsidR="004D5D89">
        <w:t xml:space="preserve"> (</w:t>
      </w:r>
      <w:r w:rsidR="007A489D">
        <w:rPr>
          <w:i/>
        </w:rPr>
        <w:t>К</w:t>
      </w:r>
      <w:r w:rsidR="004D5D89">
        <w:rPr>
          <w:i/>
        </w:rPr>
        <w:t>=20)</w:t>
      </w:r>
      <w:r w:rsidR="006E3A32">
        <w:t xml:space="preserve">. </w:t>
      </w:r>
    </w:p>
    <w:p w:rsidR="00044620" w:rsidRDefault="007A2183" w:rsidP="0014350C">
      <w:pPr>
        <w:pStyle w:val="af3"/>
      </w:pPr>
      <w:r>
        <w:t>3. В</w:t>
      </w:r>
      <w:r w:rsidR="00920E23" w:rsidRPr="009A785E">
        <w:t xml:space="preserve"> пределах </w:t>
      </w:r>
      <w:r w:rsidR="0050636E">
        <w:t>размерного класса</w:t>
      </w:r>
      <w:r w:rsidR="00920E23" w:rsidRPr="009A785E">
        <w:t xml:space="preserve"> </w:t>
      </w:r>
      <w:r w:rsidR="00920E23">
        <w:rPr>
          <w:i/>
          <w:iCs/>
        </w:rPr>
        <w:t>l</w:t>
      </w:r>
      <w:r w:rsidR="00920E23">
        <w:t xml:space="preserve"> </w:t>
      </w:r>
      <w:r w:rsidR="00516416">
        <w:t xml:space="preserve">с </w:t>
      </w:r>
      <w:r w:rsidR="008D1524">
        <w:t>интервалом размеров</w:t>
      </w:r>
      <w:r w:rsidR="00516416">
        <w:t xml:space="preserve"> </w:t>
      </w:r>
      <w:r w:rsidR="00516416" w:rsidRPr="00297786">
        <w:t>[</w:t>
      </w:r>
      <w:r w:rsidR="00516416" w:rsidRPr="007F76E1">
        <w:rPr>
          <w:i/>
        </w:rPr>
        <w:t>χ</w:t>
      </w:r>
      <w:r w:rsidR="00516416" w:rsidRPr="007F76E1">
        <w:rPr>
          <w:i/>
          <w:vertAlign w:val="subscript"/>
          <w:lang w:val="en-US"/>
        </w:rPr>
        <w:t>l</w:t>
      </w:r>
      <w:r w:rsidR="00516416" w:rsidRPr="009A785E">
        <w:rPr>
          <w:i/>
        </w:rPr>
        <w:t>,</w:t>
      </w:r>
      <w:r w:rsidR="00516416" w:rsidRPr="00916C9B">
        <w:rPr>
          <w:i/>
        </w:rPr>
        <w:t xml:space="preserve"> </w:t>
      </w:r>
      <w:r w:rsidR="00516416" w:rsidRPr="007F76E1">
        <w:rPr>
          <w:i/>
        </w:rPr>
        <w:t>χ</w:t>
      </w:r>
      <w:r w:rsidR="00516416" w:rsidRPr="007F76E1">
        <w:rPr>
          <w:i/>
          <w:vertAlign w:val="subscript"/>
          <w:lang w:val="en-US"/>
        </w:rPr>
        <w:t>l</w:t>
      </w:r>
      <w:r w:rsidR="00516416" w:rsidRPr="00297786">
        <w:rPr>
          <w:i/>
          <w:vertAlign w:val="subscript"/>
        </w:rPr>
        <w:t>+1</w:t>
      </w:r>
      <w:r w:rsidR="00516416">
        <w:t xml:space="preserve">] </w:t>
      </w:r>
      <w:r w:rsidR="00044620">
        <w:t xml:space="preserve">аппроксимирующая функция </w:t>
      </w:r>
      <w:r w:rsidR="00044620" w:rsidRPr="009F50D7">
        <w:rPr>
          <w:i/>
          <w:lang w:val="en-US"/>
        </w:rPr>
        <w:t>n</w:t>
      </w:r>
      <w:r w:rsidR="00044620" w:rsidRPr="00C27358">
        <w:rPr>
          <w:i/>
          <w:vertAlign w:val="subscript"/>
          <w:lang w:val="en-US"/>
        </w:rPr>
        <w:t>l</w:t>
      </w:r>
      <w:r w:rsidR="00044620" w:rsidRPr="009A785E">
        <w:rPr>
          <w:i/>
          <w:vertAlign w:val="subscript"/>
        </w:rPr>
        <w:t xml:space="preserve"> </w:t>
      </w:r>
      <w:r w:rsidR="00044620" w:rsidRPr="009A785E">
        <w:t>принимается</w:t>
      </w:r>
      <w:r w:rsidR="00920E23" w:rsidRPr="00044620">
        <w:t xml:space="preserve"> </w:t>
      </w:r>
      <w:r w:rsidR="00044620">
        <w:t>постоянной</w:t>
      </w:r>
      <w:r w:rsidR="00BD2175">
        <w:t>.</w:t>
      </w:r>
      <w:r w:rsidR="00700317">
        <w:t xml:space="preserve"> </w:t>
      </w:r>
      <w:r w:rsidR="000F7562">
        <w:t xml:space="preserve"> </w:t>
      </w:r>
    </w:p>
    <w:p w:rsidR="009A785E" w:rsidRPr="00D3229E" w:rsidRDefault="007A2183" w:rsidP="009A785E">
      <w:pPr>
        <w:pStyle w:val="af3"/>
      </w:pPr>
      <w:r>
        <w:lastRenderedPageBreak/>
        <w:t>4. З</w:t>
      </w:r>
      <w:r w:rsidR="00C27358">
        <w:t xml:space="preserve">а интегральную характеристику </w:t>
      </w:r>
      <w:r w:rsidR="0050636E">
        <w:t>размерного класса</w:t>
      </w:r>
      <w:r w:rsidR="00C27358">
        <w:t xml:space="preserve"> </w:t>
      </w:r>
      <w:r w:rsidR="00C27358">
        <w:rPr>
          <w:i/>
          <w:iCs/>
        </w:rPr>
        <w:t xml:space="preserve">l </w:t>
      </w:r>
      <w:r w:rsidR="00044620">
        <w:rPr>
          <w:iCs/>
        </w:rPr>
        <w:t>принимается</w:t>
      </w:r>
      <w:r w:rsidR="00C27358" w:rsidRPr="00C27358">
        <w:t xml:space="preserve"> </w:t>
      </w:r>
      <w:r w:rsidR="00C27358">
        <w:t xml:space="preserve">полное число частиц </w:t>
      </w:r>
      <w:r w:rsidR="00C27358" w:rsidRPr="00CF0855">
        <w:rPr>
          <w:i/>
          <w:lang w:val="en-US"/>
        </w:rPr>
        <w:t>N</w:t>
      </w:r>
      <w:r w:rsidR="00C27358" w:rsidRPr="00CF0855">
        <w:rPr>
          <w:i/>
          <w:vertAlign w:val="subscript"/>
          <w:lang w:val="en-US"/>
        </w:rPr>
        <w:t>l</w:t>
      </w:r>
      <w:r w:rsidR="00C27358" w:rsidRPr="009A785E">
        <w:t xml:space="preserve"> </w:t>
      </w:r>
      <w:r w:rsidR="00C27358">
        <w:t xml:space="preserve">в </w:t>
      </w:r>
      <w:r w:rsidR="0050636E">
        <w:t>размерном классе</w:t>
      </w:r>
      <w:r w:rsidR="00C27358">
        <w:t xml:space="preserve"> в единице объема (далее полная числовая концентрация частиц в </w:t>
      </w:r>
      <w:r w:rsidR="0050636E">
        <w:t>размерном классе</w:t>
      </w:r>
      <w:r w:rsidR="00C27358">
        <w:t>)</w:t>
      </w:r>
      <w:r w:rsidR="00297786">
        <w:t>, определяемое</w:t>
      </w:r>
      <w:r w:rsidR="00C27358">
        <w:t xml:space="preserve"> как </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B52829" w:rsidRDefault="000837ED" w:rsidP="00B52829">
            <w:pPr>
              <w:pStyle w:val="1-6"/>
              <w:ind w:firstLine="0"/>
              <w:rPr>
                <w:lang w:val="en-US"/>
              </w:rPr>
            </w:pPr>
            <w:r>
              <w:rPr>
                <w:noProof/>
              </w:rPr>
              <w:drawing>
                <wp:inline distT="0" distB="0" distL="0" distR="0">
                  <wp:extent cx="965835" cy="497205"/>
                  <wp:effectExtent l="0" t="0" r="0" b="0"/>
                  <wp:docPr id="28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490"/>
                          <a:srcRect/>
                          <a:stretch>
                            <a:fillRect/>
                          </a:stretch>
                        </pic:blipFill>
                        <pic:spPr bwMode="auto">
                          <a:xfrm>
                            <a:off x="0" y="0"/>
                            <a:ext cx="965835" cy="497205"/>
                          </a:xfrm>
                          <a:prstGeom prst="rect">
                            <a:avLst/>
                          </a:prstGeom>
                          <a:noFill/>
                          <a:ln w="9525">
                            <a:noFill/>
                            <a:miter lim="800000"/>
                            <a:headEnd/>
                            <a:tailEnd/>
                          </a:ln>
                        </pic:spPr>
                      </pic:pic>
                    </a:graphicData>
                  </a:graphic>
                </wp:inline>
              </w:drawing>
            </w:r>
          </w:p>
        </w:tc>
        <w:tc>
          <w:tcPr>
            <w:tcW w:w="1268"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818" w:author="Tsaun" w:date="2017-02-22T15:30:00Z">
              <w:r w:rsidR="00226569">
                <w:rPr>
                  <w:noProof/>
                </w:rPr>
                <w:t>65</w:t>
              </w:r>
            </w:ins>
            <w:ins w:id="2819" w:author="Томащик" w:date="2017-01-19T16:46:00Z">
              <w:del w:id="2820" w:author="Tsaun" w:date="2017-01-30T16:31:00Z">
                <w:r w:rsidR="002F5999" w:rsidDel="00A53AF7">
                  <w:rPr>
                    <w:noProof/>
                  </w:rPr>
                  <w:delText>66</w:delText>
                </w:r>
              </w:del>
            </w:ins>
            <w:del w:id="2821" w:author="Tsaun" w:date="2017-01-30T16:31:00Z">
              <w:r w:rsidR="00B04480" w:rsidRPr="004C54D2" w:rsidDel="00A53AF7">
                <w:rPr>
                  <w:noProof/>
                </w:rPr>
                <w:delText>61</w:delText>
              </w:r>
            </w:del>
            <w:r w:rsidR="00FF21EC" w:rsidRPr="004C54D2">
              <w:fldChar w:fldCharType="end"/>
            </w:r>
            <w:r w:rsidRPr="004C54D2">
              <w:t>)</w:t>
            </w:r>
          </w:p>
        </w:tc>
      </w:tr>
    </w:tbl>
    <w:p w:rsidR="00044620" w:rsidRDefault="00C27358" w:rsidP="00B52829">
      <w:pPr>
        <w:pStyle w:val="af3"/>
        <w:ind w:firstLine="0"/>
      </w:pPr>
      <w:r>
        <w:t>и</w:t>
      </w:r>
      <w:r w:rsidR="00D95C58">
        <w:t>,</w:t>
      </w:r>
      <w:r>
        <w:t xml:space="preserve"> в соответствии с </w:t>
      </w:r>
      <w:r w:rsidR="00D95C58">
        <w:t xml:space="preserve">предположением о постоянстве </w:t>
      </w:r>
      <w:r>
        <w:t xml:space="preserve">аппроксимирующей функции распределения </w:t>
      </w:r>
      <w:r w:rsidR="00134D1C">
        <w:t xml:space="preserve">в размерном классе </w:t>
      </w:r>
      <w:r w:rsidR="00134D1C">
        <w:rPr>
          <w:i/>
          <w:iCs/>
        </w:rPr>
        <w:t>l</w:t>
      </w:r>
      <w:r w:rsidR="00D95C58">
        <w:t>,</w:t>
      </w:r>
      <w:r w:rsidR="00044620" w:rsidRPr="009A785E">
        <w:t xml:space="preserve"> </w:t>
      </w:r>
      <w:r w:rsidR="00B208A8">
        <w:t>равное</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B52829" w:rsidRDefault="000837ED" w:rsidP="00B52829">
            <w:pPr>
              <w:pStyle w:val="1-6"/>
              <w:ind w:firstLine="0"/>
            </w:pPr>
            <w:r>
              <w:rPr>
                <w:noProof/>
                <w:position w:val="-14"/>
              </w:rPr>
              <w:drawing>
                <wp:inline distT="0" distB="0" distL="0" distR="0">
                  <wp:extent cx="1119505" cy="263525"/>
                  <wp:effectExtent l="0" t="0" r="0" b="0"/>
                  <wp:docPr id="28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491"/>
                          <a:srcRect/>
                          <a:stretch>
                            <a:fillRect/>
                          </a:stretch>
                        </pic:blipFill>
                        <pic:spPr bwMode="auto">
                          <a:xfrm>
                            <a:off x="0" y="0"/>
                            <a:ext cx="1119505" cy="263525"/>
                          </a:xfrm>
                          <a:prstGeom prst="rect">
                            <a:avLst/>
                          </a:prstGeom>
                          <a:noFill/>
                          <a:ln w="9525">
                            <a:noFill/>
                            <a:miter lim="800000"/>
                            <a:headEnd/>
                            <a:tailEnd/>
                          </a:ln>
                        </pic:spPr>
                      </pic:pic>
                    </a:graphicData>
                  </a:graphic>
                </wp:inline>
              </w:drawing>
            </w:r>
            <w:r w:rsidR="00B52829" w:rsidRPr="00D3229E">
              <w:rPr>
                <w:position w:val="-14"/>
              </w:rPr>
              <w:t>.</w:t>
            </w:r>
          </w:p>
        </w:tc>
        <w:tc>
          <w:tcPr>
            <w:tcW w:w="1268" w:type="dxa"/>
            <w:vAlign w:val="center"/>
          </w:tcPr>
          <w:p w:rsidR="00B52829" w:rsidRPr="004C54D2" w:rsidRDefault="00B52829" w:rsidP="00B52829">
            <w:pPr>
              <w:pStyle w:val="affffffffff"/>
            </w:pPr>
            <w:bookmarkStart w:id="2822" w:name="_Ref470519616"/>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823" w:author="Tsaun" w:date="2017-02-22T15:30:00Z">
              <w:r w:rsidR="00226569">
                <w:rPr>
                  <w:noProof/>
                </w:rPr>
                <w:t>66</w:t>
              </w:r>
            </w:ins>
            <w:ins w:id="2824" w:author="Томащик" w:date="2017-01-19T16:46:00Z">
              <w:del w:id="2825" w:author="Tsaun" w:date="2017-01-30T16:31:00Z">
                <w:r w:rsidR="002F5999" w:rsidDel="00A53AF7">
                  <w:rPr>
                    <w:noProof/>
                  </w:rPr>
                  <w:delText>67</w:delText>
                </w:r>
              </w:del>
            </w:ins>
            <w:del w:id="2826" w:author="Tsaun" w:date="2017-01-30T16:31:00Z">
              <w:r w:rsidR="00B04480" w:rsidRPr="004C54D2" w:rsidDel="00A53AF7">
                <w:rPr>
                  <w:noProof/>
                </w:rPr>
                <w:delText>62</w:delText>
              </w:r>
            </w:del>
            <w:r w:rsidR="00FF21EC" w:rsidRPr="004C54D2">
              <w:fldChar w:fldCharType="end"/>
            </w:r>
            <w:r w:rsidRPr="004C54D2">
              <w:t>)</w:t>
            </w:r>
            <w:bookmarkEnd w:id="2822"/>
          </w:p>
        </w:tc>
      </w:tr>
    </w:tbl>
    <w:p w:rsidR="00700317" w:rsidRDefault="00700317" w:rsidP="00486A69">
      <w:pPr>
        <w:pStyle w:val="af3"/>
      </w:pPr>
      <w:r>
        <w:t>В этом случае полная масса</w:t>
      </w:r>
      <w:r w:rsidRPr="0014350C">
        <w:t xml:space="preserve"> </w:t>
      </w:r>
      <w:r w:rsidRPr="0014350C">
        <w:rPr>
          <w:i/>
          <w:lang w:val="en-US"/>
        </w:rPr>
        <w:t>M</w:t>
      </w:r>
      <w:r>
        <w:rPr>
          <w:i/>
          <w:vertAlign w:val="subscript"/>
          <w:lang w:val="en-US"/>
        </w:rPr>
        <w:t>l</w:t>
      </w:r>
      <w:r w:rsidRPr="0014350C">
        <w:t xml:space="preserve"> всех частиц в группе</w:t>
      </w:r>
      <w:r>
        <w:rPr>
          <w:i/>
        </w:rPr>
        <w:t xml:space="preserve"> </w:t>
      </w:r>
      <w:r>
        <w:rPr>
          <w:i/>
          <w:lang w:val="en-US"/>
        </w:rPr>
        <w:t>l</w:t>
      </w:r>
      <w:r>
        <w:t xml:space="preserve"> определяется как</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B52829" w:rsidRDefault="000837ED" w:rsidP="00B52829">
            <w:pPr>
              <w:pStyle w:val="1-6"/>
              <w:ind w:firstLine="0"/>
            </w:pPr>
            <w:r>
              <w:rPr>
                <w:noProof/>
                <w:position w:val="-34"/>
              </w:rPr>
              <w:drawing>
                <wp:inline distT="0" distB="0" distL="0" distR="0">
                  <wp:extent cx="1419225" cy="497205"/>
                  <wp:effectExtent l="19050" t="0" r="0" b="0"/>
                  <wp:docPr id="2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492"/>
                          <a:srcRect/>
                          <a:stretch>
                            <a:fillRect/>
                          </a:stretch>
                        </pic:blipFill>
                        <pic:spPr bwMode="auto">
                          <a:xfrm>
                            <a:off x="0" y="0"/>
                            <a:ext cx="1419225" cy="497205"/>
                          </a:xfrm>
                          <a:prstGeom prst="rect">
                            <a:avLst/>
                          </a:prstGeom>
                          <a:noFill/>
                          <a:ln w="9525">
                            <a:noFill/>
                            <a:miter lim="800000"/>
                            <a:headEnd/>
                            <a:tailEnd/>
                          </a:ln>
                        </pic:spPr>
                      </pic:pic>
                    </a:graphicData>
                  </a:graphic>
                </wp:inline>
              </w:drawing>
            </w:r>
            <w:r w:rsidR="00B52829">
              <w:rPr>
                <w:position w:val="-34"/>
              </w:rPr>
              <w:t>,</w:t>
            </w:r>
          </w:p>
        </w:tc>
        <w:tc>
          <w:tcPr>
            <w:tcW w:w="1268"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827" w:author="Tsaun" w:date="2017-02-22T15:30:00Z">
              <w:r w:rsidR="00226569">
                <w:rPr>
                  <w:noProof/>
                </w:rPr>
                <w:t>67</w:t>
              </w:r>
            </w:ins>
            <w:ins w:id="2828" w:author="Томащик" w:date="2017-01-19T16:46:00Z">
              <w:del w:id="2829" w:author="Tsaun" w:date="2017-01-30T16:31:00Z">
                <w:r w:rsidR="002F5999" w:rsidDel="00A53AF7">
                  <w:rPr>
                    <w:noProof/>
                  </w:rPr>
                  <w:delText>68</w:delText>
                </w:r>
              </w:del>
            </w:ins>
            <w:del w:id="2830" w:author="Tsaun" w:date="2017-01-30T16:31:00Z">
              <w:r w:rsidR="00B04480" w:rsidRPr="004C54D2" w:rsidDel="00A53AF7">
                <w:rPr>
                  <w:noProof/>
                </w:rPr>
                <w:delText>63</w:delText>
              </w:r>
            </w:del>
            <w:r w:rsidR="00FF21EC" w:rsidRPr="004C54D2">
              <w:fldChar w:fldCharType="end"/>
            </w:r>
            <w:r w:rsidRPr="004C54D2">
              <w:t>)</w:t>
            </w:r>
          </w:p>
        </w:tc>
      </w:tr>
    </w:tbl>
    <w:p w:rsidR="00BD2175" w:rsidRPr="00D3229E" w:rsidRDefault="00BD2175" w:rsidP="00486A69">
      <w:pPr>
        <w:pStyle w:val="af3"/>
      </w:pPr>
      <w:r>
        <w:t xml:space="preserve">и с учетом </w:t>
      </w:r>
      <w:r w:rsidR="00FF21EC">
        <w:fldChar w:fldCharType="begin"/>
      </w:r>
      <w:r w:rsidR="00B5588E">
        <w:instrText xml:space="preserve"> REF _Ref470519616 \h </w:instrText>
      </w:r>
      <w:r w:rsidR="00FF21EC">
        <w:fldChar w:fldCharType="separate"/>
      </w:r>
      <w:ins w:id="2831" w:author="Tsaun" w:date="2017-02-22T15:30:00Z">
        <w:r w:rsidR="00226569" w:rsidRPr="004C54D2">
          <w:t>(</w:t>
        </w:r>
        <w:r w:rsidR="00226569">
          <w:rPr>
            <w:noProof/>
          </w:rPr>
          <w:t>1</w:t>
        </w:r>
        <w:r w:rsidR="00226569" w:rsidRPr="004C54D2">
          <w:t>.</w:t>
        </w:r>
        <w:r w:rsidR="00226569">
          <w:rPr>
            <w:noProof/>
          </w:rPr>
          <w:t>66</w:t>
        </w:r>
        <w:r w:rsidR="00226569" w:rsidRPr="004C54D2">
          <w:t>)</w:t>
        </w:r>
      </w:ins>
      <w:ins w:id="2832" w:author="Томащик" w:date="2017-01-19T16:46:00Z">
        <w:del w:id="2833"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67</w:delText>
          </w:r>
          <w:r w:rsidR="002F5999" w:rsidRPr="004C54D2" w:rsidDel="00226569">
            <w:delText>)</w:delText>
          </w:r>
        </w:del>
      </w:ins>
      <w:del w:id="2834"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62</w:delText>
        </w:r>
        <w:r w:rsidR="00B04480" w:rsidRPr="002E146E" w:rsidDel="00226569">
          <w:delText>)</w:delText>
        </w:r>
      </w:del>
      <w:r w:rsidR="00FF21EC">
        <w:fldChar w:fldCharType="end"/>
      </w:r>
      <w:r>
        <w:t xml:space="preserve"> </w:t>
      </w:r>
      <w:r w:rsidR="00F224BA">
        <w:t>она равна</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B52829" w:rsidRDefault="000837ED" w:rsidP="00B52829">
            <w:pPr>
              <w:pStyle w:val="1-6"/>
              <w:ind w:firstLine="0"/>
              <w:rPr>
                <w:lang w:val="en-US"/>
              </w:rPr>
            </w:pPr>
            <w:r>
              <w:rPr>
                <w:noProof/>
              </w:rPr>
              <w:drawing>
                <wp:inline distT="0" distB="0" distL="0" distR="0">
                  <wp:extent cx="1346200" cy="394970"/>
                  <wp:effectExtent l="19050" t="0" r="0" b="0"/>
                  <wp:docPr id="28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493"/>
                          <a:srcRect/>
                          <a:stretch>
                            <a:fillRect/>
                          </a:stretch>
                        </pic:blipFill>
                        <pic:spPr bwMode="auto">
                          <a:xfrm>
                            <a:off x="0" y="0"/>
                            <a:ext cx="1346200" cy="394970"/>
                          </a:xfrm>
                          <a:prstGeom prst="rect">
                            <a:avLst/>
                          </a:prstGeom>
                          <a:noFill/>
                          <a:ln w="9525">
                            <a:noFill/>
                            <a:miter lim="800000"/>
                            <a:headEnd/>
                            <a:tailEnd/>
                          </a:ln>
                        </pic:spPr>
                      </pic:pic>
                    </a:graphicData>
                  </a:graphic>
                </wp:inline>
              </w:drawing>
            </w:r>
            <w:r w:rsidR="00B52829">
              <w:rPr>
                <w:lang w:val="en-US"/>
              </w:rPr>
              <w:t>,</w:t>
            </w:r>
          </w:p>
        </w:tc>
        <w:tc>
          <w:tcPr>
            <w:tcW w:w="1268"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835" w:author="Tsaun" w:date="2017-02-22T15:30:00Z">
              <w:r w:rsidR="00226569">
                <w:rPr>
                  <w:noProof/>
                </w:rPr>
                <w:t>68</w:t>
              </w:r>
            </w:ins>
            <w:ins w:id="2836" w:author="Томащик" w:date="2017-01-19T16:46:00Z">
              <w:del w:id="2837" w:author="Tsaun" w:date="2017-01-30T16:31:00Z">
                <w:r w:rsidR="002F5999" w:rsidDel="00A53AF7">
                  <w:rPr>
                    <w:noProof/>
                  </w:rPr>
                  <w:delText>69</w:delText>
                </w:r>
              </w:del>
            </w:ins>
            <w:del w:id="2838" w:author="Tsaun" w:date="2017-01-30T16:31:00Z">
              <w:r w:rsidR="00B04480" w:rsidRPr="004C54D2" w:rsidDel="00A53AF7">
                <w:rPr>
                  <w:noProof/>
                </w:rPr>
                <w:delText>64</w:delText>
              </w:r>
            </w:del>
            <w:r w:rsidR="00FF21EC" w:rsidRPr="004C54D2">
              <w:fldChar w:fldCharType="end"/>
            </w:r>
            <w:r w:rsidRPr="004C54D2">
              <w:t>)</w:t>
            </w:r>
          </w:p>
        </w:tc>
      </w:tr>
    </w:tbl>
    <w:p w:rsidR="00700317" w:rsidRDefault="00700317" w:rsidP="00B52829">
      <w:pPr>
        <w:pStyle w:val="af3"/>
        <w:ind w:firstLine="0"/>
      </w:pPr>
      <w:r>
        <w:t xml:space="preserve">где </w:t>
      </w:r>
      <w:r>
        <w:rPr>
          <w:i/>
          <w:lang w:val="en-US"/>
        </w:rPr>
        <w:t>ρ</w:t>
      </w:r>
      <w:r>
        <w:rPr>
          <w:i/>
        </w:rPr>
        <w:t xml:space="preserve"> </w:t>
      </w:r>
      <w:r w:rsidR="008A56D7">
        <w:t>–</w:t>
      </w:r>
      <w:r w:rsidRPr="00700317">
        <w:t xml:space="preserve"> плотность</w:t>
      </w:r>
      <w:r w:rsidR="008A56D7">
        <w:t xml:space="preserve"> </w:t>
      </w:r>
      <w:r w:rsidR="004C79F1">
        <w:t xml:space="preserve">материала </w:t>
      </w:r>
      <w:r w:rsidR="008A56D7">
        <w:t>части</w:t>
      </w:r>
      <w:r w:rsidR="004C79F1">
        <w:t>ц</w:t>
      </w:r>
      <w:r w:rsidR="008A56D7">
        <w:t>.</w:t>
      </w:r>
    </w:p>
    <w:p w:rsidR="00A1380B" w:rsidRPr="00486A69" w:rsidRDefault="007A2183" w:rsidP="00486A69">
      <w:pPr>
        <w:pStyle w:val="af3"/>
      </w:pPr>
      <w:r>
        <w:t>5. К</w:t>
      </w:r>
      <w:r w:rsidR="00362410">
        <w:t xml:space="preserve">оагуляция приводит к образованию частиц, чей размер лежит </w:t>
      </w:r>
      <w:r w:rsidR="00700317">
        <w:t>либо в том</w:t>
      </w:r>
      <w:r w:rsidR="00362410">
        <w:t xml:space="preserve"> же </w:t>
      </w:r>
      <w:r w:rsidR="00700317">
        <w:t>ра</w:t>
      </w:r>
      <w:r w:rsidR="009510E2">
        <w:t>з</w:t>
      </w:r>
      <w:r w:rsidR="00700317">
        <w:t>мерном классе</w:t>
      </w:r>
      <w:r w:rsidR="00362410">
        <w:t>, что и исходные</w:t>
      </w:r>
      <w:r w:rsidR="00BA495C">
        <w:t xml:space="preserve">, либо в других </w:t>
      </w:r>
      <w:r w:rsidR="00700317">
        <w:t>классах</w:t>
      </w:r>
      <w:r w:rsidR="00BA495C">
        <w:t>.</w:t>
      </w:r>
      <w:r w:rsidR="00362410">
        <w:t xml:space="preserve"> </w:t>
      </w:r>
      <w:r w:rsidR="00700317">
        <w:t xml:space="preserve">Из-за введенного выше </w:t>
      </w:r>
      <w:r w:rsidR="009B0268" w:rsidRPr="00D3229E">
        <w:t xml:space="preserve">геометрического ограничения </w:t>
      </w:r>
      <w:r w:rsidR="00FF21EC">
        <w:fldChar w:fldCharType="begin"/>
      </w:r>
      <w:r w:rsidR="00B5588E">
        <w:instrText xml:space="preserve"> REF _Ref470519700 \h </w:instrText>
      </w:r>
      <w:r w:rsidR="00FF21EC">
        <w:fldChar w:fldCharType="separate"/>
      </w:r>
      <w:ins w:id="2839" w:author="Tsaun" w:date="2017-02-22T15:30:00Z">
        <w:r w:rsidR="00226569" w:rsidRPr="004C54D2">
          <w:t>(</w:t>
        </w:r>
        <w:r w:rsidR="00226569">
          <w:rPr>
            <w:noProof/>
          </w:rPr>
          <w:t>1</w:t>
        </w:r>
        <w:r w:rsidR="00226569" w:rsidRPr="004C54D2">
          <w:t>.</w:t>
        </w:r>
        <w:r w:rsidR="00226569">
          <w:rPr>
            <w:noProof/>
          </w:rPr>
          <w:t>63</w:t>
        </w:r>
        <w:r w:rsidR="00226569" w:rsidRPr="004C54D2">
          <w:t>)</w:t>
        </w:r>
      </w:ins>
      <w:ins w:id="2840" w:author="Томащик" w:date="2017-01-19T16:46:00Z">
        <w:del w:id="2841"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64</w:delText>
          </w:r>
          <w:r w:rsidR="002F5999" w:rsidRPr="004C54D2" w:rsidDel="00226569">
            <w:delText>)</w:delText>
          </w:r>
        </w:del>
      </w:ins>
      <w:del w:id="2842"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58</w:delText>
        </w:r>
        <w:r w:rsidR="00B04480" w:rsidRPr="002E146E" w:rsidDel="00226569">
          <w:delText>)</w:delText>
        </w:r>
      </w:del>
      <w:r w:rsidR="00FF21EC">
        <w:fldChar w:fldCharType="end"/>
      </w:r>
      <w:r w:rsidR="00B208A8">
        <w:t xml:space="preserve"> </w:t>
      </w:r>
      <w:r w:rsidR="009B0268" w:rsidRPr="00D3229E">
        <w:t xml:space="preserve">на границы интервалов переход новой частицы в размерный класс </w:t>
      </w:r>
      <w:r w:rsidR="00700317" w:rsidRPr="009510E2">
        <w:rPr>
          <w:i/>
          <w:lang w:val="en-US"/>
        </w:rPr>
        <w:t>l</w:t>
      </w:r>
      <w:r w:rsidR="009B0268" w:rsidRPr="00D3229E">
        <w:t xml:space="preserve"> возможен, если </w:t>
      </w:r>
      <w:r w:rsidR="00700317">
        <w:t>хотя бы</w:t>
      </w:r>
      <w:r w:rsidR="009B0268" w:rsidRPr="00D3229E">
        <w:t xml:space="preserve"> одна коагулирующая частица принадлежит классу </w:t>
      </w:r>
      <w:r w:rsidR="00E24B32" w:rsidRPr="00E24B32">
        <w:rPr>
          <w:i/>
          <w:lang w:val="en-US"/>
        </w:rPr>
        <w:t>l</w:t>
      </w:r>
      <w:r w:rsidR="009B0268" w:rsidRPr="00D3229E">
        <w:rPr>
          <w:i/>
        </w:rPr>
        <w:t>-1</w:t>
      </w:r>
      <w:r w:rsidR="009B0268" w:rsidRPr="00D3229E">
        <w:t>. Это условие существенно снижает число слагаемых при вычислении потока частиц в размерную группу.</w:t>
      </w:r>
    </w:p>
    <w:p w:rsidR="000F7562" w:rsidRDefault="00A1380B" w:rsidP="000F7562">
      <w:pPr>
        <w:pStyle w:val="af3"/>
      </w:pPr>
      <w:r>
        <w:t xml:space="preserve">6. </w:t>
      </w:r>
      <w:r w:rsidR="003B2C3A">
        <w:t>Все образующиеся</w:t>
      </w:r>
      <w:r w:rsidR="00353B88">
        <w:t xml:space="preserve"> суперкрупные частицы с размером, превышающим верхнюю границу диапазона размеров </w:t>
      </w:r>
      <w:r w:rsidR="00353B88" w:rsidRPr="007F76E1">
        <w:rPr>
          <w:i/>
        </w:rPr>
        <w:t>χ</w:t>
      </w:r>
      <w:r w:rsidR="00353B88">
        <w:rPr>
          <w:i/>
          <w:vertAlign w:val="subscript"/>
          <w:lang w:val="en-US"/>
        </w:rPr>
        <w:t>max</w:t>
      </w:r>
      <w:r w:rsidR="00353B88">
        <w:t xml:space="preserve">, выводятся из системы </w:t>
      </w:r>
      <w:r w:rsidR="00700317">
        <w:t>в предположении их мгновенного</w:t>
      </w:r>
      <w:r w:rsidR="00353B88">
        <w:t xml:space="preserve"> осаждения. </w:t>
      </w:r>
    </w:p>
    <w:p w:rsidR="00354675" w:rsidRPr="00B208A8" w:rsidRDefault="00A1380B" w:rsidP="00354675">
      <w:pPr>
        <w:pStyle w:val="af3"/>
      </w:pPr>
      <w:r>
        <w:t xml:space="preserve">7. </w:t>
      </w:r>
      <w:r w:rsidR="000D795E">
        <w:t>Аппроксимирующие балансные уравнения</w:t>
      </w:r>
      <w:r w:rsidR="004E2220">
        <w:t xml:space="preserve"> в общем виде</w:t>
      </w:r>
      <w:r w:rsidR="000D795E">
        <w:t xml:space="preserve">, полученные с использованием метода размерных классов, и их строгий вывод </w:t>
      </w:r>
      <w:r w:rsidR="004E2220">
        <w:t>приведены</w:t>
      </w:r>
      <w:r w:rsidR="000D795E">
        <w:t xml:space="preserve"> в работе </w:t>
      </w:r>
      <w:r w:rsidR="000D795E" w:rsidRPr="00C833DF">
        <w:t>[</w:t>
      </w:r>
      <w:r w:rsidR="00FC3070">
        <w:fldChar w:fldCharType="begin"/>
      </w:r>
      <w:r w:rsidR="00FC3070">
        <w:instrText xml:space="preserve"> REF _Ref368586728 \r \h  \* MERGEFORMAT </w:instrText>
      </w:r>
      <w:r w:rsidR="00FC3070">
        <w:fldChar w:fldCharType="separate"/>
      </w:r>
      <w:ins w:id="2843" w:author="Tsaun" w:date="2017-02-22T15:30:00Z">
        <w:r w:rsidR="00226569">
          <w:t>70</w:t>
        </w:r>
      </w:ins>
      <w:ins w:id="2844" w:author="Томащик" w:date="2017-01-19T16:46:00Z">
        <w:del w:id="2845" w:author="Tsaun" w:date="2017-02-22T15:29:00Z">
          <w:r w:rsidR="002F5999" w:rsidDel="00226569">
            <w:delText>70</w:delText>
          </w:r>
        </w:del>
      </w:ins>
      <w:del w:id="2846" w:author="Tsaun" w:date="2017-02-22T15:29:00Z">
        <w:r w:rsidR="00ED7A3A" w:rsidDel="00226569">
          <w:delText>71</w:delText>
        </w:r>
      </w:del>
      <w:r w:rsidR="00FC3070">
        <w:fldChar w:fldCharType="end"/>
      </w:r>
      <w:r w:rsidR="000D795E" w:rsidRPr="00C833DF">
        <w:t>]</w:t>
      </w:r>
      <w:r w:rsidR="000D795E">
        <w:t xml:space="preserve">. </w:t>
      </w:r>
      <w:r w:rsidR="009510E2">
        <w:t xml:space="preserve">Уравнения модели коагуляции </w:t>
      </w:r>
      <w:r w:rsidR="00700317">
        <w:t xml:space="preserve">ПРОФИТ могут быть получены из </w:t>
      </w:r>
      <w:r w:rsidR="009510E2">
        <w:t>этой</w:t>
      </w:r>
      <w:r w:rsidR="00F92952" w:rsidRPr="00B208A8">
        <w:t xml:space="preserve"> </w:t>
      </w:r>
      <w:r w:rsidR="00F92952">
        <w:t>работы (</w:t>
      </w:r>
      <w:r w:rsidR="00EF2838">
        <w:t xml:space="preserve">а именно, из </w:t>
      </w:r>
      <w:r w:rsidR="00700317">
        <w:t>уравнени</w:t>
      </w:r>
      <w:r w:rsidR="00EF2838">
        <w:t>я</w:t>
      </w:r>
      <w:r w:rsidR="00F92952">
        <w:t xml:space="preserve"> </w:t>
      </w:r>
      <w:r w:rsidR="009510E2">
        <w:t>(</w:t>
      </w:r>
      <w:r w:rsidR="00F92952" w:rsidRPr="00B208A8">
        <w:t>13</w:t>
      </w:r>
      <w:r w:rsidR="009510E2" w:rsidRPr="00B208A8">
        <w:t>)</w:t>
      </w:r>
      <w:r w:rsidR="00F92952" w:rsidRPr="00B208A8">
        <w:t xml:space="preserve"> </w:t>
      </w:r>
      <w:r w:rsidR="00700317" w:rsidRPr="00C833DF">
        <w:t>[</w:t>
      </w:r>
      <w:r w:rsidR="00FC3070">
        <w:fldChar w:fldCharType="begin"/>
      </w:r>
      <w:r w:rsidR="00FC3070">
        <w:instrText xml:space="preserve"> REF _Ref368586728 \r \h  \* MERGEFORMAT </w:instrText>
      </w:r>
      <w:r w:rsidR="00FC3070">
        <w:fldChar w:fldCharType="separate"/>
      </w:r>
      <w:ins w:id="2847" w:author="Tsaun" w:date="2017-02-22T15:30:00Z">
        <w:r w:rsidR="00226569">
          <w:t>70</w:t>
        </w:r>
      </w:ins>
      <w:ins w:id="2848" w:author="Томащик" w:date="2017-01-19T16:46:00Z">
        <w:del w:id="2849" w:author="Tsaun" w:date="2017-02-22T15:29:00Z">
          <w:r w:rsidR="002F5999" w:rsidDel="00226569">
            <w:delText>70</w:delText>
          </w:r>
        </w:del>
      </w:ins>
      <w:del w:id="2850" w:author="Tsaun" w:date="2017-02-22T15:29:00Z">
        <w:r w:rsidR="00ED7A3A" w:rsidDel="00226569">
          <w:delText>71</w:delText>
        </w:r>
      </w:del>
      <w:r w:rsidR="00FC3070">
        <w:fldChar w:fldCharType="end"/>
      </w:r>
      <w:r w:rsidR="00700317" w:rsidRPr="00C833DF">
        <w:t>]</w:t>
      </w:r>
      <w:r w:rsidR="00700317">
        <w:t xml:space="preserve"> в форме</w:t>
      </w:r>
      <w:r w:rsidR="00EF2838">
        <w:t xml:space="preserve"> закона сохранения массы, т.е. </w:t>
      </w:r>
      <w:r w:rsidR="009510E2">
        <w:t xml:space="preserve">при </w:t>
      </w:r>
      <w:r w:rsidR="002B302F">
        <w:t>γ</w:t>
      </w:r>
      <w:r w:rsidR="00700317">
        <w:t>=1</w:t>
      </w:r>
      <w:r w:rsidR="00EF2838">
        <w:t xml:space="preserve"> и</w:t>
      </w:r>
      <w:r w:rsidR="002B302F">
        <w:t xml:space="preserve"> α=ρ</w:t>
      </w:r>
      <w:r w:rsidR="00EF2838">
        <w:t>)</w:t>
      </w:r>
      <w:r w:rsidR="00700317">
        <w:t xml:space="preserve"> </w:t>
      </w:r>
      <w:r w:rsidR="00700317" w:rsidRPr="00B208A8">
        <w:t xml:space="preserve">с учетом ранее </w:t>
      </w:r>
      <w:r w:rsidR="00EF2838" w:rsidRPr="00B208A8">
        <w:t>введенного геометрическо</w:t>
      </w:r>
      <w:r w:rsidR="00700317" w:rsidRPr="00B208A8">
        <w:t xml:space="preserve">го ограничения и дополнительных предположений о малости квадратичных членов </w:t>
      </w:r>
      <w:r w:rsidR="00EF2838" w:rsidRPr="00B208A8">
        <w:t xml:space="preserve">секционных </w:t>
      </w:r>
      <w:r w:rsidR="00700317" w:rsidRPr="00B208A8">
        <w:t>к</w:t>
      </w:r>
      <w:r w:rsidR="002B302F" w:rsidRPr="00B208A8">
        <w:t>о</w:t>
      </w:r>
      <w:r w:rsidR="00700317" w:rsidRPr="00B208A8">
        <w:t>эффициентов коаг</w:t>
      </w:r>
      <w:r w:rsidR="002B302F" w:rsidRPr="00B208A8">
        <w:t>уля</w:t>
      </w:r>
      <w:r w:rsidR="00EF2838" w:rsidRPr="00B208A8">
        <w:t xml:space="preserve">ции </w:t>
      </w:r>
      <w:r w:rsidR="00EF2838" w:rsidRPr="00C833DF">
        <w:t>[</w:t>
      </w:r>
      <w:r w:rsidR="00FC3070">
        <w:fldChar w:fldCharType="begin"/>
      </w:r>
      <w:r w:rsidR="00FC3070">
        <w:instrText xml:space="preserve"> REF _Ref368586728 \r \h  \* MERGEFORMAT </w:instrText>
      </w:r>
      <w:r w:rsidR="00FC3070">
        <w:fldChar w:fldCharType="separate"/>
      </w:r>
      <w:ins w:id="2851" w:author="Tsaun" w:date="2017-02-22T15:30:00Z">
        <w:r w:rsidR="00226569">
          <w:t>70</w:t>
        </w:r>
      </w:ins>
      <w:ins w:id="2852" w:author="Томащик" w:date="2017-01-19T16:46:00Z">
        <w:del w:id="2853" w:author="Tsaun" w:date="2017-02-22T15:29:00Z">
          <w:r w:rsidR="002F5999" w:rsidDel="00226569">
            <w:delText>70</w:delText>
          </w:r>
        </w:del>
      </w:ins>
      <w:del w:id="2854" w:author="Tsaun" w:date="2017-02-22T15:29:00Z">
        <w:r w:rsidR="00ED7A3A" w:rsidDel="00226569">
          <w:delText>71</w:delText>
        </w:r>
      </w:del>
      <w:r w:rsidR="00FC3070">
        <w:fldChar w:fldCharType="end"/>
      </w:r>
      <w:r w:rsidR="00EF2838" w:rsidRPr="00C833DF">
        <w:t>]</w:t>
      </w:r>
      <w:r w:rsidR="00EF2838">
        <w:t>, вну</w:t>
      </w:r>
      <w:r w:rsidR="009510E2">
        <w:t xml:space="preserve">трисекционных и межсекционных, </w:t>
      </w:r>
      <w:r w:rsidR="002B302F" w:rsidRPr="00B208A8">
        <w:t>и слабой зависимости ядра коагуляции от размера частиц в пределах размерного класса</w:t>
      </w:r>
      <w:r w:rsidR="00700317">
        <w:t>.</w:t>
      </w:r>
    </w:p>
    <w:p w:rsidR="00044620" w:rsidRDefault="00F43ADE" w:rsidP="006C560E">
      <w:pPr>
        <w:pStyle w:val="af3"/>
      </w:pPr>
      <w:r>
        <w:t>Фина</w:t>
      </w:r>
      <w:r w:rsidR="00700317">
        <w:t>льно в модуле ПРОФИТ решается</w:t>
      </w:r>
      <w:r w:rsidR="000D795E">
        <w:t xml:space="preserve"> </w:t>
      </w:r>
      <w:r w:rsidR="004E2220">
        <w:t>сле</w:t>
      </w:r>
      <w:r w:rsidR="00700317">
        <w:t>дующая система</w:t>
      </w:r>
      <w:r w:rsidR="00835F8B">
        <w:t xml:space="preserve"> из </w:t>
      </w:r>
      <w:r w:rsidR="00835F8B" w:rsidRPr="00835F8B">
        <w:rPr>
          <w:i/>
        </w:rPr>
        <w:t>K</w:t>
      </w:r>
      <w:r w:rsidR="00835F8B">
        <w:t xml:space="preserve"> уравнений для </w:t>
      </w:r>
      <w:r w:rsidR="000D795E">
        <w:t xml:space="preserve">полной числовой концентрации частиц </w:t>
      </w:r>
      <w:r w:rsidR="000D795E" w:rsidRPr="00CF0855">
        <w:rPr>
          <w:i/>
          <w:lang w:val="en-US"/>
        </w:rPr>
        <w:t>N</w:t>
      </w:r>
      <w:r w:rsidR="000D795E" w:rsidRPr="000D795E">
        <w:rPr>
          <w:i/>
          <w:vertAlign w:val="subscript"/>
          <w:lang w:val="en-US"/>
        </w:rPr>
        <w:t>l</w:t>
      </w:r>
      <w:r w:rsidR="000D795E" w:rsidRPr="00B208A8">
        <w:rPr>
          <w:i/>
          <w:vertAlign w:val="subscript"/>
        </w:rPr>
        <w:t xml:space="preserve">  </w:t>
      </w:r>
      <w:commentRangeStart w:id="2855"/>
      <w:r w:rsidR="000D795E" w:rsidRPr="000D795E">
        <w:t>во фракции</w:t>
      </w:r>
      <w:commentRangeEnd w:id="2855"/>
      <w:r w:rsidR="00EF2250">
        <w:rPr>
          <w:rStyle w:val="afffffd"/>
          <w:lang w:val="en-US"/>
        </w:rPr>
        <w:commentReference w:id="2855"/>
      </w:r>
      <w:r w:rsidR="004E2220">
        <w:t>:</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4C54D2" w:rsidRDefault="000837ED" w:rsidP="00B52829">
            <w:pPr>
              <w:pStyle w:val="af3"/>
              <w:ind w:firstLine="0"/>
              <w:rPr>
                <w:position w:val="-28"/>
              </w:rPr>
            </w:pPr>
            <w:r>
              <w:rPr>
                <w:noProof/>
                <w:position w:val="-28"/>
              </w:rPr>
              <w:drawing>
                <wp:inline distT="0" distB="0" distL="0" distR="0">
                  <wp:extent cx="4374515" cy="431800"/>
                  <wp:effectExtent l="0" t="0" r="0" b="0"/>
                  <wp:docPr id="288"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494"/>
                          <a:srcRect/>
                          <a:stretch>
                            <a:fillRect/>
                          </a:stretch>
                        </pic:blipFill>
                        <pic:spPr bwMode="auto">
                          <a:xfrm>
                            <a:off x="0" y="0"/>
                            <a:ext cx="4374515" cy="431800"/>
                          </a:xfrm>
                          <a:prstGeom prst="rect">
                            <a:avLst/>
                          </a:prstGeom>
                          <a:noFill/>
                          <a:ln w="9525">
                            <a:noFill/>
                            <a:miter lim="800000"/>
                            <a:headEnd/>
                            <a:tailEnd/>
                          </a:ln>
                        </pic:spPr>
                      </pic:pic>
                    </a:graphicData>
                  </a:graphic>
                </wp:inline>
              </w:drawing>
            </w:r>
            <w:r w:rsidR="00B52829" w:rsidRPr="004C54D2">
              <w:rPr>
                <w:position w:val="-28"/>
              </w:rPr>
              <w:t xml:space="preserve">, </w:t>
            </w:r>
          </w:p>
          <w:p w:rsidR="00B52829" w:rsidRPr="00B52829" w:rsidRDefault="00B52829" w:rsidP="00B52829">
            <w:pPr>
              <w:pStyle w:val="af3"/>
              <w:rPr>
                <w:lang w:val="en-US"/>
              </w:rPr>
            </w:pPr>
            <w:r w:rsidRPr="004C54D2">
              <w:rPr>
                <w:i/>
              </w:rPr>
              <w:t>l=1,2,…, K</w:t>
            </w:r>
          </w:p>
        </w:tc>
        <w:tc>
          <w:tcPr>
            <w:tcW w:w="1268" w:type="dxa"/>
            <w:vAlign w:val="center"/>
          </w:tcPr>
          <w:p w:rsidR="00B52829" w:rsidRPr="004C54D2" w:rsidRDefault="00B52829" w:rsidP="00B52829">
            <w:pPr>
              <w:pStyle w:val="affffffffff"/>
            </w:pPr>
            <w:bookmarkStart w:id="2856" w:name="_Ref470519802"/>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857" w:author="Tsaun" w:date="2017-02-22T15:30:00Z">
              <w:r w:rsidR="00226569">
                <w:rPr>
                  <w:noProof/>
                </w:rPr>
                <w:t>69</w:t>
              </w:r>
            </w:ins>
            <w:ins w:id="2858" w:author="Томащик" w:date="2017-01-19T16:46:00Z">
              <w:del w:id="2859" w:author="Tsaun" w:date="2017-01-30T16:31:00Z">
                <w:r w:rsidR="002F5999" w:rsidDel="00A53AF7">
                  <w:rPr>
                    <w:noProof/>
                  </w:rPr>
                  <w:delText>70</w:delText>
                </w:r>
              </w:del>
            </w:ins>
            <w:del w:id="2860" w:author="Tsaun" w:date="2017-01-30T16:31:00Z">
              <w:r w:rsidR="00B04480" w:rsidRPr="004C54D2" w:rsidDel="00A53AF7">
                <w:rPr>
                  <w:noProof/>
                </w:rPr>
                <w:delText>65</w:delText>
              </w:r>
            </w:del>
            <w:r w:rsidR="00FF21EC" w:rsidRPr="004C54D2">
              <w:fldChar w:fldCharType="end"/>
            </w:r>
            <w:r w:rsidRPr="004C54D2">
              <w:t>)</w:t>
            </w:r>
            <w:bookmarkEnd w:id="2856"/>
          </w:p>
        </w:tc>
      </w:tr>
    </w:tbl>
    <w:p w:rsidR="004D5D89" w:rsidRDefault="006C560E" w:rsidP="002F3BAA">
      <w:pPr>
        <w:rPr>
          <w:position w:val="-44"/>
        </w:rPr>
      </w:pPr>
      <w:r w:rsidRPr="0031661E">
        <w:rPr>
          <w:rFonts w:eastAsia="Calibri"/>
          <w:szCs w:val="20"/>
          <w:lang w:eastAsia="ru-RU"/>
        </w:rPr>
        <w:t>где</w:t>
      </w:r>
      <w:r w:rsidR="002F3BAA" w:rsidRPr="0031661E">
        <w:rPr>
          <w:rFonts w:eastAsia="Calibri"/>
          <w:szCs w:val="20"/>
          <w:lang w:eastAsia="ru-RU"/>
        </w:rPr>
        <w:t xml:space="preserve"> </w:t>
      </w:r>
      <w:r w:rsidR="000837ED">
        <w:rPr>
          <w:noProof/>
          <w:position w:val="-44"/>
          <w:lang w:eastAsia="ru-RU"/>
        </w:rPr>
        <w:drawing>
          <wp:inline distT="0" distB="0" distL="0" distR="0">
            <wp:extent cx="951230" cy="636270"/>
            <wp:effectExtent l="19050" t="0" r="0" b="0"/>
            <wp:docPr id="289"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495"/>
                    <a:srcRect/>
                    <a:stretch>
                      <a:fillRect/>
                    </a:stretch>
                  </pic:blipFill>
                  <pic:spPr bwMode="auto">
                    <a:xfrm>
                      <a:off x="0" y="0"/>
                      <a:ext cx="951230" cy="636270"/>
                    </a:xfrm>
                    <a:prstGeom prst="rect">
                      <a:avLst/>
                    </a:prstGeom>
                    <a:noFill/>
                    <a:ln w="9525">
                      <a:noFill/>
                      <a:miter lim="800000"/>
                      <a:headEnd/>
                      <a:tailEnd/>
                    </a:ln>
                  </pic:spPr>
                </pic:pic>
              </a:graphicData>
            </a:graphic>
          </wp:inline>
        </w:drawing>
      </w:r>
    </w:p>
    <w:p w:rsidR="004C79F1" w:rsidRDefault="000837ED" w:rsidP="002F3BAA">
      <w:pPr>
        <w:rPr>
          <w:position w:val="-44"/>
        </w:rPr>
      </w:pPr>
      <w:r>
        <w:rPr>
          <w:noProof/>
          <w:position w:val="-30"/>
          <w:lang w:eastAsia="ru-RU"/>
        </w:rPr>
        <w:drawing>
          <wp:inline distT="0" distB="0" distL="0" distR="0">
            <wp:extent cx="965835" cy="461010"/>
            <wp:effectExtent l="0" t="0" r="5715" b="0"/>
            <wp:docPr id="290"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496"/>
                    <a:srcRect/>
                    <a:stretch>
                      <a:fillRect/>
                    </a:stretch>
                  </pic:blipFill>
                  <pic:spPr bwMode="auto">
                    <a:xfrm>
                      <a:off x="0" y="0"/>
                      <a:ext cx="965835" cy="461010"/>
                    </a:xfrm>
                    <a:prstGeom prst="rect">
                      <a:avLst/>
                    </a:prstGeom>
                    <a:noFill/>
                    <a:ln w="9525">
                      <a:noFill/>
                      <a:miter lim="800000"/>
                      <a:headEnd/>
                      <a:tailEnd/>
                    </a:ln>
                  </pic:spPr>
                </pic:pic>
              </a:graphicData>
            </a:graphic>
          </wp:inline>
        </w:drawing>
      </w:r>
      <w:r w:rsidR="00347E13">
        <w:rPr>
          <w:position w:val="-44"/>
        </w:rPr>
        <w:t>,</w:t>
      </w:r>
    </w:p>
    <w:p w:rsidR="002F3BAA" w:rsidRPr="0031661E" w:rsidRDefault="002F3BAA" w:rsidP="002F3BAA">
      <w:pPr>
        <w:rPr>
          <w:rFonts w:eastAsia="Calibri"/>
          <w:szCs w:val="20"/>
          <w:lang w:eastAsia="ru-RU"/>
        </w:rPr>
      </w:pPr>
      <w:r w:rsidRPr="0031661E">
        <w:rPr>
          <w:rFonts w:eastAsia="Calibri"/>
          <w:i/>
          <w:szCs w:val="20"/>
          <w:lang w:eastAsia="ru-RU"/>
        </w:rPr>
        <w:t>Φ</w:t>
      </w:r>
      <w:r w:rsidRPr="0031661E">
        <w:rPr>
          <w:rFonts w:eastAsia="Calibri"/>
          <w:i/>
          <w:szCs w:val="20"/>
          <w:vertAlign w:val="subscript"/>
          <w:lang w:eastAsia="ru-RU"/>
        </w:rPr>
        <w:t>l,m</w:t>
      </w:r>
      <w:r w:rsidRPr="0031661E">
        <w:rPr>
          <w:rFonts w:eastAsia="Calibri"/>
          <w:szCs w:val="20"/>
          <w:vertAlign w:val="subscript"/>
          <w:lang w:eastAsia="ru-RU"/>
        </w:rPr>
        <w:t xml:space="preserve"> </w:t>
      </w:r>
      <w:r w:rsidR="00347E13">
        <w:rPr>
          <w:rFonts w:eastAsia="Calibri"/>
          <w:szCs w:val="20"/>
          <w:lang w:eastAsia="ru-RU"/>
        </w:rPr>
        <w:t>- ядро коагуляции</w:t>
      </w:r>
      <w:r w:rsidR="0031661E">
        <w:rPr>
          <w:rFonts w:eastAsia="Calibri"/>
          <w:szCs w:val="20"/>
          <w:lang w:eastAsia="ru-RU"/>
        </w:rPr>
        <w:t>.</w:t>
      </w:r>
    </w:p>
    <w:p w:rsidR="00577F08" w:rsidRDefault="00577F08" w:rsidP="002F3BAA">
      <w:pPr>
        <w:ind w:firstLine="0"/>
      </w:pPr>
    </w:p>
    <w:p w:rsidR="006E56AF" w:rsidRDefault="00354675" w:rsidP="00354675">
      <w:pPr>
        <w:pStyle w:val="af3"/>
      </w:pPr>
      <w:r>
        <w:t xml:space="preserve">8.  При вычислении ядер коагуляции </w:t>
      </w:r>
      <w:r w:rsidR="00B208A8">
        <w:t xml:space="preserve">используются </w:t>
      </w:r>
      <w:r w:rsidR="00347E13">
        <w:t>представительный</w:t>
      </w:r>
      <w:r w:rsidR="006E56AF">
        <w:t xml:space="preserve"> </w:t>
      </w:r>
      <w:r>
        <w:t>размер частиц</w:t>
      </w:r>
      <w:ins w:id="2861" w:author="Tatiana Yudina" w:date="2016-11-10T13:50:00Z">
        <w:r w:rsidR="00051D1D">
          <w:t xml:space="preserve"> </w:t>
        </w:r>
      </w:ins>
      <w:r w:rsidR="00347E13">
        <w:t>групп, который вычисляе</w:t>
      </w:r>
      <w:r w:rsidR="006E56AF">
        <w:t xml:space="preserve">тся по формуле </w:t>
      </w:r>
    </w:p>
    <w:tbl>
      <w:tblPr>
        <w:tblW w:w="9206" w:type="dxa"/>
        <w:tblInd w:w="648" w:type="dxa"/>
        <w:tblLook w:val="01E0" w:firstRow="1" w:lastRow="1" w:firstColumn="1" w:lastColumn="1" w:noHBand="0" w:noVBand="0"/>
      </w:tblPr>
      <w:tblGrid>
        <w:gridCol w:w="7930"/>
        <w:gridCol w:w="1276"/>
      </w:tblGrid>
      <w:tr w:rsidR="00B52829" w:rsidRPr="00490FF7" w:rsidTr="00B52829">
        <w:tc>
          <w:tcPr>
            <w:tcW w:w="7938" w:type="dxa"/>
            <w:vAlign w:val="center"/>
          </w:tcPr>
          <w:p w:rsidR="00B52829" w:rsidRPr="00B52829" w:rsidRDefault="000837ED" w:rsidP="00B52829">
            <w:pPr>
              <w:pStyle w:val="1-6"/>
              <w:ind w:firstLine="0"/>
              <w:rPr>
                <w:lang w:val="en-US"/>
              </w:rPr>
            </w:pPr>
            <w:r>
              <w:rPr>
                <w:noProof/>
              </w:rPr>
              <w:drawing>
                <wp:inline distT="0" distB="0" distL="0" distR="0">
                  <wp:extent cx="1250950" cy="394970"/>
                  <wp:effectExtent l="0" t="0" r="0" b="0"/>
                  <wp:docPr id="291"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497"/>
                          <a:srcRect/>
                          <a:stretch>
                            <a:fillRect/>
                          </a:stretch>
                        </pic:blipFill>
                        <pic:spPr bwMode="auto">
                          <a:xfrm>
                            <a:off x="0" y="0"/>
                            <a:ext cx="1250950" cy="394970"/>
                          </a:xfrm>
                          <a:prstGeom prst="rect">
                            <a:avLst/>
                          </a:prstGeom>
                          <a:noFill/>
                          <a:ln w="9525">
                            <a:noFill/>
                            <a:miter lim="800000"/>
                            <a:headEnd/>
                            <a:tailEnd/>
                          </a:ln>
                        </pic:spPr>
                      </pic:pic>
                    </a:graphicData>
                  </a:graphic>
                </wp:inline>
              </w:drawing>
            </w:r>
          </w:p>
        </w:tc>
        <w:tc>
          <w:tcPr>
            <w:tcW w:w="1268"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2862" w:author="Tsaun" w:date="2017-02-22T15:30:00Z">
              <w:r w:rsidR="00226569">
                <w:rPr>
                  <w:noProof/>
                </w:rPr>
                <w:t>70</w:t>
              </w:r>
            </w:ins>
            <w:ins w:id="2863" w:author="Томащик" w:date="2017-01-19T16:46:00Z">
              <w:del w:id="2864" w:author="Tsaun" w:date="2017-01-30T16:31:00Z">
                <w:r w:rsidR="002F5999" w:rsidDel="00A53AF7">
                  <w:rPr>
                    <w:noProof/>
                  </w:rPr>
                  <w:delText>71</w:delText>
                </w:r>
              </w:del>
            </w:ins>
            <w:del w:id="2865" w:author="Tsaun" w:date="2017-01-30T16:31:00Z">
              <w:r w:rsidR="00B04480" w:rsidRPr="004C54D2" w:rsidDel="00A53AF7">
                <w:rPr>
                  <w:noProof/>
                </w:rPr>
                <w:delText>66</w:delText>
              </w:r>
            </w:del>
            <w:r w:rsidR="00FF21EC" w:rsidRPr="004C54D2">
              <w:fldChar w:fldCharType="end"/>
            </w:r>
            <w:r w:rsidRPr="004C54D2">
              <w:t>)</w:t>
            </w:r>
          </w:p>
        </w:tc>
      </w:tr>
    </w:tbl>
    <w:p w:rsidR="00577F08" w:rsidRDefault="00D80136" w:rsidP="00B72A74">
      <w:pPr>
        <w:pStyle w:val="af3"/>
      </w:pPr>
      <w:r>
        <w:t>С</w:t>
      </w:r>
      <w:r w:rsidR="00A252D9">
        <w:t xml:space="preserve">истема </w:t>
      </w:r>
      <w:r w:rsidR="00FF21EC">
        <w:fldChar w:fldCharType="begin"/>
      </w:r>
      <w:r w:rsidR="00B5588E">
        <w:instrText xml:space="preserve"> REF _Ref470519802 \h </w:instrText>
      </w:r>
      <w:r w:rsidR="00FF21EC">
        <w:fldChar w:fldCharType="separate"/>
      </w:r>
      <w:ins w:id="2866" w:author="Tsaun" w:date="2017-02-22T15:30:00Z">
        <w:r w:rsidR="00226569" w:rsidRPr="004C54D2">
          <w:t>(</w:t>
        </w:r>
        <w:r w:rsidR="00226569">
          <w:rPr>
            <w:noProof/>
          </w:rPr>
          <w:t>1</w:t>
        </w:r>
        <w:r w:rsidR="00226569" w:rsidRPr="004C54D2">
          <w:t>.</w:t>
        </w:r>
        <w:r w:rsidR="00226569">
          <w:rPr>
            <w:noProof/>
          </w:rPr>
          <w:t>69</w:t>
        </w:r>
        <w:r w:rsidR="00226569" w:rsidRPr="004C54D2">
          <w:t>)</w:t>
        </w:r>
      </w:ins>
      <w:ins w:id="2867" w:author="Томащик" w:date="2017-01-19T16:46:00Z">
        <w:del w:id="2868"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70</w:delText>
          </w:r>
          <w:r w:rsidR="002F5999" w:rsidRPr="004C54D2" w:rsidDel="00226569">
            <w:delText>)</w:delText>
          </w:r>
        </w:del>
      </w:ins>
      <w:del w:id="2869"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65</w:delText>
        </w:r>
        <w:r w:rsidR="00B04480" w:rsidRPr="002E146E" w:rsidDel="00226569">
          <w:delText>)</w:delText>
        </w:r>
      </w:del>
      <w:r w:rsidR="00FF21EC">
        <w:fldChar w:fldCharType="end"/>
      </w:r>
      <w:r w:rsidR="00B208A8">
        <w:t xml:space="preserve"> </w:t>
      </w:r>
      <w:r w:rsidR="00A252D9">
        <w:t xml:space="preserve">решается методом Рунге-Кутта </w:t>
      </w:r>
      <w:commentRangeStart w:id="2870"/>
      <w:r w:rsidR="00A252D9">
        <w:t xml:space="preserve">шестого </w:t>
      </w:r>
      <w:commentRangeEnd w:id="2870"/>
      <w:r w:rsidR="00700317">
        <w:rPr>
          <w:rStyle w:val="afffffd"/>
          <w:lang w:val="en-US"/>
        </w:rPr>
        <w:commentReference w:id="2870"/>
      </w:r>
      <w:r w:rsidR="00A252D9" w:rsidRPr="007B511C">
        <w:rPr>
          <w:highlight w:val="red"/>
        </w:rPr>
        <w:t>порядка</w:t>
      </w:r>
      <w:r w:rsidR="002F3BAA" w:rsidRPr="007B511C">
        <w:rPr>
          <w:highlight w:val="red"/>
        </w:rPr>
        <w:t xml:space="preserve"> точности</w:t>
      </w:r>
      <w:r w:rsidR="002F3BAA">
        <w:t>.</w:t>
      </w:r>
    </w:p>
    <w:p w:rsidR="0031661E" w:rsidRDefault="0031661E" w:rsidP="00B72A74">
      <w:pPr>
        <w:pStyle w:val="af3"/>
        <w:rPr>
          <w:ins w:id="2871" w:author="Шайтан-машина" w:date="2017-01-06T16:35:00Z"/>
        </w:rPr>
      </w:pPr>
      <w:r>
        <w:lastRenderedPageBreak/>
        <w:t xml:space="preserve">Отметим, что </w:t>
      </w:r>
      <w:r w:rsidR="00F83498">
        <w:t>в записи системы</w:t>
      </w:r>
      <w:r>
        <w:t xml:space="preserve"> уравнений </w:t>
      </w:r>
      <w:r w:rsidR="00FF21EC">
        <w:fldChar w:fldCharType="begin"/>
      </w:r>
      <w:r w:rsidR="00B5588E">
        <w:instrText xml:space="preserve"> REF _Ref470519802 \h </w:instrText>
      </w:r>
      <w:r w:rsidR="00FF21EC">
        <w:fldChar w:fldCharType="separate"/>
      </w:r>
      <w:ins w:id="2872" w:author="Tsaun" w:date="2017-02-22T15:30:00Z">
        <w:r w:rsidR="00226569" w:rsidRPr="004C54D2">
          <w:t>(</w:t>
        </w:r>
        <w:r w:rsidR="00226569">
          <w:rPr>
            <w:noProof/>
          </w:rPr>
          <w:t>1</w:t>
        </w:r>
        <w:r w:rsidR="00226569" w:rsidRPr="004C54D2">
          <w:t>.</w:t>
        </w:r>
        <w:r w:rsidR="00226569">
          <w:rPr>
            <w:noProof/>
          </w:rPr>
          <w:t>69</w:t>
        </w:r>
        <w:r w:rsidR="00226569" w:rsidRPr="004C54D2">
          <w:t>)</w:t>
        </w:r>
      </w:ins>
      <w:ins w:id="2873" w:author="Томащик" w:date="2017-01-19T16:46:00Z">
        <w:del w:id="2874"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70</w:delText>
          </w:r>
          <w:r w:rsidR="002F5999" w:rsidRPr="004C54D2" w:rsidDel="00226569">
            <w:delText>)</w:delText>
          </w:r>
        </w:del>
      </w:ins>
      <w:del w:id="2875"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65</w:delText>
        </w:r>
        <w:r w:rsidR="00B04480" w:rsidRPr="002E146E" w:rsidDel="00226569">
          <w:delText>)</w:delText>
        </w:r>
      </w:del>
      <w:r w:rsidR="00FF21EC">
        <w:fldChar w:fldCharType="end"/>
      </w:r>
      <w:r>
        <w:t xml:space="preserve"> </w:t>
      </w:r>
      <w:r w:rsidR="00F83498">
        <w:t xml:space="preserve">во избежание излишней перегруженности опущен индекс гидравлической ячейки </w:t>
      </w:r>
      <w:r w:rsidR="00F83498" w:rsidRPr="00835F8B">
        <w:rPr>
          <w:i/>
          <w:lang w:val="en-US"/>
        </w:rPr>
        <w:t>i</w:t>
      </w:r>
      <w:r w:rsidR="00F83498">
        <w:t>. Но следует понимать, что система (P3) решается в каждой гидравлической ячейке.</w:t>
      </w:r>
    </w:p>
    <w:p w:rsidR="001B676A" w:rsidRDefault="001B676A" w:rsidP="00B72A74">
      <w:pPr>
        <w:pStyle w:val="af3"/>
        <w:rPr>
          <w:ins w:id="2876" w:author="Шайтан-машина" w:date="2017-01-06T15:31:00Z"/>
        </w:rPr>
      </w:pPr>
    </w:p>
    <w:p w:rsidR="001B676A" w:rsidRDefault="001B676A" w:rsidP="001B676A">
      <w:pPr>
        <w:pStyle w:val="4"/>
        <w:rPr>
          <w:ins w:id="2877" w:author="Шайтан-машина" w:date="2017-01-06T16:34:00Z"/>
        </w:rPr>
      </w:pPr>
      <w:ins w:id="2878" w:author="Шайтан-машина" w:date="2017-01-06T16:36:00Z">
        <w:r>
          <w:t>Образование частиц в результате нуклеации</w:t>
        </w:r>
      </w:ins>
    </w:p>
    <w:p w:rsidR="001B676A" w:rsidRPr="00EE182E" w:rsidRDefault="001B676A" w:rsidP="001B676A">
      <w:pPr>
        <w:ind w:firstLine="709"/>
        <w:rPr>
          <w:ins w:id="2879" w:author="Шайтан-машина" w:date="2017-01-06T16:34:00Z"/>
        </w:rPr>
      </w:pPr>
      <w:ins w:id="2880" w:author="Шайтан-машина" w:date="2017-01-06T16:37:00Z">
        <w:r>
          <w:t>По умолчанию для моделирования изменения числа частиц в результате нуклеации используется модель (1.29)</w:t>
        </w:r>
      </w:ins>
      <w:ins w:id="2881" w:author="Шайтан-машина" w:date="2017-01-06T16:38:00Z">
        <w:r>
          <w:t xml:space="preserve">. В рамках данной модели </w:t>
        </w:r>
      </w:ins>
      <w:ins w:id="2882" w:author="Шайтан-машина" w:date="2017-01-06T16:34:00Z">
        <w:del w:id="2883" w:author="Шайтан-машина" w:date="2017-01-06T16:38:00Z">
          <w:r w:rsidDel="001B676A">
            <w:delText>В</w:delText>
          </w:r>
        </w:del>
      </w:ins>
      <w:ins w:id="2884" w:author="Шайтан-машина" w:date="2017-01-06T16:38:00Z">
        <w:r>
          <w:t>в</w:t>
        </w:r>
      </w:ins>
      <w:ins w:id="2885" w:author="Шайтан-машина" w:date="2017-01-06T16:34:00Z">
        <w:r>
          <w:t xml:space="preserve">клад в увеличение общей числовой концентрации частиц в </w:t>
        </w:r>
        <w:r w:rsidRPr="00F9305A">
          <w:t xml:space="preserve">размерном классе </w:t>
        </w:r>
        <w:r w:rsidRPr="00F9305A">
          <w:rPr>
            <w:i/>
            <w:lang w:val="en-US"/>
          </w:rPr>
          <w:t>l</w:t>
        </w:r>
        <w:r w:rsidRPr="00FC3654">
          <w:t xml:space="preserve"> из-за нуклеации дают </w:t>
        </w:r>
        <w:r>
          <w:t xml:space="preserve">пары </w:t>
        </w:r>
        <w:r w:rsidRPr="00FC3654">
          <w:t xml:space="preserve">всех </w:t>
        </w:r>
        <w:r>
          <w:t xml:space="preserve">химических элементов </w:t>
        </w:r>
        <w:r w:rsidRPr="0043316B">
          <w:rPr>
            <w:i/>
            <w:lang w:val="en-US"/>
          </w:rPr>
          <w:t>a</w:t>
        </w:r>
        <w:r w:rsidRPr="00FC3654">
          <w:rPr>
            <w:i/>
          </w:rPr>
          <w:t xml:space="preserve">, </w:t>
        </w:r>
        <w:r>
          <w:t>для которых создались условия пересыщения</w:t>
        </w:r>
        <w:r w:rsidRPr="00FC3654">
          <w:rPr>
            <w:i/>
          </w:rPr>
          <w:t xml:space="preserve"> </w:t>
        </w:r>
        <w:r w:rsidRPr="00FC3654">
          <w:t>(</w:t>
        </w:r>
        <w:r>
          <w:t>степень</w:t>
        </w:r>
        <w:r w:rsidRPr="00FC3654">
          <w:t xml:space="preserve"> пересыщения больше </w:t>
        </w:r>
        <w:r w:rsidRPr="00FC3654">
          <w:rPr>
            <w:highlight w:val="red"/>
          </w:rPr>
          <w:t>4</w:t>
        </w:r>
        <w:r>
          <w:rPr>
            <w:highlight w:val="red"/>
          </w:rPr>
          <w:t>?</w:t>
        </w:r>
        <w:r w:rsidRPr="00FC3654">
          <w:rPr>
            <w:highlight w:val="red"/>
          </w:rPr>
          <w:t>)</w:t>
        </w:r>
        <w:r w:rsidRPr="00FC3654">
          <w:rPr>
            <w:i/>
          </w:rPr>
          <w:t xml:space="preserve"> </w:t>
        </w:r>
        <w:r w:rsidRPr="00FC3654">
          <w:t xml:space="preserve">и критический размер зародышей которых </w:t>
        </w:r>
        <w:r w:rsidRPr="002804F7">
          <w:t>попадает</w:t>
        </w:r>
        <w:r>
          <w:t xml:space="preserve"> в размерный интервал данного класса</w:t>
        </w:r>
        <w:r w:rsidRPr="00FC3654">
          <w:rPr>
            <w:i/>
          </w:rPr>
          <w:t xml:space="preserve">. </w:t>
        </w:r>
        <w:r w:rsidRPr="00FC3654">
          <w:t xml:space="preserve"> Количественное изменение </w:t>
        </w:r>
        <w:r>
          <w:t xml:space="preserve">общей числовой концентрации в группе из-за нуклеации паров определяется как полная масса частиц-зародышей критических размеров </w:t>
        </w:r>
        <w:r w:rsidR="002F4240">
          <w:rPr>
            <w:noProof/>
            <w:position w:val="-12"/>
            <w:lang w:eastAsia="ru-RU"/>
            <w:rPrChange w:id="2886">
              <w:rPr>
                <w:noProof/>
                <w:lang w:eastAsia="ru-RU"/>
              </w:rPr>
            </w:rPrChange>
          </w:rPr>
          <w:drawing>
            <wp:inline distT="0" distB="0" distL="0" distR="0">
              <wp:extent cx="453390" cy="219710"/>
              <wp:effectExtent l="0" t="0" r="3810" b="0"/>
              <wp:docPr id="292"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498"/>
                      <a:srcRect/>
                      <a:stretch>
                        <a:fillRect/>
                      </a:stretch>
                    </pic:blipFill>
                    <pic:spPr bwMode="auto">
                      <a:xfrm>
                        <a:off x="0" y="0"/>
                        <a:ext cx="453390" cy="219710"/>
                      </a:xfrm>
                      <a:prstGeom prst="rect">
                        <a:avLst/>
                      </a:prstGeom>
                      <a:noFill/>
                      <a:ln w="9525">
                        <a:noFill/>
                        <a:miter lim="800000"/>
                        <a:headEnd/>
                        <a:tailEnd/>
                      </a:ln>
                    </pic:spPr>
                  </pic:pic>
                </a:graphicData>
              </a:graphic>
            </wp:inline>
          </w:drawing>
        </w:r>
        <w:r w:rsidRPr="00FC3654">
          <w:t xml:space="preserve">, отнесенная к произведению эффективной плотности </w:t>
        </w:r>
        <w:r>
          <w:t xml:space="preserve">материала </w:t>
        </w:r>
        <w:r w:rsidRPr="00FC3654">
          <w:t xml:space="preserve">частиц аэрозоля </w:t>
        </w:r>
        <w:r w:rsidRPr="00BA230F">
          <w:rPr>
            <w:i/>
            <w:lang w:val="en-US"/>
          </w:rPr>
          <w:t>ρ</w:t>
        </w:r>
        <w:r w:rsidRPr="00FC3654">
          <w:t xml:space="preserve"> и </w:t>
        </w:r>
        <w:r>
          <w:t>представительного</w:t>
        </w:r>
        <w:r w:rsidRPr="00FC3654">
          <w:t xml:space="preserve"> размера частиц</w:t>
        </w:r>
        <w:r>
          <w:t xml:space="preserve"> </w:t>
        </w:r>
        <w:r w:rsidRPr="00FC3654">
          <w:t xml:space="preserve">группы </w:t>
        </w:r>
        <w:r w:rsidR="002F4240">
          <w:rPr>
            <w:noProof/>
            <w:position w:val="-14"/>
            <w:lang w:eastAsia="ru-RU"/>
            <w:rPrChange w:id="2887">
              <w:rPr>
                <w:noProof/>
                <w:lang w:eastAsia="ru-RU"/>
              </w:rPr>
            </w:rPrChange>
          </w:rPr>
          <w:drawing>
            <wp:inline distT="0" distB="0" distL="0" distR="0">
              <wp:extent cx="548640" cy="226695"/>
              <wp:effectExtent l="0" t="0" r="0" b="0"/>
              <wp:docPr id="293"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499"/>
                      <a:srcRect/>
                      <a:stretch>
                        <a:fillRect/>
                      </a:stretch>
                    </pic:blipFill>
                    <pic:spPr bwMode="auto">
                      <a:xfrm>
                        <a:off x="0" y="0"/>
                        <a:ext cx="548640" cy="226695"/>
                      </a:xfrm>
                      <a:prstGeom prst="rect">
                        <a:avLst/>
                      </a:prstGeom>
                      <a:noFill/>
                      <a:ln w="9525">
                        <a:noFill/>
                        <a:miter lim="800000"/>
                        <a:headEnd/>
                        <a:tailEnd/>
                      </a:ln>
                    </pic:spPr>
                  </pic:pic>
                </a:graphicData>
              </a:graphic>
            </wp:inline>
          </w:drawing>
        </w:r>
        <w:r w:rsidRPr="00FC3654">
          <w:t xml:space="preserve">. </w:t>
        </w:r>
      </w:ins>
    </w:p>
    <w:p w:rsidR="001B676A" w:rsidRDefault="001B676A" w:rsidP="001B676A">
      <w:pPr>
        <w:ind w:firstLine="340"/>
        <w:rPr>
          <w:ins w:id="2888" w:author="Шайтан-машина" w:date="2017-01-06T16:34:00Z"/>
        </w:rPr>
      </w:pPr>
      <w:ins w:id="2889" w:author="Шайтан-машина" w:date="2017-01-06T16:34:00Z">
        <w:r>
          <w:t xml:space="preserve">Аппроксимация балансного уравнения для нуклеации в модуле ПРОФИТ </w:t>
        </w:r>
        <w:r w:rsidRPr="00FC3654">
          <w:t xml:space="preserve"> </w:t>
        </w:r>
        <w:r>
          <w:t>имеет вид:</w:t>
        </w:r>
      </w:ins>
    </w:p>
    <w:p w:rsidR="001B676A" w:rsidRDefault="002F4240" w:rsidP="001B676A">
      <w:pPr>
        <w:ind w:firstLine="340"/>
        <w:rPr>
          <w:ins w:id="2890" w:author="Шайтан-машина" w:date="2017-01-06T16:34:00Z"/>
        </w:rPr>
      </w:pPr>
      <w:ins w:id="2891" w:author="Шайтан-машина" w:date="2017-01-06T16:34:00Z">
        <w:r>
          <w:rPr>
            <w:noProof/>
            <w:position w:val="-32"/>
            <w:lang w:eastAsia="ru-RU"/>
            <w:rPrChange w:id="2892">
              <w:rPr>
                <w:noProof/>
                <w:lang w:eastAsia="ru-RU"/>
              </w:rPr>
            </w:rPrChange>
          </w:rPr>
          <w:drawing>
            <wp:inline distT="0" distB="0" distL="0" distR="0">
              <wp:extent cx="3569970" cy="461010"/>
              <wp:effectExtent l="19050" t="0" r="0" b="0"/>
              <wp:docPr id="294"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500"/>
                      <a:srcRect/>
                      <a:stretch>
                        <a:fillRect/>
                      </a:stretch>
                    </pic:blipFill>
                    <pic:spPr bwMode="auto">
                      <a:xfrm>
                        <a:off x="0" y="0"/>
                        <a:ext cx="3569970" cy="461010"/>
                      </a:xfrm>
                      <a:prstGeom prst="rect">
                        <a:avLst/>
                      </a:prstGeom>
                      <a:noFill/>
                      <a:ln w="9525">
                        <a:noFill/>
                        <a:miter lim="800000"/>
                        <a:headEnd/>
                        <a:tailEnd/>
                      </a:ln>
                    </pic:spPr>
                  </pic:pic>
                </a:graphicData>
              </a:graphic>
            </wp:inline>
          </w:drawing>
        </w:r>
        <w:commentRangeStart w:id="2893"/>
        <w:r w:rsidR="001B676A" w:rsidRPr="00214EE6">
          <w:rPr>
            <w:highlight w:val="red"/>
          </w:rPr>
          <w:t xml:space="preserve">, </w:t>
        </w:r>
        <w:commentRangeEnd w:id="2893"/>
        <w:r w:rsidR="001B676A" w:rsidRPr="00214EE6">
          <w:rPr>
            <w:rStyle w:val="afffffd"/>
            <w:rFonts w:eastAsia="Calibri"/>
            <w:szCs w:val="20"/>
            <w:lang w:val="en-US" w:eastAsia="ru-RU"/>
          </w:rPr>
          <w:commentReference w:id="2893"/>
        </w:r>
      </w:ins>
    </w:p>
    <w:p w:rsidR="001B676A" w:rsidRPr="00B72F87" w:rsidRDefault="001B676A" w:rsidP="001B676A">
      <w:pPr>
        <w:ind w:firstLine="340"/>
        <w:rPr>
          <w:ins w:id="2894" w:author="Шайтан-машина" w:date="2017-01-06T16:34:00Z"/>
        </w:rPr>
      </w:pPr>
      <w:ins w:id="2895" w:author="Шайтан-машина" w:date="2017-01-06T16:34:00Z">
        <w:r>
          <w:t>где</w:t>
        </w:r>
      </w:ins>
    </w:p>
    <w:p w:rsidR="001B676A" w:rsidRDefault="002F4240" w:rsidP="001B676A">
      <w:pPr>
        <w:ind w:firstLine="0"/>
        <w:rPr>
          <w:ins w:id="2896" w:author="Шайтан-машина" w:date="2017-01-06T16:34:00Z"/>
        </w:rPr>
      </w:pPr>
      <w:ins w:id="2897" w:author="Шайтан-машина" w:date="2017-01-06T16:34:00Z">
        <w:r>
          <w:rPr>
            <w:noProof/>
            <w:position w:val="-34"/>
            <w:lang w:eastAsia="ru-RU"/>
            <w:rPrChange w:id="2898">
              <w:rPr>
                <w:noProof/>
                <w:lang w:eastAsia="ru-RU"/>
              </w:rPr>
            </w:rPrChange>
          </w:rPr>
          <w:drawing>
            <wp:inline distT="0" distB="0" distL="0" distR="0">
              <wp:extent cx="2435860" cy="504825"/>
              <wp:effectExtent l="19050" t="0" r="2540" b="0"/>
              <wp:docPr id="295"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01"/>
                      <a:srcRect/>
                      <a:stretch>
                        <a:fillRect/>
                      </a:stretch>
                    </pic:blipFill>
                    <pic:spPr bwMode="auto">
                      <a:xfrm>
                        <a:off x="0" y="0"/>
                        <a:ext cx="2435860" cy="504825"/>
                      </a:xfrm>
                      <a:prstGeom prst="rect">
                        <a:avLst/>
                      </a:prstGeom>
                      <a:noFill/>
                      <a:ln w="9525">
                        <a:noFill/>
                        <a:miter lim="800000"/>
                        <a:headEnd/>
                        <a:tailEnd/>
                      </a:ln>
                    </pic:spPr>
                  </pic:pic>
                </a:graphicData>
              </a:graphic>
            </wp:inline>
          </w:drawing>
        </w:r>
      </w:ins>
    </w:p>
    <w:p w:rsidR="001B676A" w:rsidRDefault="002F4240" w:rsidP="001B676A">
      <w:pPr>
        <w:ind w:firstLine="0"/>
        <w:rPr>
          <w:ins w:id="2899" w:author="Шайтан-машина" w:date="2017-01-06T16:34:00Z"/>
        </w:rPr>
      </w:pPr>
      <w:ins w:id="2900" w:author="Шайтан-машина" w:date="2017-01-06T16:34:00Z">
        <w:r>
          <w:rPr>
            <w:noProof/>
            <w:position w:val="-24"/>
            <w:lang w:eastAsia="ru-RU"/>
            <w:rPrChange w:id="2901">
              <w:rPr>
                <w:noProof/>
                <w:lang w:eastAsia="ru-RU"/>
              </w:rPr>
            </w:rPrChange>
          </w:rPr>
          <w:drawing>
            <wp:inline distT="0" distB="0" distL="0" distR="0">
              <wp:extent cx="1433830" cy="394970"/>
              <wp:effectExtent l="19050" t="0" r="0" b="0"/>
              <wp:docPr id="29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502"/>
                      <a:srcRect/>
                      <a:stretch>
                        <a:fillRect/>
                      </a:stretch>
                    </pic:blipFill>
                    <pic:spPr bwMode="auto">
                      <a:xfrm>
                        <a:off x="0" y="0"/>
                        <a:ext cx="1433830" cy="394970"/>
                      </a:xfrm>
                      <a:prstGeom prst="rect">
                        <a:avLst/>
                      </a:prstGeom>
                      <a:noFill/>
                      <a:ln w="9525">
                        <a:noFill/>
                        <a:miter lim="800000"/>
                        <a:headEnd/>
                        <a:tailEnd/>
                      </a:ln>
                    </pic:spPr>
                  </pic:pic>
                </a:graphicData>
              </a:graphic>
            </wp:inline>
          </w:drawing>
        </w:r>
        <w:r w:rsidR="001B676A">
          <w:t xml:space="preserve">, </w:t>
        </w:r>
        <w:r>
          <w:rPr>
            <w:noProof/>
            <w:position w:val="-24"/>
            <w:lang w:eastAsia="ru-RU"/>
            <w:rPrChange w:id="2902">
              <w:rPr>
                <w:noProof/>
                <w:lang w:eastAsia="ru-RU"/>
              </w:rPr>
            </w:rPrChange>
          </w:rPr>
          <w:drawing>
            <wp:inline distT="0" distB="0" distL="0" distR="0">
              <wp:extent cx="1221740" cy="394970"/>
              <wp:effectExtent l="0" t="0" r="0" b="0"/>
              <wp:docPr id="297"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03"/>
                      <a:srcRect/>
                      <a:stretch>
                        <a:fillRect/>
                      </a:stretch>
                    </pic:blipFill>
                    <pic:spPr bwMode="auto">
                      <a:xfrm>
                        <a:off x="0" y="0"/>
                        <a:ext cx="1221740" cy="394970"/>
                      </a:xfrm>
                      <a:prstGeom prst="rect">
                        <a:avLst/>
                      </a:prstGeom>
                      <a:noFill/>
                      <a:ln w="9525">
                        <a:noFill/>
                        <a:miter lim="800000"/>
                        <a:headEnd/>
                        <a:tailEnd/>
                      </a:ln>
                    </pic:spPr>
                  </pic:pic>
                </a:graphicData>
              </a:graphic>
            </wp:inline>
          </w:drawing>
        </w:r>
        <w:r w:rsidR="001B676A">
          <w:rPr>
            <w:position w:val="-24"/>
          </w:rPr>
          <w:t>,</w:t>
        </w:r>
      </w:ins>
    </w:p>
    <w:p w:rsidR="001B676A" w:rsidRPr="00FC3654" w:rsidRDefault="002F4240" w:rsidP="001B676A">
      <w:pPr>
        <w:ind w:firstLine="0"/>
        <w:rPr>
          <w:ins w:id="2903" w:author="Шайтан-машина" w:date="2017-01-06T16:34:00Z"/>
        </w:rPr>
      </w:pPr>
      <w:ins w:id="2904" w:author="Шайтан-машина" w:date="2017-01-06T16:34:00Z">
        <w:r>
          <w:rPr>
            <w:noProof/>
            <w:position w:val="-12"/>
            <w:lang w:eastAsia="ru-RU"/>
            <w:rPrChange w:id="2905">
              <w:rPr>
                <w:noProof/>
                <w:lang w:eastAsia="ru-RU"/>
              </w:rPr>
            </w:rPrChange>
          </w:rPr>
          <w:drawing>
            <wp:inline distT="0" distB="0" distL="0" distR="0">
              <wp:extent cx="453390" cy="241300"/>
              <wp:effectExtent l="19050" t="0" r="3810" b="0"/>
              <wp:docPr id="298"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04"/>
                      <a:srcRect/>
                      <a:stretch>
                        <a:fillRect/>
                      </a:stretch>
                    </pic:blipFill>
                    <pic:spPr bwMode="auto">
                      <a:xfrm>
                        <a:off x="0" y="0"/>
                        <a:ext cx="453390" cy="241300"/>
                      </a:xfrm>
                      <a:prstGeom prst="rect">
                        <a:avLst/>
                      </a:prstGeom>
                      <a:noFill/>
                      <a:ln w="9525">
                        <a:noFill/>
                        <a:miter lim="800000"/>
                        <a:headEnd/>
                        <a:tailEnd/>
                      </a:ln>
                    </pic:spPr>
                  </pic:pic>
                </a:graphicData>
              </a:graphic>
            </wp:inline>
          </w:drawing>
        </w:r>
        <w:r w:rsidR="001B676A">
          <w:t xml:space="preserve">вычисляется по формуле </w:t>
        </w:r>
        <w:r w:rsidR="00FF21EC">
          <w:fldChar w:fldCharType="begin"/>
        </w:r>
        <w:r w:rsidR="001B676A">
          <w:instrText xml:space="preserve"> REF _Ref470520012 \h </w:instrText>
        </w:r>
      </w:ins>
      <w:ins w:id="2906" w:author="Шайтан-машина" w:date="2017-01-06T16:34:00Z">
        <w:del w:id="2907" w:author="Tsaun" w:date="2017-02-22T15:29:00Z">
          <w:r w:rsidR="00FF21EC">
            <w:fldChar w:fldCharType="separate"/>
          </w:r>
          <w:r w:rsidR="001B676A" w:rsidDel="00226569">
            <w:delText>(</w:delText>
          </w:r>
          <w:r w:rsidR="001B676A" w:rsidDel="00226569">
            <w:rPr>
              <w:noProof/>
            </w:rPr>
            <w:delText>1</w:delText>
          </w:r>
          <w:r w:rsidR="001B676A" w:rsidDel="00226569">
            <w:delText>.</w:delText>
          </w:r>
          <w:r w:rsidR="001B676A" w:rsidDel="00226569">
            <w:rPr>
              <w:noProof/>
            </w:rPr>
            <w:delText>57</w:delText>
          </w:r>
          <w:r w:rsidR="001B676A" w:rsidRPr="002E146E" w:rsidDel="00226569">
            <w:delText>)</w:delText>
          </w:r>
        </w:del>
        <w:r w:rsidR="00FF21EC">
          <w:fldChar w:fldCharType="end"/>
        </w:r>
        <w:r w:rsidR="001B676A" w:rsidRPr="00FC3654">
          <w:t xml:space="preserve">, </w:t>
        </w:r>
        <w:r>
          <w:rPr>
            <w:noProof/>
            <w:position w:val="-12"/>
            <w:lang w:eastAsia="ru-RU"/>
            <w:rPrChange w:id="2908">
              <w:rPr>
                <w:noProof/>
                <w:lang w:eastAsia="ru-RU"/>
              </w:rPr>
            </w:rPrChange>
          </w:rPr>
          <w:drawing>
            <wp:inline distT="0" distB="0" distL="0" distR="0">
              <wp:extent cx="343535" cy="241300"/>
              <wp:effectExtent l="19050" t="0" r="0" b="0"/>
              <wp:docPr id="299"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05"/>
                      <a:srcRect/>
                      <a:stretch>
                        <a:fillRect/>
                      </a:stretch>
                    </pic:blipFill>
                    <pic:spPr bwMode="auto">
                      <a:xfrm>
                        <a:off x="0" y="0"/>
                        <a:ext cx="343535" cy="241300"/>
                      </a:xfrm>
                      <a:prstGeom prst="rect">
                        <a:avLst/>
                      </a:prstGeom>
                      <a:noFill/>
                      <a:ln w="9525">
                        <a:noFill/>
                        <a:miter lim="800000"/>
                        <a:headEnd/>
                        <a:tailEnd/>
                      </a:ln>
                    </pic:spPr>
                  </pic:pic>
                </a:graphicData>
              </a:graphic>
            </wp:inline>
          </w:drawing>
        </w:r>
        <w:r w:rsidR="001B676A" w:rsidRPr="00EE182E">
          <w:t xml:space="preserve"> </w:t>
        </w:r>
        <w:r w:rsidR="001B676A">
          <w:t xml:space="preserve">вычисляется по формуле </w:t>
        </w:r>
        <w:r w:rsidR="00FF21EC">
          <w:fldChar w:fldCharType="begin"/>
        </w:r>
        <w:r w:rsidR="001B676A">
          <w:instrText xml:space="preserve"> REF _Ref470520023 \h </w:instrText>
        </w:r>
      </w:ins>
      <w:ins w:id="2909" w:author="Шайтан-машина" w:date="2017-01-06T16:34:00Z">
        <w:del w:id="2910" w:author="Tsaun" w:date="2017-02-22T15:29:00Z">
          <w:r w:rsidR="00FF21EC">
            <w:fldChar w:fldCharType="separate"/>
          </w:r>
          <w:r w:rsidR="001B676A" w:rsidDel="00226569">
            <w:delText>(</w:delText>
          </w:r>
          <w:r w:rsidR="001B676A" w:rsidDel="00226569">
            <w:rPr>
              <w:noProof/>
            </w:rPr>
            <w:delText>1</w:delText>
          </w:r>
          <w:r w:rsidR="001B676A" w:rsidDel="00226569">
            <w:delText>.</w:delText>
          </w:r>
          <w:r w:rsidR="001B676A" w:rsidDel="00226569">
            <w:rPr>
              <w:noProof/>
            </w:rPr>
            <w:delText>56</w:delText>
          </w:r>
          <w:r w:rsidR="001B676A" w:rsidRPr="002E146E" w:rsidDel="00226569">
            <w:delText>)</w:delText>
          </w:r>
        </w:del>
        <w:r w:rsidR="00FF21EC">
          <w:fldChar w:fldCharType="end"/>
        </w:r>
        <w:r w:rsidR="001B676A" w:rsidRPr="00FC3654">
          <w:t>,</w:t>
        </w:r>
      </w:ins>
    </w:p>
    <w:p w:rsidR="001B676A" w:rsidRPr="00FC3654" w:rsidRDefault="002F4240" w:rsidP="001B676A">
      <w:pPr>
        <w:ind w:firstLine="0"/>
        <w:rPr>
          <w:ins w:id="2911" w:author="Шайтан-машина" w:date="2017-01-06T16:34:00Z"/>
        </w:rPr>
      </w:pPr>
      <w:ins w:id="2912" w:author="Шайтан-машина" w:date="2017-01-06T16:34:00Z">
        <w:r>
          <w:rPr>
            <w:noProof/>
            <w:position w:val="-12"/>
            <w:lang w:eastAsia="ru-RU"/>
            <w:rPrChange w:id="2913">
              <w:rPr>
                <w:noProof/>
                <w:lang w:eastAsia="ru-RU"/>
              </w:rPr>
            </w:rPrChange>
          </w:rPr>
          <w:drawing>
            <wp:inline distT="0" distB="0" distL="0" distR="0">
              <wp:extent cx="358140" cy="241300"/>
              <wp:effectExtent l="19050" t="0" r="3810" b="0"/>
              <wp:docPr id="300"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06"/>
                      <a:srcRect/>
                      <a:stretch>
                        <a:fillRect/>
                      </a:stretch>
                    </pic:blipFill>
                    <pic:spPr bwMode="auto">
                      <a:xfrm>
                        <a:off x="0" y="0"/>
                        <a:ext cx="358140" cy="241300"/>
                      </a:xfrm>
                      <a:prstGeom prst="rect">
                        <a:avLst/>
                      </a:prstGeom>
                      <a:noFill/>
                      <a:ln w="9525">
                        <a:noFill/>
                        <a:miter lim="800000"/>
                        <a:headEnd/>
                        <a:tailEnd/>
                      </a:ln>
                    </pic:spPr>
                  </pic:pic>
                </a:graphicData>
              </a:graphic>
            </wp:inline>
          </w:drawing>
        </w:r>
        <w:r w:rsidR="001B676A">
          <w:t xml:space="preserve"> - плотность вещества </w:t>
        </w:r>
        <w:r w:rsidR="001B676A" w:rsidRPr="00EE182E">
          <w:rPr>
            <w:i/>
            <w:lang w:val="en-US"/>
          </w:rPr>
          <w:t>a</w:t>
        </w:r>
        <w:r w:rsidR="001B676A" w:rsidRPr="00FC3654">
          <w:rPr>
            <w:i/>
          </w:rPr>
          <w:t xml:space="preserve"> </w:t>
        </w:r>
        <w:r w:rsidR="001B676A" w:rsidRPr="00FC3654">
          <w:t>в конденсированном состоянии.</w:t>
        </w:r>
      </w:ins>
    </w:p>
    <w:p w:rsidR="001B676A" w:rsidRDefault="001B676A" w:rsidP="00B72A74">
      <w:pPr>
        <w:pStyle w:val="af3"/>
        <w:rPr>
          <w:ins w:id="2914" w:author="Шайтан-машина" w:date="2017-01-06T16:40:00Z"/>
        </w:rPr>
      </w:pPr>
      <w:ins w:id="2915" w:author="Шайтан-машина" w:date="2017-01-06T16:38:00Z">
        <w:r>
          <w:t>В случае же применения упрошенной модели поведения паров</w:t>
        </w:r>
      </w:ins>
      <w:ins w:id="2916" w:author="Шайтан-машина" w:date="2017-01-06T16:40:00Z">
        <w:r w:rsidR="00340279">
          <w:t xml:space="preserve"> предполагается, что в результате нуклеации образуются только частицы из первой размерной группы. При этом</w:t>
        </w:r>
      </w:ins>
      <w:ins w:id="2917" w:author="Шайтан-машина" w:date="2017-01-06T16:38:00Z">
        <w:r>
          <w:t xml:space="preserve"> </w:t>
        </w:r>
      </w:ins>
      <w:ins w:id="2918" w:author="Шайтан-машина" w:date="2017-01-06T16:39:00Z">
        <w:r w:rsidR="00340279">
          <w:t>уравнение для изменения числа частиц</w:t>
        </w:r>
      </w:ins>
      <w:ins w:id="2919" w:author="Шайтан-машина" w:date="2017-01-06T16:40:00Z">
        <w:r w:rsidR="00340279">
          <w:t xml:space="preserve"> имеет вид:</w:t>
        </w:r>
      </w:ins>
    </w:p>
    <w:p w:rsidR="00340279" w:rsidRPr="00340279" w:rsidRDefault="00340279" w:rsidP="00B72A74">
      <w:pPr>
        <w:pStyle w:val="af3"/>
        <w:rPr>
          <w:ins w:id="2920" w:author="Шайтан-машина" w:date="2017-01-06T16:34:00Z"/>
        </w:rPr>
      </w:pPr>
      <w:ins w:id="2921" w:author="Шайтан-машина" w:date="2017-01-06T16:41:00Z">
        <w:r w:rsidRPr="00340279">
          <w:rPr>
            <w:position w:val="-30"/>
          </w:rPr>
          <w:object w:dxaOrig="2780" w:dyaOrig="700">
            <v:shape id="_x0000_i1207" type="#_x0000_t75" style="width:138.55pt;height:36.55pt" o:ole="">
              <v:imagedata r:id="rId507" o:title=""/>
            </v:shape>
            <o:OLEObject Type="Embed" ProgID="Equation.3" ShapeID="_x0000_i1207" DrawAspect="Content" ObjectID="_1549710532" r:id="rId508"/>
          </w:object>
        </w:r>
      </w:ins>
      <w:ins w:id="2922" w:author="Шайтан-машина" w:date="2017-01-06T16:44:00Z">
        <w:r>
          <w:rPr>
            <w:position w:val="-20"/>
          </w:rPr>
          <w:t>,</w:t>
        </w:r>
        <w:r w:rsidRPr="00333506">
          <w:tab/>
          <w:t>(</w:t>
        </w:r>
      </w:ins>
      <w:ins w:id="2923" w:author="Шайтан-машина" w:date="2017-01-06T17:53:00Z">
        <w:r w:rsidR="00FF21EC" w:rsidRPr="00333506">
          <w:fldChar w:fldCharType="begin"/>
        </w:r>
        <w:r w:rsidR="00333506" w:rsidRPr="00333506">
          <w:instrText xml:space="preserve"> STYLEREF 1 \s </w:instrText>
        </w:r>
        <w:r w:rsidR="00FF21EC" w:rsidRPr="00333506">
          <w:fldChar w:fldCharType="separate"/>
        </w:r>
      </w:ins>
      <w:r w:rsidR="00226569">
        <w:rPr>
          <w:noProof/>
        </w:rPr>
        <w:t>1</w:t>
      </w:r>
      <w:ins w:id="2924" w:author="Шайтан-машина" w:date="2017-01-06T17:53:00Z">
        <w:r w:rsidR="00FF21EC" w:rsidRPr="00333506">
          <w:fldChar w:fldCharType="end"/>
        </w:r>
        <w:r w:rsidR="00333506" w:rsidRPr="00333506">
          <w:t>.</w:t>
        </w:r>
        <w:r w:rsidR="00FF21EC" w:rsidRPr="00333506">
          <w:fldChar w:fldCharType="begin"/>
        </w:r>
        <w:r w:rsidR="00333506" w:rsidRPr="00333506">
          <w:instrText xml:space="preserve"> SEQ ( \* ARABIC \s 1 </w:instrText>
        </w:r>
        <w:r w:rsidR="00FF21EC" w:rsidRPr="00333506">
          <w:fldChar w:fldCharType="separate"/>
        </w:r>
      </w:ins>
      <w:ins w:id="2925" w:author="Tsaun" w:date="2017-02-22T15:30:00Z">
        <w:r w:rsidR="00226569">
          <w:rPr>
            <w:noProof/>
          </w:rPr>
          <w:t>71</w:t>
        </w:r>
      </w:ins>
      <w:ins w:id="2926" w:author="Томащик" w:date="2017-01-19T16:46:00Z">
        <w:del w:id="2927" w:author="Tsaun" w:date="2017-01-30T16:31:00Z">
          <w:r w:rsidR="002F5999" w:rsidDel="00A53AF7">
            <w:rPr>
              <w:noProof/>
            </w:rPr>
            <w:delText>72</w:delText>
          </w:r>
        </w:del>
      </w:ins>
      <w:ins w:id="2928" w:author="Шайтан-машина" w:date="2017-01-06T17:53:00Z">
        <w:del w:id="2929" w:author="Tsaun" w:date="2017-01-30T16:31:00Z">
          <w:r w:rsidR="00333506" w:rsidDel="00A53AF7">
            <w:rPr>
              <w:noProof/>
            </w:rPr>
            <w:delText>71</w:delText>
          </w:r>
        </w:del>
        <w:r w:rsidR="00FF21EC" w:rsidRPr="00333506">
          <w:fldChar w:fldCharType="end"/>
        </w:r>
      </w:ins>
      <w:ins w:id="2930" w:author="Шайтан-машина" w:date="2017-01-06T16:44:00Z">
        <w:r w:rsidRPr="00333506">
          <w:t>)</w:t>
        </w:r>
      </w:ins>
    </w:p>
    <w:p w:rsidR="001B676A" w:rsidRPr="00796B73" w:rsidRDefault="00340279" w:rsidP="00340279">
      <w:pPr>
        <w:pStyle w:val="af3"/>
        <w:ind w:firstLine="0"/>
        <w:rPr>
          <w:ins w:id="2931" w:author="Шайтан-машина" w:date="2017-01-06T16:44:00Z"/>
        </w:rPr>
      </w:pPr>
      <w:ins w:id="2932" w:author="Шайтан-машина" w:date="2017-01-06T16:44:00Z">
        <w:r>
          <w:t xml:space="preserve">где </w:t>
        </w:r>
      </w:ins>
      <w:ins w:id="2933" w:author="Шайтан-машина" w:date="2017-01-06T16:44:00Z">
        <w:r w:rsidRPr="008F28F0">
          <w:rPr>
            <w:position w:val="-12"/>
          </w:rPr>
          <w:object w:dxaOrig="240" w:dyaOrig="360">
            <v:shape id="_x0000_i1208" type="#_x0000_t75" style="width:12pt;height:17.45pt" o:ole="">
              <v:imagedata r:id="rId509" o:title=""/>
            </v:shape>
            <o:OLEObject Type="Embed" ProgID="Equation.3" ShapeID="_x0000_i1208" DrawAspect="Content" ObjectID="_1549710533" r:id="rId510"/>
          </w:object>
        </w:r>
      </w:ins>
      <w:ins w:id="2934" w:author="Шайтан-машина" w:date="2017-01-06T16:44:00Z">
        <w:r>
          <w:t xml:space="preserve"> - объем рассматриваемой ячейки, </w:t>
        </w:r>
      </w:ins>
      <w:ins w:id="2935" w:author="Шайтан-машина" w:date="2017-01-06T16:45:00Z">
        <w:r w:rsidRPr="008F28F0">
          <w:rPr>
            <w:position w:val="-12"/>
          </w:rPr>
          <w:object w:dxaOrig="540" w:dyaOrig="380">
            <v:shape id="_x0000_i1209" type="#_x0000_t75" style="width:27.25pt;height:19.65pt" o:ole="">
              <v:imagedata r:id="rId511" o:title=""/>
            </v:shape>
            <o:OLEObject Type="Embed" ProgID="Equation.3" ShapeID="_x0000_i1209" DrawAspect="Content" ObjectID="_1549710534" r:id="rId512"/>
          </w:object>
        </w:r>
      </w:ins>
      <w:ins w:id="2936" w:author="Шайтан-машина" w:date="2017-01-06T16:44:00Z">
        <w:r>
          <w:t xml:space="preserve"> </w:t>
        </w:r>
      </w:ins>
      <w:ins w:id="2937" w:author="Шайтан-машина" w:date="2017-01-06T16:45:00Z">
        <w:r>
          <w:t>- масса сконденсированного в объеме пара</w:t>
        </w:r>
        <w:r w:rsidRPr="00340279">
          <w:t xml:space="preserve"> </w:t>
        </w:r>
        <w:r>
          <w:rPr>
            <w:lang w:val="en-US"/>
          </w:rPr>
          <w:t>a</w:t>
        </w:r>
        <w:r w:rsidRPr="00340279">
          <w:t>-</w:t>
        </w:r>
        <w:r>
          <w:t>го вещества за текущий временной шаг.</w:t>
        </w:r>
      </w:ins>
    </w:p>
    <w:p w:rsidR="00340279" w:rsidRDefault="00340279" w:rsidP="00B72A74">
      <w:pPr>
        <w:pStyle w:val="af3"/>
      </w:pPr>
    </w:p>
    <w:p w:rsidR="00581B48" w:rsidRDefault="00A1380B" w:rsidP="00CF0079">
      <w:pPr>
        <w:pStyle w:val="30"/>
      </w:pPr>
      <w:r>
        <w:t xml:space="preserve"> </w:t>
      </w:r>
      <w:bookmarkStart w:id="2938" w:name="_Toc470520367"/>
      <w:del w:id="2939" w:author="Шайтан-машина" w:date="2017-01-06T15:17:00Z">
        <w:r w:rsidR="00F9305A" w:rsidDel="004422B5">
          <w:delText>Н</w:delText>
        </w:r>
        <w:r w:rsidR="00581B48" w:rsidRPr="008F5929" w:rsidDel="004422B5">
          <w:delText>уклеация</w:delText>
        </w:r>
      </w:del>
      <w:bookmarkEnd w:id="2938"/>
      <w:ins w:id="2940" w:author="Шайтан-машина" w:date="2017-01-06T15:17:00Z">
        <w:r w:rsidR="004422B5">
          <w:t>Поведение паров продуктов деления</w:t>
        </w:r>
      </w:ins>
      <w:ins w:id="2941" w:author="Шайтан-машина" w:date="2017-01-06T15:31:00Z">
        <w:r w:rsidR="00A97FA8">
          <w:t xml:space="preserve"> в ячейке</w:t>
        </w:r>
      </w:ins>
    </w:p>
    <w:p w:rsidR="00A97FA8" w:rsidRDefault="001B676A" w:rsidP="00C23F4D">
      <w:pPr>
        <w:ind w:firstLine="709"/>
        <w:rPr>
          <w:ins w:id="2942" w:author="Шайтан-машина" w:date="2017-01-06T16:46:00Z"/>
          <w:lang w:val="en-US"/>
        </w:rPr>
      </w:pPr>
      <w:ins w:id="2943" w:author="Шайтан-машина" w:date="2017-01-06T16:29:00Z">
        <w:r>
          <w:t>На основе модели (1.29) и ее упрощенной версии (</w:t>
        </w:r>
      </w:ins>
      <w:ins w:id="2944" w:author="Шайтан-машина" w:date="2017-01-06T16:30:00Z">
        <w:r>
          <w:t>1.30) в соответствии с методом разделения по физическим процессам была разработана система конечно-разностных уравнений, описывающая поведение паров в</w:t>
        </w:r>
      </w:ins>
      <w:ins w:id="2945" w:author="Шайтан-машина" w:date="2017-01-06T16:31:00Z">
        <w:r>
          <w:t xml:space="preserve"> ячейке (объемную, поверхностную конденсацию и процесс адсорбции). Система конечно-разностных уравнений, построенная на основе (1.29), имеет вид:</w:t>
        </w:r>
      </w:ins>
    </w:p>
    <w:tbl>
      <w:tblPr>
        <w:tblW w:w="0" w:type="auto"/>
        <w:tblInd w:w="648" w:type="dxa"/>
        <w:tblLook w:val="01E0" w:firstRow="1" w:lastRow="1" w:firstColumn="1" w:lastColumn="1" w:noHBand="0" w:noVBand="0"/>
      </w:tblPr>
      <w:tblGrid>
        <w:gridCol w:w="7930"/>
        <w:gridCol w:w="1276"/>
      </w:tblGrid>
      <w:tr w:rsidR="00340279" w:rsidRPr="002E146E" w:rsidTr="00EC1334">
        <w:trPr>
          <w:ins w:id="2946" w:author="Шайтан-машина" w:date="2017-01-06T16:46:00Z"/>
        </w:trPr>
        <w:tc>
          <w:tcPr>
            <w:tcW w:w="7936" w:type="dxa"/>
            <w:vAlign w:val="center"/>
          </w:tcPr>
          <w:p w:rsidR="00340279" w:rsidRPr="00B72A74" w:rsidRDefault="00A53AF7" w:rsidP="00EC1334">
            <w:pPr>
              <w:pStyle w:val="1-6"/>
              <w:ind w:firstLine="203"/>
              <w:rPr>
                <w:ins w:id="2947" w:author="Шайтан-машина" w:date="2017-01-06T16:46:00Z"/>
                <w:lang w:val="en-US"/>
              </w:rPr>
            </w:pPr>
            <w:ins w:id="2948" w:author="Шайтан-машина" w:date="2017-01-06T16:46:00Z">
              <w:r w:rsidRPr="00DC0B96">
                <w:rPr>
                  <w:position w:val="-174"/>
                </w:rPr>
                <w:object w:dxaOrig="6979" w:dyaOrig="3580">
                  <v:shape id="_x0000_i1210" type="#_x0000_t75" style="width:256.9pt;height:153.8pt" o:ole="">
                    <v:imagedata r:id="rId513" o:title=""/>
                  </v:shape>
                  <o:OLEObject Type="Embed" ProgID="Equation.3" ShapeID="_x0000_i1210" DrawAspect="Content" ObjectID="_1549710535" r:id="rId514"/>
                </w:object>
              </w:r>
            </w:ins>
            <w:ins w:id="2949" w:author="Шайтан-машина" w:date="2017-01-06T16:46:00Z">
              <w:r w:rsidR="00340279" w:rsidRPr="00B72A74">
                <w:t>,</w:t>
              </w:r>
            </w:ins>
          </w:p>
        </w:tc>
        <w:tc>
          <w:tcPr>
            <w:tcW w:w="1270" w:type="dxa"/>
            <w:vAlign w:val="center"/>
          </w:tcPr>
          <w:p w:rsidR="00340279" w:rsidRPr="004C54D2" w:rsidRDefault="00340279" w:rsidP="00340279">
            <w:pPr>
              <w:pStyle w:val="affffffffff"/>
              <w:rPr>
                <w:ins w:id="2950" w:author="Шайтан-машина" w:date="2017-01-06T16:46:00Z"/>
              </w:rPr>
            </w:pPr>
            <w:ins w:id="2951" w:author="Шайтан-машина" w:date="2017-01-06T16:46:00Z">
              <w:r w:rsidRPr="004C54D2">
                <w:t>(</w:t>
              </w:r>
            </w:ins>
            <w:ins w:id="2952" w:author="Шайтан-машина" w:date="2017-01-06T17:53:00Z">
              <w:r w:rsidR="00FF21EC" w:rsidRPr="004C54D2">
                <w:fldChar w:fldCharType="begin"/>
              </w:r>
              <w:r w:rsidR="00333506" w:rsidRPr="004C54D2">
                <w:instrText xml:space="preserve"> STYLEREF 1 \s </w:instrText>
              </w:r>
              <w:r w:rsidR="00FF21EC" w:rsidRPr="004C54D2">
                <w:fldChar w:fldCharType="separate"/>
              </w:r>
            </w:ins>
            <w:r w:rsidR="00226569">
              <w:rPr>
                <w:noProof/>
              </w:rPr>
              <w:t>1</w:t>
            </w:r>
            <w:ins w:id="2953" w:author="Шайтан-машина" w:date="2017-01-06T17:53:00Z">
              <w:r w:rsidR="00FF21EC" w:rsidRPr="004C54D2">
                <w:fldChar w:fldCharType="end"/>
              </w:r>
              <w:r w:rsidR="00333506" w:rsidRPr="004C54D2">
                <w:t>.</w:t>
              </w:r>
              <w:r w:rsidR="00FF21EC" w:rsidRPr="004C54D2">
                <w:fldChar w:fldCharType="begin"/>
              </w:r>
              <w:r w:rsidR="00333506" w:rsidRPr="004C54D2">
                <w:instrText xml:space="preserve"> SEQ ( \* ARABIC \s 1 </w:instrText>
              </w:r>
              <w:r w:rsidR="00FF21EC" w:rsidRPr="004C54D2">
                <w:fldChar w:fldCharType="separate"/>
              </w:r>
            </w:ins>
            <w:ins w:id="2954" w:author="Tsaun" w:date="2017-02-22T15:30:00Z">
              <w:r w:rsidR="00226569">
                <w:rPr>
                  <w:noProof/>
                </w:rPr>
                <w:t>72</w:t>
              </w:r>
            </w:ins>
            <w:ins w:id="2955" w:author="Томащик" w:date="2017-01-19T16:46:00Z">
              <w:del w:id="2956" w:author="Tsaun" w:date="2017-01-30T16:31:00Z">
                <w:r w:rsidR="002F5999" w:rsidDel="00A53AF7">
                  <w:rPr>
                    <w:noProof/>
                  </w:rPr>
                  <w:delText>73</w:delText>
                </w:r>
              </w:del>
            </w:ins>
            <w:ins w:id="2957" w:author="Шайтан-машина" w:date="2017-01-06T17:53:00Z">
              <w:del w:id="2958" w:author="Tsaun" w:date="2017-01-30T16:31:00Z">
                <w:r w:rsidR="00333506" w:rsidRPr="004C54D2" w:rsidDel="00A53AF7">
                  <w:rPr>
                    <w:noProof/>
                  </w:rPr>
                  <w:delText>72</w:delText>
                </w:r>
              </w:del>
              <w:r w:rsidR="00FF21EC" w:rsidRPr="004C54D2">
                <w:fldChar w:fldCharType="end"/>
              </w:r>
            </w:ins>
            <w:ins w:id="2959" w:author="Шайтан-машина" w:date="2017-01-06T16:46:00Z">
              <w:r w:rsidRPr="004C54D2">
                <w:t>)</w:t>
              </w:r>
            </w:ins>
          </w:p>
        </w:tc>
      </w:tr>
    </w:tbl>
    <w:p w:rsidR="00340279" w:rsidRPr="00796B73" w:rsidRDefault="004D32B4" w:rsidP="004D32B4">
      <w:pPr>
        <w:ind w:firstLine="0"/>
        <w:rPr>
          <w:ins w:id="2960" w:author="Шайтан-машина" w:date="2017-01-06T17:12:00Z"/>
        </w:rPr>
      </w:pPr>
      <w:ins w:id="2961" w:author="Шайтан-машина" w:date="2017-01-06T17:12:00Z">
        <w:r>
          <w:lastRenderedPageBreak/>
          <w:t xml:space="preserve">где </w:t>
        </w:r>
      </w:ins>
      <w:ins w:id="2962" w:author="Шайтан-машина" w:date="2017-01-06T17:13:00Z">
        <w:r w:rsidRPr="008F28F0">
          <w:rPr>
            <w:position w:val="-12"/>
          </w:rPr>
          <w:object w:dxaOrig="520" w:dyaOrig="380">
            <v:shape id="_x0000_i1211" type="#_x0000_t75" style="width:26.2pt;height:19.65pt" o:ole="">
              <v:imagedata r:id="rId515" o:title=""/>
            </v:shape>
            <o:OLEObject Type="Embed" ProgID="Equation.3" ShapeID="_x0000_i1211" DrawAspect="Content" ObjectID="_1549710536" r:id="rId516"/>
          </w:object>
        </w:r>
      </w:ins>
      <w:ins w:id="2963" w:author="Шайтан-машина" w:date="2017-01-06T17:12:00Z">
        <w:r>
          <w:t xml:space="preserve"> </w:t>
        </w:r>
      </w:ins>
      <w:ins w:id="2964" w:author="Шайтан-машина" w:date="2017-01-06T17:13:00Z">
        <w:r>
          <w:t xml:space="preserve">- полная масса пара </w:t>
        </w:r>
        <w:r>
          <w:rPr>
            <w:lang w:val="en-US"/>
          </w:rPr>
          <w:t>a</w:t>
        </w:r>
        <w:r w:rsidRPr="004D32B4">
          <w:t>-</w:t>
        </w:r>
        <w:r>
          <w:t xml:space="preserve">го соединения в </w:t>
        </w:r>
        <w:r>
          <w:rPr>
            <w:lang w:val="en-US"/>
          </w:rPr>
          <w:t>i</w:t>
        </w:r>
        <w:r w:rsidRPr="004D32B4">
          <w:t>-</w:t>
        </w:r>
        <w:r>
          <w:t xml:space="preserve">ой ячейке на </w:t>
        </w:r>
        <w:r>
          <w:rPr>
            <w:lang w:val="en-US"/>
          </w:rPr>
          <w:t>n</w:t>
        </w:r>
        <w:r w:rsidRPr="004D32B4">
          <w:t>-</w:t>
        </w:r>
        <w:r>
          <w:t>ном временном слое</w:t>
        </w:r>
      </w:ins>
      <w:ins w:id="2965" w:author="Шайтан-машина" w:date="2017-01-06T17:14:00Z">
        <w:r>
          <w:t xml:space="preserve"> (кг)</w:t>
        </w:r>
      </w:ins>
      <w:ins w:id="2966" w:author="Шайтан-машина" w:date="2017-01-06T17:13:00Z">
        <w:r>
          <w:t>,</w:t>
        </w:r>
      </w:ins>
      <w:ins w:id="2967" w:author="Tsaun" w:date="2017-01-30T16:21:00Z">
        <w:r w:rsidR="00DC0B96" w:rsidRPr="00DC0B96">
          <w:t xml:space="preserve"> </w:t>
        </w:r>
      </w:ins>
      <w:ins w:id="2968" w:author="Tsaun" w:date="2017-01-30T16:21:00Z">
        <w:r w:rsidR="00DC0B96" w:rsidRPr="00E822B8">
          <w:rPr>
            <w:position w:val="-10"/>
          </w:rPr>
          <w:object w:dxaOrig="600" w:dyaOrig="340">
            <v:shape id="_x0000_i1212" type="#_x0000_t75" style="width:30pt;height:17.45pt" o:ole="">
              <v:imagedata r:id="rId517" o:title=""/>
            </v:shape>
            <o:OLEObject Type="Embed" ProgID="Equation.3" ShapeID="_x0000_i1212" DrawAspect="Content" ObjectID="_1549710537" r:id="rId518"/>
          </w:object>
        </w:r>
      </w:ins>
      <w:ins w:id="2969" w:author="Шайтан-машина" w:date="2017-01-06T17:13:00Z">
        <w:r>
          <w:t xml:space="preserve"> </w:t>
        </w:r>
      </w:ins>
      <w:ins w:id="2970" w:author="Tsaun" w:date="2017-01-30T16:21:00Z">
        <w:r w:rsidR="00DC0B96" w:rsidRPr="00DC0B96">
          <w:t xml:space="preserve">- </w:t>
        </w:r>
        <w:r w:rsidR="00DC0B96">
          <w:t xml:space="preserve">полная масса </w:t>
        </w:r>
        <w:r w:rsidR="00DC0B96">
          <w:rPr>
            <w:lang w:val="en-US"/>
          </w:rPr>
          <w:t>a</w:t>
        </w:r>
        <w:r w:rsidR="00DC0B96" w:rsidRPr="004D32B4">
          <w:t>-</w:t>
        </w:r>
        <w:r w:rsidR="00DC0B96">
          <w:t>го соединения</w:t>
        </w:r>
      </w:ins>
      <w:ins w:id="2971" w:author="Tsaun" w:date="2017-01-30T16:22:00Z">
        <w:r w:rsidR="00DC0B96" w:rsidRPr="00DC0B96">
          <w:t xml:space="preserve"> </w:t>
        </w:r>
        <w:r w:rsidR="00DC0B96">
          <w:t>в форме аэрозолей</w:t>
        </w:r>
      </w:ins>
      <w:ins w:id="2972" w:author="Tsaun" w:date="2017-01-30T16:21:00Z">
        <w:r w:rsidR="00DC0B96">
          <w:t xml:space="preserve"> в </w:t>
        </w:r>
        <w:r w:rsidR="00DC0B96">
          <w:rPr>
            <w:lang w:val="en-US"/>
          </w:rPr>
          <w:t>i</w:t>
        </w:r>
        <w:r w:rsidR="00DC0B96" w:rsidRPr="004D32B4">
          <w:t>-</w:t>
        </w:r>
        <w:r w:rsidR="00DC0B96">
          <w:t xml:space="preserve">ой ячейке на </w:t>
        </w:r>
        <w:r w:rsidR="00DC0B96">
          <w:rPr>
            <w:lang w:val="en-US"/>
          </w:rPr>
          <w:t>n</w:t>
        </w:r>
        <w:r w:rsidR="00DC0B96" w:rsidRPr="004D32B4">
          <w:t>-</w:t>
        </w:r>
        <w:r w:rsidR="00DC0B96">
          <w:t>ном временном слое (кг)</w:t>
        </w:r>
      </w:ins>
      <w:ins w:id="2973" w:author="Tsaun" w:date="2017-01-30T16:22:00Z">
        <w:r w:rsidR="00DC0B96">
          <w:t xml:space="preserve">, </w:t>
        </w:r>
      </w:ins>
      <w:ins w:id="2974" w:author="Tsaun" w:date="2017-01-30T16:23:00Z">
        <w:r w:rsidR="00DC0B96" w:rsidRPr="00E822B8">
          <w:rPr>
            <w:position w:val="-14"/>
          </w:rPr>
          <w:object w:dxaOrig="700" w:dyaOrig="380">
            <v:shape id="_x0000_i1213" type="#_x0000_t75" style="width:35.45pt;height:18.55pt" o:ole="">
              <v:imagedata r:id="rId519" o:title=""/>
            </v:shape>
            <o:OLEObject Type="Embed" ProgID="Equation.3" ShapeID="_x0000_i1213" DrawAspect="Content" ObjectID="_1549710538" r:id="rId520"/>
          </w:object>
        </w:r>
      </w:ins>
      <w:ins w:id="2975" w:author="Tsaun" w:date="2017-01-30T16:23:00Z">
        <w:r w:rsidR="00DC0B96">
          <w:t xml:space="preserve"> </w:t>
        </w:r>
      </w:ins>
      <w:ins w:id="2976" w:author="Tsaun" w:date="2017-01-30T16:22:00Z">
        <w:r w:rsidR="00DC0B96" w:rsidRPr="00DC0B96">
          <w:t xml:space="preserve">- </w:t>
        </w:r>
        <w:r w:rsidR="00DC0B96">
          <w:t>полная масса</w:t>
        </w:r>
      </w:ins>
      <w:ins w:id="2977" w:author="Tsaun" w:date="2017-01-30T16:23:00Z">
        <w:r w:rsidR="00DC0B96">
          <w:t xml:space="preserve"> конденсата</w:t>
        </w:r>
      </w:ins>
      <w:ins w:id="2978" w:author="Tsaun" w:date="2017-01-30T16:22:00Z">
        <w:r w:rsidR="00DC0B96">
          <w:t xml:space="preserve"> </w:t>
        </w:r>
        <w:r w:rsidR="00DC0B96">
          <w:rPr>
            <w:lang w:val="en-US"/>
          </w:rPr>
          <w:t>a</w:t>
        </w:r>
        <w:r w:rsidR="00DC0B96" w:rsidRPr="004D32B4">
          <w:t>-</w:t>
        </w:r>
        <w:r w:rsidR="00DC0B96">
          <w:t>го соединения</w:t>
        </w:r>
        <w:r w:rsidR="00DC0B96" w:rsidRPr="00DC0B96">
          <w:t xml:space="preserve"> </w:t>
        </w:r>
        <w:r w:rsidR="00DC0B96">
          <w:t xml:space="preserve">в </w:t>
        </w:r>
        <w:r w:rsidR="00DC0B96">
          <w:rPr>
            <w:lang w:val="en-US"/>
          </w:rPr>
          <w:t>i</w:t>
        </w:r>
        <w:r w:rsidR="00DC0B96" w:rsidRPr="004D32B4">
          <w:t>-</w:t>
        </w:r>
        <w:r w:rsidR="00DC0B96">
          <w:t>ой ячейке</w:t>
        </w:r>
      </w:ins>
      <w:ins w:id="2979" w:author="Tsaun" w:date="2017-01-30T16:23:00Z">
        <w:r w:rsidR="00DC0B96">
          <w:t xml:space="preserve"> на </w:t>
        </w:r>
        <w:r w:rsidR="00DC0B96">
          <w:rPr>
            <w:lang w:val="en-US"/>
          </w:rPr>
          <w:t>j</w:t>
        </w:r>
        <w:r w:rsidR="00DC0B96" w:rsidRPr="00DC0B96">
          <w:t>-</w:t>
        </w:r>
        <w:r w:rsidR="00DC0B96">
          <w:t>ой поверхности</w:t>
        </w:r>
      </w:ins>
      <w:ins w:id="2980" w:author="Tsaun" w:date="2017-01-30T16:22:00Z">
        <w:r w:rsidR="00DC0B96">
          <w:t xml:space="preserve"> на </w:t>
        </w:r>
        <w:r w:rsidR="00DC0B96">
          <w:rPr>
            <w:lang w:val="en-US"/>
          </w:rPr>
          <w:t>n</w:t>
        </w:r>
        <w:r w:rsidR="00DC0B96" w:rsidRPr="004D32B4">
          <w:t>-</w:t>
        </w:r>
        <w:r w:rsidR="00DC0B96">
          <w:t>ном временном слое (кг)</w:t>
        </w:r>
      </w:ins>
      <w:ins w:id="2981" w:author="Tsaun" w:date="2017-01-30T16:23:00Z">
        <w:r w:rsidR="00DC0B96">
          <w:t xml:space="preserve">, </w:t>
        </w:r>
      </w:ins>
      <w:ins w:id="2982" w:author="Tsaun" w:date="2017-01-30T16:24:00Z">
        <w:r w:rsidR="00DC0B96" w:rsidRPr="00E822B8">
          <w:rPr>
            <w:position w:val="-14"/>
          </w:rPr>
          <w:object w:dxaOrig="600" w:dyaOrig="380">
            <v:shape id="_x0000_i1214" type="#_x0000_t75" style="width:30pt;height:18.55pt" o:ole="">
              <v:imagedata r:id="rId521" o:title=""/>
            </v:shape>
            <o:OLEObject Type="Embed" ProgID="Equation.3" ShapeID="_x0000_i1214" DrawAspect="Content" ObjectID="_1549710539" r:id="rId522"/>
          </w:object>
        </w:r>
      </w:ins>
      <w:ins w:id="2983" w:author="Tsaun" w:date="2017-01-30T16:24:00Z">
        <w:r w:rsidR="00DC0B96">
          <w:t xml:space="preserve"> </w:t>
        </w:r>
      </w:ins>
      <w:ins w:id="2984" w:author="Tsaun" w:date="2017-01-30T16:23:00Z">
        <w:r w:rsidR="00DC0B96" w:rsidRPr="00DC0B96">
          <w:t xml:space="preserve">- </w:t>
        </w:r>
        <w:r w:rsidR="00DC0B96">
          <w:t xml:space="preserve">полная масса </w:t>
        </w:r>
      </w:ins>
      <w:ins w:id="2985" w:author="Tsaun" w:date="2017-01-30T16:24:00Z">
        <w:r w:rsidR="00DC0B96">
          <w:t>адсорбированного</w:t>
        </w:r>
      </w:ins>
      <w:ins w:id="2986" w:author="Tsaun" w:date="2017-01-30T16:23:00Z">
        <w:r w:rsidR="00DC0B96">
          <w:t xml:space="preserve"> </w:t>
        </w:r>
        <w:r w:rsidR="00DC0B96">
          <w:rPr>
            <w:lang w:val="en-US"/>
          </w:rPr>
          <w:t>a</w:t>
        </w:r>
        <w:r w:rsidR="00DC0B96" w:rsidRPr="004D32B4">
          <w:t>-</w:t>
        </w:r>
        <w:r w:rsidR="00DC0B96">
          <w:t>го соединения</w:t>
        </w:r>
        <w:r w:rsidR="00DC0B96" w:rsidRPr="00DC0B96">
          <w:t xml:space="preserve"> </w:t>
        </w:r>
        <w:r w:rsidR="00DC0B96">
          <w:t xml:space="preserve">в </w:t>
        </w:r>
        <w:r w:rsidR="00DC0B96">
          <w:rPr>
            <w:lang w:val="en-US"/>
          </w:rPr>
          <w:t>i</w:t>
        </w:r>
        <w:r w:rsidR="00DC0B96" w:rsidRPr="004D32B4">
          <w:t>-</w:t>
        </w:r>
        <w:r w:rsidR="00DC0B96">
          <w:t xml:space="preserve">ой ячейке на </w:t>
        </w:r>
        <w:r w:rsidR="00DC0B96">
          <w:rPr>
            <w:lang w:val="en-US"/>
          </w:rPr>
          <w:t>j</w:t>
        </w:r>
        <w:r w:rsidR="00DC0B96" w:rsidRPr="00DC0B96">
          <w:t>-</w:t>
        </w:r>
        <w:r w:rsidR="00DC0B96">
          <w:t xml:space="preserve">ой поверхности на </w:t>
        </w:r>
        <w:r w:rsidR="00DC0B96">
          <w:rPr>
            <w:lang w:val="en-US"/>
          </w:rPr>
          <w:t>n</w:t>
        </w:r>
        <w:r w:rsidR="00DC0B96" w:rsidRPr="004D32B4">
          <w:t>-</w:t>
        </w:r>
        <w:r w:rsidR="00DC0B96">
          <w:t>ном временном слое (кг),</w:t>
        </w:r>
      </w:ins>
      <w:ins w:id="2987" w:author="Tsaun" w:date="2017-01-30T16:21:00Z">
        <w:r w:rsidR="00DC0B96" w:rsidRPr="00DC0B96">
          <w:t xml:space="preserve"> </w:t>
        </w:r>
      </w:ins>
      <w:ins w:id="2988" w:author="Шайтан-машина" w:date="2017-01-06T17:13:00Z">
        <w:r w:rsidRPr="008F28F0">
          <w:rPr>
            <w:position w:val="-6"/>
          </w:rPr>
          <w:object w:dxaOrig="300" w:dyaOrig="279">
            <v:shape id="_x0000_i1215" type="#_x0000_t75" style="width:15.25pt;height:12.55pt" o:ole="">
              <v:imagedata r:id="rId523" o:title=""/>
            </v:shape>
            <o:OLEObject Type="Embed" ProgID="Equation.3" ShapeID="_x0000_i1215" DrawAspect="Content" ObjectID="_1549710540" r:id="rId524"/>
          </w:object>
        </w:r>
      </w:ins>
      <w:ins w:id="2989" w:author="Шайтан-машина" w:date="2017-01-06T17:13:00Z">
        <w:r>
          <w:t xml:space="preserve"> - величина временного шага (с), </w:t>
        </w:r>
      </w:ins>
      <w:ins w:id="2990" w:author="Шайтан-машина" w:date="2017-01-06T17:14:00Z">
        <w:r w:rsidRPr="008F28F0">
          <w:rPr>
            <w:position w:val="-12"/>
          </w:rPr>
          <w:object w:dxaOrig="620" w:dyaOrig="380">
            <v:shape id="_x0000_i1216" type="#_x0000_t75" style="width:30.55pt;height:19.65pt" o:ole="">
              <v:imagedata r:id="rId525" o:title=""/>
            </v:shape>
            <o:OLEObject Type="Embed" ProgID="Equation.3" ShapeID="_x0000_i1216" DrawAspect="Content" ObjectID="_1549710541" r:id="rId526"/>
          </w:object>
        </w:r>
      </w:ins>
      <w:ins w:id="2991" w:author="Шайтан-машина" w:date="2017-01-06T17:14:00Z">
        <w:r>
          <w:t xml:space="preserve"> - коэффициент нуклеации (1/с), </w:t>
        </w:r>
      </w:ins>
      <w:ins w:id="2992" w:author="Шайтан-машина" w:date="2017-01-06T17:14:00Z">
        <w:r w:rsidRPr="008F28F0">
          <w:rPr>
            <w:position w:val="-12"/>
          </w:rPr>
          <w:object w:dxaOrig="639" w:dyaOrig="380">
            <v:shape id="_x0000_i1217" type="#_x0000_t75" style="width:32.2pt;height:19.65pt" o:ole="">
              <v:imagedata r:id="rId527" o:title=""/>
            </v:shape>
            <o:OLEObject Type="Embed" ProgID="Equation.3" ShapeID="_x0000_i1217" DrawAspect="Content" ObjectID="_1549710542" r:id="rId528"/>
          </w:object>
        </w:r>
      </w:ins>
      <w:ins w:id="2993" w:author="Шайтан-машина" w:date="2017-01-06T17:14:00Z">
        <w:r>
          <w:t xml:space="preserve"> - коэффициент конденсации на аэрозолях (1/с)</w:t>
        </w:r>
      </w:ins>
      <w:ins w:id="2994" w:author="Шайтан-машина" w:date="2017-01-06T17:20:00Z">
        <w:r w:rsidR="00B1276D">
          <w:t xml:space="preserve">, </w:t>
        </w:r>
      </w:ins>
      <w:ins w:id="2995" w:author="Шайтан-машина" w:date="2017-01-06T17:20:00Z">
        <w:r w:rsidR="00B1276D" w:rsidRPr="008F28F0">
          <w:rPr>
            <w:position w:val="-12"/>
          </w:rPr>
          <w:object w:dxaOrig="440" w:dyaOrig="380">
            <v:shape id="_x0000_i1218" type="#_x0000_t75" style="width:21.8pt;height:19.65pt" o:ole="">
              <v:imagedata r:id="rId529" o:title=""/>
            </v:shape>
            <o:OLEObject Type="Embed" ProgID="Equation.3" ShapeID="_x0000_i1218" DrawAspect="Content" ObjectID="_1549710543" r:id="rId530"/>
          </w:object>
        </w:r>
      </w:ins>
      <w:ins w:id="2996" w:author="Шайтан-машина" w:date="2017-01-06T17:20:00Z">
        <w:r w:rsidR="00B1276D">
          <w:t xml:space="preserve"> - концентрация насыщенных паров </w:t>
        </w:r>
      </w:ins>
      <w:ins w:id="2997" w:author="Шайтан-машина" w:date="2017-01-06T17:21:00Z">
        <w:r w:rsidR="00B1276D">
          <w:t>при температуре газа в ячейке</w:t>
        </w:r>
      </w:ins>
      <w:ins w:id="2998" w:author="Шайтан-машина" w:date="2017-01-06T17:14:00Z">
        <w:r>
          <w:t>.</w:t>
        </w:r>
      </w:ins>
    </w:p>
    <w:p w:rsidR="004D32B4" w:rsidRDefault="004D32B4" w:rsidP="00C23F4D">
      <w:pPr>
        <w:ind w:firstLine="709"/>
        <w:rPr>
          <w:ins w:id="2999" w:author="Шайтан-машина" w:date="2017-01-06T17:15:00Z"/>
        </w:rPr>
      </w:pPr>
      <w:ins w:id="3000" w:author="Шайтан-машина" w:date="2017-01-06T17:14:00Z">
        <w:r>
          <w:t xml:space="preserve">Соотношение для </w:t>
        </w:r>
      </w:ins>
      <w:ins w:id="3001" w:author="Шайтан-машина" w:date="2017-01-06T17:15:00Z">
        <w:r w:rsidR="00B1276D" w:rsidRPr="004D32B4">
          <w:rPr>
            <w:position w:val="-12"/>
          </w:rPr>
          <w:object w:dxaOrig="620" w:dyaOrig="380">
            <v:shape id="_x0000_i1219" type="#_x0000_t75" style="width:30.55pt;height:19.65pt" o:ole="">
              <v:imagedata r:id="rId531" o:title=""/>
            </v:shape>
            <o:OLEObject Type="Embed" ProgID="Equation.3" ShapeID="_x0000_i1219" DrawAspect="Content" ObjectID="_1549710544" r:id="rId532"/>
          </w:object>
        </w:r>
      </w:ins>
      <w:ins w:id="3002" w:author="Шайтан-машина" w:date="2017-01-06T17:14:00Z">
        <w:r>
          <w:t xml:space="preserve"> </w:t>
        </w:r>
      </w:ins>
      <w:ins w:id="3003" w:author="Шайтан-машина" w:date="2017-01-06T17:15:00Z">
        <w:r>
          <w:t>получено из (1.40) и имеет вид:</w:t>
        </w:r>
      </w:ins>
    </w:p>
    <w:tbl>
      <w:tblPr>
        <w:tblW w:w="9206" w:type="dxa"/>
        <w:tblInd w:w="648" w:type="dxa"/>
        <w:tblLook w:val="01E0" w:firstRow="1" w:lastRow="1" w:firstColumn="1" w:lastColumn="1" w:noHBand="0" w:noVBand="0"/>
      </w:tblPr>
      <w:tblGrid>
        <w:gridCol w:w="7930"/>
        <w:gridCol w:w="1276"/>
      </w:tblGrid>
      <w:tr w:rsidR="004D32B4" w:rsidRPr="002E146E" w:rsidTr="00EC1334">
        <w:trPr>
          <w:ins w:id="3004" w:author="Шайтан-машина" w:date="2017-01-06T17:16:00Z"/>
        </w:trPr>
        <w:tc>
          <w:tcPr>
            <w:tcW w:w="7938" w:type="dxa"/>
            <w:vAlign w:val="center"/>
          </w:tcPr>
          <w:p w:rsidR="004D32B4" w:rsidRPr="00B1276D" w:rsidRDefault="00981B03" w:rsidP="00EC1334">
            <w:pPr>
              <w:pStyle w:val="1-6"/>
              <w:ind w:firstLine="0"/>
              <w:rPr>
                <w:ins w:id="3005" w:author="Шайтан-машина" w:date="2017-01-06T17:16:00Z"/>
              </w:rPr>
            </w:pPr>
            <w:ins w:id="3006" w:author="Шайтан-машина" w:date="2017-01-06T17:16:00Z">
              <w:r w:rsidRPr="00B1276D">
                <w:rPr>
                  <w:position w:val="-78"/>
                </w:rPr>
                <w:object w:dxaOrig="7780" w:dyaOrig="1680">
                  <v:shape id="_x0000_i1220" type="#_x0000_t75" style="width:359.45pt;height:78.55pt" o:ole="">
                    <v:imagedata r:id="rId533" o:title=""/>
                  </v:shape>
                  <o:OLEObject Type="Embed" ProgID="Equation.3" ShapeID="_x0000_i1220" DrawAspect="Content" ObjectID="_1549710545" r:id="rId534"/>
                </w:object>
              </w:r>
            </w:ins>
            <w:ins w:id="3007" w:author="Шайтан-машина" w:date="2017-01-06T17:16:00Z">
              <w:r w:rsidR="004D32B4" w:rsidRPr="00B52829">
                <w:t>,</w:t>
              </w:r>
            </w:ins>
          </w:p>
        </w:tc>
        <w:tc>
          <w:tcPr>
            <w:tcW w:w="1268" w:type="dxa"/>
            <w:vAlign w:val="center"/>
          </w:tcPr>
          <w:p w:rsidR="004D32B4" w:rsidRPr="004C54D2" w:rsidRDefault="004D32B4" w:rsidP="00B1276D">
            <w:pPr>
              <w:pStyle w:val="affffffffff"/>
              <w:rPr>
                <w:ins w:id="3008" w:author="Шайтан-машина" w:date="2017-01-06T17:16:00Z"/>
              </w:rPr>
            </w:pPr>
            <w:ins w:id="3009" w:author="Шайтан-машина" w:date="2017-01-06T17:16:00Z">
              <w:r w:rsidRPr="004C54D2">
                <w:t>(</w:t>
              </w:r>
            </w:ins>
            <w:ins w:id="3010" w:author="Шайтан-машина" w:date="2017-01-06T17:53:00Z">
              <w:r w:rsidR="00FF21EC" w:rsidRPr="004C54D2">
                <w:fldChar w:fldCharType="begin"/>
              </w:r>
              <w:r w:rsidR="00333506" w:rsidRPr="004C54D2">
                <w:instrText xml:space="preserve"> STYLEREF 1 \s </w:instrText>
              </w:r>
              <w:r w:rsidR="00FF21EC" w:rsidRPr="004C54D2">
                <w:fldChar w:fldCharType="separate"/>
              </w:r>
            </w:ins>
            <w:r w:rsidR="00226569">
              <w:rPr>
                <w:noProof/>
              </w:rPr>
              <w:t>1</w:t>
            </w:r>
            <w:ins w:id="3011" w:author="Шайтан-машина" w:date="2017-01-06T17:53:00Z">
              <w:r w:rsidR="00FF21EC" w:rsidRPr="004C54D2">
                <w:fldChar w:fldCharType="end"/>
              </w:r>
              <w:r w:rsidR="00333506" w:rsidRPr="004C54D2">
                <w:t>.</w:t>
              </w:r>
              <w:r w:rsidR="00FF21EC" w:rsidRPr="004C54D2">
                <w:fldChar w:fldCharType="begin"/>
              </w:r>
              <w:r w:rsidR="00333506" w:rsidRPr="004C54D2">
                <w:instrText xml:space="preserve"> SEQ ( \* ARABIC \s 1 </w:instrText>
              </w:r>
              <w:r w:rsidR="00FF21EC" w:rsidRPr="004C54D2">
                <w:fldChar w:fldCharType="separate"/>
              </w:r>
            </w:ins>
            <w:ins w:id="3012" w:author="Tsaun" w:date="2017-02-22T15:30:00Z">
              <w:r w:rsidR="00226569">
                <w:rPr>
                  <w:noProof/>
                </w:rPr>
                <w:t>73</w:t>
              </w:r>
            </w:ins>
            <w:ins w:id="3013" w:author="Томащик" w:date="2017-01-19T16:46:00Z">
              <w:del w:id="3014" w:author="Tsaun" w:date="2017-01-30T16:30:00Z">
                <w:r w:rsidR="002F5999" w:rsidDel="00A53AF7">
                  <w:rPr>
                    <w:noProof/>
                  </w:rPr>
                  <w:delText>74</w:delText>
                </w:r>
              </w:del>
            </w:ins>
            <w:ins w:id="3015" w:author="Шайтан-машина" w:date="2017-01-06T17:53:00Z">
              <w:del w:id="3016" w:author="Tsaun" w:date="2017-01-30T16:30:00Z">
                <w:r w:rsidR="00333506" w:rsidRPr="004C54D2" w:rsidDel="00A53AF7">
                  <w:rPr>
                    <w:noProof/>
                  </w:rPr>
                  <w:delText>73</w:delText>
                </w:r>
              </w:del>
              <w:r w:rsidR="00FF21EC" w:rsidRPr="004C54D2">
                <w:fldChar w:fldCharType="end"/>
              </w:r>
            </w:ins>
            <w:ins w:id="3017" w:author="Шайтан-машина" w:date="2017-01-06T17:16:00Z">
              <w:r w:rsidRPr="004C54D2">
                <w:t>)</w:t>
              </w:r>
            </w:ins>
          </w:p>
        </w:tc>
      </w:tr>
    </w:tbl>
    <w:p w:rsidR="004D32B4" w:rsidRPr="00B1276D" w:rsidRDefault="00B1276D" w:rsidP="002E3A69">
      <w:pPr>
        <w:ind w:firstLine="0"/>
        <w:rPr>
          <w:ins w:id="3018" w:author="Шайтан-машина" w:date="2017-01-06T17:15:00Z"/>
        </w:rPr>
      </w:pPr>
      <w:ins w:id="3019" w:author="Шайтан-машина" w:date="2017-01-06T17:25:00Z">
        <w:r>
          <w:t xml:space="preserve">где </w:t>
        </w:r>
      </w:ins>
      <w:ins w:id="3020" w:author="Шайтан-машина" w:date="2017-01-06T17:25:00Z">
        <w:r w:rsidRPr="008F28F0">
          <w:rPr>
            <w:position w:val="-10"/>
          </w:rPr>
          <w:object w:dxaOrig="320" w:dyaOrig="360">
            <v:shape id="_x0000_i1221" type="#_x0000_t75" style="width:15.8pt;height:17.45pt" o:ole="">
              <v:imagedata r:id="rId535" o:title=""/>
            </v:shape>
            <o:OLEObject Type="Embed" ProgID="Equation.3" ShapeID="_x0000_i1221" DrawAspect="Content" ObjectID="_1549710546" r:id="rId536"/>
          </w:object>
        </w:r>
      </w:ins>
      <w:ins w:id="3021" w:author="Шайтан-машина" w:date="2017-01-06T17:25:00Z">
        <w:r>
          <w:t xml:space="preserve"> - молярная масса </w:t>
        </w:r>
      </w:ins>
      <w:ins w:id="3022" w:author="Шайтан-машина" w:date="2017-01-06T17:26:00Z">
        <w:r>
          <w:rPr>
            <w:lang w:val="en-US"/>
          </w:rPr>
          <w:t>a</w:t>
        </w:r>
        <w:r w:rsidRPr="00B1276D">
          <w:t>-</w:t>
        </w:r>
        <w:r>
          <w:t xml:space="preserve">го соединения, </w:t>
        </w:r>
      </w:ins>
      <w:ins w:id="3023" w:author="Шайтан-машина" w:date="2017-01-06T17:26:00Z">
        <w:r w:rsidRPr="008F28F0">
          <w:rPr>
            <w:position w:val="-10"/>
          </w:rPr>
          <w:object w:dxaOrig="360" w:dyaOrig="340">
            <v:shape id="_x0000_i1222" type="#_x0000_t75" style="width:17.45pt;height:17.45pt" o:ole="">
              <v:imagedata r:id="rId537" o:title=""/>
            </v:shape>
            <o:OLEObject Type="Embed" ProgID="Equation.3" ShapeID="_x0000_i1222" DrawAspect="Content" ObjectID="_1549710547" r:id="rId538"/>
          </w:object>
        </w:r>
      </w:ins>
      <w:ins w:id="3024" w:author="Шайтан-машина" w:date="2017-01-06T17:26:00Z">
        <w:r>
          <w:t xml:space="preserve"> - число Авогадро.</w:t>
        </w:r>
      </w:ins>
    </w:p>
    <w:p w:rsidR="00B1276D" w:rsidRDefault="00B1276D" w:rsidP="00B1276D">
      <w:pPr>
        <w:ind w:firstLine="709"/>
        <w:rPr>
          <w:ins w:id="3025" w:author="Шайтан-машина" w:date="2017-01-06T17:26:00Z"/>
        </w:rPr>
      </w:pPr>
      <w:ins w:id="3026" w:author="Шайтан-машина" w:date="2017-01-06T17:26:00Z">
        <w:r>
          <w:t xml:space="preserve">Соотношение для </w:t>
        </w:r>
      </w:ins>
      <w:ins w:id="3027" w:author="Шайтан-машина" w:date="2017-01-06T17:26:00Z">
        <w:r w:rsidR="00981B03" w:rsidRPr="004D32B4">
          <w:rPr>
            <w:position w:val="-12"/>
          </w:rPr>
          <w:object w:dxaOrig="660" w:dyaOrig="380">
            <v:shape id="_x0000_i1223" type="#_x0000_t75" style="width:32.2pt;height:19.65pt" o:ole="">
              <v:imagedata r:id="rId539" o:title=""/>
            </v:shape>
            <o:OLEObject Type="Embed" ProgID="Equation.3" ShapeID="_x0000_i1223" DrawAspect="Content" ObjectID="_1549710548" r:id="rId540"/>
          </w:object>
        </w:r>
      </w:ins>
      <w:ins w:id="3028" w:author="Шайтан-машина" w:date="2017-01-06T17:26:00Z">
        <w:r>
          <w:t xml:space="preserve"> получено из (1.4</w:t>
        </w:r>
      </w:ins>
      <w:ins w:id="3029" w:author="Шайтан-машина" w:date="2017-01-06T17:28:00Z">
        <w:r w:rsidR="00981B03">
          <w:t>3</w:t>
        </w:r>
      </w:ins>
      <w:ins w:id="3030" w:author="Шайтан-машина" w:date="2017-01-06T17:26:00Z">
        <w:r>
          <w:t>) и имеет вид:</w:t>
        </w:r>
      </w:ins>
    </w:p>
    <w:tbl>
      <w:tblPr>
        <w:tblW w:w="9206" w:type="dxa"/>
        <w:tblInd w:w="648" w:type="dxa"/>
        <w:tblLook w:val="01E0" w:firstRow="1" w:lastRow="1" w:firstColumn="1" w:lastColumn="1" w:noHBand="0" w:noVBand="0"/>
      </w:tblPr>
      <w:tblGrid>
        <w:gridCol w:w="7930"/>
        <w:gridCol w:w="1276"/>
      </w:tblGrid>
      <w:tr w:rsidR="00B1276D" w:rsidRPr="002E146E" w:rsidTr="00EC1334">
        <w:trPr>
          <w:ins w:id="3031" w:author="Шайтан-машина" w:date="2017-01-06T17:26:00Z"/>
        </w:trPr>
        <w:tc>
          <w:tcPr>
            <w:tcW w:w="7938" w:type="dxa"/>
            <w:vAlign w:val="center"/>
          </w:tcPr>
          <w:p w:rsidR="00B1276D" w:rsidRPr="00B1276D" w:rsidRDefault="00981B03" w:rsidP="00EC1334">
            <w:pPr>
              <w:pStyle w:val="1-6"/>
              <w:ind w:firstLine="0"/>
              <w:rPr>
                <w:ins w:id="3032" w:author="Шайтан-машина" w:date="2017-01-06T17:26:00Z"/>
              </w:rPr>
            </w:pPr>
            <w:ins w:id="3033" w:author="Шайтан-машина" w:date="2017-01-06T17:26:00Z">
              <w:r w:rsidRPr="00981B03">
                <w:rPr>
                  <w:position w:val="-28"/>
                </w:rPr>
                <w:object w:dxaOrig="2439" w:dyaOrig="700">
                  <v:shape id="_x0000_i1224" type="#_x0000_t75" style="width:111.8pt;height:32.2pt" o:ole="">
                    <v:imagedata r:id="rId541" o:title=""/>
                  </v:shape>
                  <o:OLEObject Type="Embed" ProgID="Equation.3" ShapeID="_x0000_i1224" DrawAspect="Content" ObjectID="_1549710549" r:id="rId542"/>
                </w:object>
              </w:r>
            </w:ins>
            <w:ins w:id="3034" w:author="Шайтан-машина" w:date="2017-01-06T17:30:00Z">
              <w:r>
                <w:t>.</w:t>
              </w:r>
            </w:ins>
          </w:p>
        </w:tc>
        <w:tc>
          <w:tcPr>
            <w:tcW w:w="1268" w:type="dxa"/>
            <w:vAlign w:val="center"/>
          </w:tcPr>
          <w:p w:rsidR="00B1276D" w:rsidRPr="004C54D2" w:rsidRDefault="00B1276D" w:rsidP="00EC1334">
            <w:pPr>
              <w:pStyle w:val="affffffffff"/>
              <w:rPr>
                <w:ins w:id="3035" w:author="Шайтан-машина" w:date="2017-01-06T17:26:00Z"/>
              </w:rPr>
            </w:pPr>
            <w:ins w:id="3036" w:author="Шайтан-машина" w:date="2017-01-06T17:26:00Z">
              <w:r w:rsidRPr="004C54D2">
                <w:t>(</w:t>
              </w:r>
            </w:ins>
            <w:ins w:id="3037" w:author="Шайтан-машина" w:date="2017-01-06T17:53:00Z">
              <w:r w:rsidR="00FF21EC" w:rsidRPr="004C54D2">
                <w:fldChar w:fldCharType="begin"/>
              </w:r>
              <w:r w:rsidR="00333506" w:rsidRPr="004C54D2">
                <w:instrText xml:space="preserve"> STYLEREF 1 \s </w:instrText>
              </w:r>
              <w:r w:rsidR="00FF21EC" w:rsidRPr="004C54D2">
                <w:fldChar w:fldCharType="separate"/>
              </w:r>
            </w:ins>
            <w:r w:rsidR="00226569">
              <w:rPr>
                <w:noProof/>
              </w:rPr>
              <w:t>1</w:t>
            </w:r>
            <w:ins w:id="3038" w:author="Шайтан-машина" w:date="2017-01-06T17:53:00Z">
              <w:r w:rsidR="00FF21EC" w:rsidRPr="004C54D2">
                <w:fldChar w:fldCharType="end"/>
              </w:r>
              <w:r w:rsidR="00333506" w:rsidRPr="004C54D2">
                <w:t>.</w:t>
              </w:r>
              <w:r w:rsidR="00FF21EC" w:rsidRPr="004C54D2">
                <w:fldChar w:fldCharType="begin"/>
              </w:r>
              <w:r w:rsidR="00333506" w:rsidRPr="004C54D2">
                <w:instrText xml:space="preserve"> SEQ ( \* ARABIC \s 1 </w:instrText>
              </w:r>
              <w:r w:rsidR="00FF21EC" w:rsidRPr="004C54D2">
                <w:fldChar w:fldCharType="separate"/>
              </w:r>
            </w:ins>
            <w:ins w:id="3039" w:author="Tsaun" w:date="2017-02-22T15:30:00Z">
              <w:r w:rsidR="00226569">
                <w:rPr>
                  <w:noProof/>
                </w:rPr>
                <w:t>74</w:t>
              </w:r>
            </w:ins>
            <w:ins w:id="3040" w:author="Томащик" w:date="2017-01-19T16:46:00Z">
              <w:del w:id="3041" w:author="Tsaun" w:date="2017-01-30T16:30:00Z">
                <w:r w:rsidR="002F5999" w:rsidDel="00A53AF7">
                  <w:rPr>
                    <w:noProof/>
                  </w:rPr>
                  <w:delText>75</w:delText>
                </w:r>
              </w:del>
            </w:ins>
            <w:ins w:id="3042" w:author="Шайтан-машина" w:date="2017-01-06T17:53:00Z">
              <w:del w:id="3043" w:author="Tsaun" w:date="2017-01-30T16:30:00Z">
                <w:r w:rsidR="00333506" w:rsidRPr="004C54D2" w:rsidDel="00A53AF7">
                  <w:rPr>
                    <w:noProof/>
                  </w:rPr>
                  <w:delText>74</w:delText>
                </w:r>
              </w:del>
              <w:r w:rsidR="00FF21EC" w:rsidRPr="004C54D2">
                <w:fldChar w:fldCharType="end"/>
              </w:r>
            </w:ins>
            <w:ins w:id="3044" w:author="Шайтан-машина" w:date="2017-01-06T17:26:00Z">
              <w:r w:rsidRPr="004C54D2">
                <w:t>)</w:t>
              </w:r>
            </w:ins>
          </w:p>
        </w:tc>
      </w:tr>
    </w:tbl>
    <w:p w:rsidR="004D32B4" w:rsidRDefault="00981B03" w:rsidP="00C23F4D">
      <w:pPr>
        <w:ind w:firstLine="709"/>
        <w:rPr>
          <w:ins w:id="3045" w:author="Tsaun" w:date="2017-01-30T16:25:00Z"/>
        </w:rPr>
      </w:pPr>
      <w:ins w:id="3046" w:author="Шайтан-машина" w:date="2017-01-06T17:31:00Z">
        <w:del w:id="3047" w:author="Tsaun" w:date="2017-01-30T16:25:00Z">
          <w:r w:rsidDel="002E3A69">
            <w:delText>Аналогично можно на основе (1.</w:delText>
          </w:r>
        </w:del>
      </w:ins>
      <w:ins w:id="3048" w:author="Шайтан-машина" w:date="2017-01-06T17:32:00Z">
        <w:del w:id="3049" w:author="Tsaun" w:date="2017-01-30T16:25:00Z">
          <w:r w:rsidDel="002E3A69">
            <w:delText>30)</w:delText>
          </w:r>
        </w:del>
      </w:ins>
      <w:ins w:id="3050" w:author="Шайтан-машина" w:date="2017-01-06T17:31:00Z">
        <w:del w:id="3051" w:author="Tsaun" w:date="2017-01-30T16:25:00Z">
          <w:r w:rsidDel="002E3A69">
            <w:delText xml:space="preserve"> </w:delText>
          </w:r>
        </w:del>
      </w:ins>
      <w:ins w:id="3052" w:author="Шайтан-машина" w:date="2017-01-06T17:32:00Z">
        <w:del w:id="3053" w:author="Tsaun" w:date="2017-01-30T16:25:00Z">
          <w:r w:rsidDel="002E3A69">
            <w:delText>сформулировать</w:delText>
          </w:r>
        </w:del>
      </w:ins>
      <w:ins w:id="3054" w:author="Шайтан-машина" w:date="2017-01-06T17:31:00Z">
        <w:del w:id="3055" w:author="Tsaun" w:date="2017-01-30T16:25:00Z">
          <w:r w:rsidDel="002E3A69">
            <w:delText xml:space="preserve"> и систему уравнений для упрощенного метода моделирования поведения паров</w:delText>
          </w:r>
        </w:del>
      </w:ins>
      <w:ins w:id="3056" w:author="Шайтан-машина" w:date="2017-01-06T17:32:00Z">
        <w:del w:id="3057" w:author="Tsaun" w:date="2017-01-30T16:25:00Z">
          <w:r w:rsidDel="002E3A69">
            <w:delText>.</w:delText>
          </w:r>
        </w:del>
      </w:ins>
      <w:ins w:id="3058" w:author="Tsaun" w:date="2017-01-30T16:25:00Z">
        <w:r w:rsidR="002E3A69">
          <w:t>В рамках равновесной модели поведение паров ПД в ячейке моделируется следующим образом:</w:t>
        </w:r>
      </w:ins>
    </w:p>
    <w:p w:rsidR="002E3A69" w:rsidRDefault="002E3A69" w:rsidP="002E3A69">
      <w:pPr>
        <w:pStyle w:val="affffffffffb"/>
        <w:numPr>
          <w:ilvl w:val="0"/>
          <w:numId w:val="59"/>
        </w:numPr>
        <w:rPr>
          <w:ins w:id="3059" w:author="Tsaun" w:date="2017-01-30T16:27:00Z"/>
        </w:rPr>
      </w:pPr>
      <w:ins w:id="3060" w:author="Tsaun" w:date="2017-01-30T16:27:00Z">
        <w:r>
          <w:t>первоначально проводится решение системы уравнений вида</w:t>
        </w:r>
      </w:ins>
    </w:p>
    <w:tbl>
      <w:tblPr>
        <w:tblW w:w="0" w:type="auto"/>
        <w:tblInd w:w="648" w:type="dxa"/>
        <w:tblLook w:val="01E0" w:firstRow="1" w:lastRow="1" w:firstColumn="1" w:lastColumn="1" w:noHBand="0" w:noVBand="0"/>
      </w:tblPr>
      <w:tblGrid>
        <w:gridCol w:w="7936"/>
        <w:gridCol w:w="1270"/>
      </w:tblGrid>
      <w:tr w:rsidR="002E3A69" w:rsidRPr="004C54D2" w:rsidTr="002E3A69">
        <w:trPr>
          <w:ins w:id="3061" w:author="Tsaun" w:date="2017-01-30T16:28:00Z"/>
        </w:trPr>
        <w:tc>
          <w:tcPr>
            <w:tcW w:w="7936" w:type="dxa"/>
            <w:vAlign w:val="center"/>
          </w:tcPr>
          <w:p w:rsidR="002E3A69" w:rsidRPr="00B72A74" w:rsidRDefault="00A53AF7" w:rsidP="002E3A69">
            <w:pPr>
              <w:pStyle w:val="1-6"/>
              <w:ind w:firstLine="203"/>
              <w:rPr>
                <w:ins w:id="3062" w:author="Tsaun" w:date="2017-01-30T16:28:00Z"/>
                <w:lang w:val="en-US"/>
              </w:rPr>
            </w:pPr>
            <w:ins w:id="3063" w:author="Tsaun" w:date="2017-01-30T16:28:00Z">
              <w:r w:rsidRPr="00A53AF7">
                <w:rPr>
                  <w:position w:val="-66"/>
                </w:rPr>
                <w:object w:dxaOrig="4660" w:dyaOrig="1420">
                  <v:shape id="_x0000_i1225" type="#_x0000_t75" style="width:171.8pt;height:60.55pt" o:ole="">
                    <v:imagedata r:id="rId543" o:title=""/>
                  </v:shape>
                  <o:OLEObject Type="Embed" ProgID="Equation.3" ShapeID="_x0000_i1225" DrawAspect="Content" ObjectID="_1549710550" r:id="rId544"/>
                </w:object>
              </w:r>
            </w:ins>
            <w:ins w:id="3064" w:author="Tsaun" w:date="2017-01-30T16:28:00Z">
              <w:r w:rsidR="002E3A69" w:rsidRPr="00B72A74">
                <w:t>,</w:t>
              </w:r>
            </w:ins>
          </w:p>
        </w:tc>
        <w:tc>
          <w:tcPr>
            <w:tcW w:w="1270" w:type="dxa"/>
            <w:vAlign w:val="center"/>
          </w:tcPr>
          <w:p w:rsidR="002E3A69" w:rsidRPr="004C54D2" w:rsidRDefault="002E3A69" w:rsidP="002E3A69">
            <w:pPr>
              <w:pStyle w:val="affffffffff"/>
              <w:rPr>
                <w:ins w:id="3065" w:author="Tsaun" w:date="2017-01-30T16:28:00Z"/>
              </w:rPr>
            </w:pPr>
            <w:ins w:id="3066" w:author="Tsaun" w:date="2017-01-30T16:28: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067" w:author="Tsaun" w:date="2017-01-30T16:28: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068" w:author="Tsaun" w:date="2017-02-22T15:30:00Z">
              <w:r w:rsidR="00226569">
                <w:rPr>
                  <w:noProof/>
                </w:rPr>
                <w:t>75</w:t>
              </w:r>
            </w:ins>
            <w:ins w:id="3069" w:author="Tsaun" w:date="2017-01-30T16:28:00Z">
              <w:r w:rsidR="00FF21EC" w:rsidRPr="004C54D2">
                <w:fldChar w:fldCharType="end"/>
              </w:r>
              <w:r w:rsidRPr="004C54D2">
                <w:t>)</w:t>
              </w:r>
            </w:ins>
          </w:p>
        </w:tc>
      </w:tr>
    </w:tbl>
    <w:p w:rsidR="002E3A69" w:rsidRDefault="00A53AF7" w:rsidP="002E3A69">
      <w:pPr>
        <w:pStyle w:val="affffffffffb"/>
        <w:numPr>
          <w:ilvl w:val="0"/>
          <w:numId w:val="59"/>
        </w:numPr>
        <w:rPr>
          <w:ins w:id="3070" w:author="Tsaun" w:date="2017-01-30T16:26:00Z"/>
        </w:rPr>
      </w:pPr>
      <w:ins w:id="3071" w:author="Tsaun" w:date="2017-01-30T16:30:00Z">
        <w:r>
          <w:t xml:space="preserve">затем, </w:t>
        </w:r>
      </w:ins>
      <w:ins w:id="3072" w:author="Tsaun" w:date="2017-01-30T16:26:00Z">
        <w:r w:rsidR="002E3A69">
          <w:t>в том случае, если концентрация насыщения пара при температуре несущего газа в ячейке окажется меньше полученной в результате решения (1.31), объемная концентрация пара в ячейке приравнивается концентрации насыщения, а весь излишек массы считается перешедшим в аэрозольную форму</w:t>
        </w:r>
      </w:ins>
    </w:p>
    <w:tbl>
      <w:tblPr>
        <w:tblW w:w="0" w:type="auto"/>
        <w:tblInd w:w="648" w:type="dxa"/>
        <w:tblLook w:val="01E0" w:firstRow="1" w:lastRow="1" w:firstColumn="1" w:lastColumn="1" w:noHBand="0" w:noVBand="0"/>
      </w:tblPr>
      <w:tblGrid>
        <w:gridCol w:w="7936"/>
        <w:gridCol w:w="1270"/>
      </w:tblGrid>
      <w:tr w:rsidR="002E3A69" w:rsidRPr="002E146E" w:rsidTr="002E3A69">
        <w:trPr>
          <w:ins w:id="3073" w:author="Tsaun" w:date="2017-01-30T16:26:00Z"/>
        </w:trPr>
        <w:tc>
          <w:tcPr>
            <w:tcW w:w="7936" w:type="dxa"/>
            <w:vAlign w:val="center"/>
          </w:tcPr>
          <w:p w:rsidR="002E3A69" w:rsidRPr="007736D4" w:rsidRDefault="002E3A69" w:rsidP="002E3A69">
            <w:pPr>
              <w:pStyle w:val="1-6"/>
              <w:ind w:firstLine="203"/>
              <w:rPr>
                <w:ins w:id="3074" w:author="Tsaun" w:date="2017-01-30T16:26:00Z"/>
                <w:lang w:val="en-US"/>
              </w:rPr>
            </w:pPr>
            <w:ins w:id="3075" w:author="Tsaun" w:date="2017-01-30T16:26:00Z">
              <w:r w:rsidRPr="00263618">
                <w:rPr>
                  <w:position w:val="-32"/>
                </w:rPr>
                <w:object w:dxaOrig="7680" w:dyaOrig="760">
                  <v:shape id="_x0000_i1226" type="#_x0000_t75" style="width:355.65pt;height:35.45pt" o:ole="">
                    <v:imagedata r:id="rId225" o:title=""/>
                  </v:shape>
                  <o:OLEObject Type="Embed" ProgID="Equation.3" ShapeID="_x0000_i1226" DrawAspect="Content" ObjectID="_1549710551" r:id="rId545"/>
                </w:object>
              </w:r>
            </w:ins>
            <w:ins w:id="3076" w:author="Tsaun" w:date="2017-01-30T16:26:00Z">
              <w:r>
                <w:t>;</w:t>
              </w:r>
            </w:ins>
          </w:p>
        </w:tc>
        <w:tc>
          <w:tcPr>
            <w:tcW w:w="1270" w:type="dxa"/>
            <w:vAlign w:val="center"/>
          </w:tcPr>
          <w:p w:rsidR="002E3A69" w:rsidRPr="004C54D2" w:rsidRDefault="002E3A69" w:rsidP="002E3A69">
            <w:pPr>
              <w:pStyle w:val="affffffffff"/>
              <w:rPr>
                <w:ins w:id="3077" w:author="Tsaun" w:date="2017-01-30T16:26:00Z"/>
              </w:rPr>
            </w:pPr>
            <w:ins w:id="3078" w:author="Tsaun" w:date="2017-01-30T16:26: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079" w:author="Tsaun" w:date="2017-01-30T16:26: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080" w:author="Tsaun" w:date="2017-02-22T15:30:00Z">
              <w:r w:rsidR="00226569">
                <w:rPr>
                  <w:noProof/>
                </w:rPr>
                <w:t>76</w:t>
              </w:r>
            </w:ins>
            <w:ins w:id="3081" w:author="Tsaun" w:date="2017-01-30T16:26:00Z">
              <w:r w:rsidR="00FF21EC" w:rsidRPr="004C54D2">
                <w:fldChar w:fldCharType="end"/>
              </w:r>
              <w:r w:rsidRPr="004C54D2">
                <w:t>)</w:t>
              </w:r>
            </w:ins>
          </w:p>
        </w:tc>
      </w:tr>
    </w:tbl>
    <w:p w:rsidR="002E3A69" w:rsidRPr="00C968E3" w:rsidRDefault="002E3A69" w:rsidP="002E3A69">
      <w:pPr>
        <w:pStyle w:val="affffffffffb"/>
        <w:numPr>
          <w:ilvl w:val="0"/>
          <w:numId w:val="59"/>
        </w:numPr>
        <w:rPr>
          <w:ins w:id="3082" w:author="Tsaun" w:date="2017-01-30T16:26:00Z"/>
        </w:rPr>
      </w:pPr>
      <w:ins w:id="3083" w:author="Tsaun" w:date="2017-01-30T16:26:00Z">
        <w:r>
          <w:t>если объемная концентрация пара оказывается выше концентрации насыщения при температуре поверхности конструкционных элементов, то объемная концентрация пара в ячейке приравнивается концентрации насыщения для температуры стенок, а весь излишек массы считается перешедшим в конденсат.</w:t>
        </w:r>
      </w:ins>
    </w:p>
    <w:tbl>
      <w:tblPr>
        <w:tblW w:w="0" w:type="auto"/>
        <w:tblInd w:w="648" w:type="dxa"/>
        <w:tblLook w:val="01E0" w:firstRow="1" w:lastRow="1" w:firstColumn="1" w:lastColumn="1" w:noHBand="0" w:noVBand="0"/>
      </w:tblPr>
      <w:tblGrid>
        <w:gridCol w:w="8249"/>
        <w:gridCol w:w="957"/>
      </w:tblGrid>
      <w:tr w:rsidR="002E3A69" w:rsidRPr="002E146E" w:rsidTr="002E3A69">
        <w:trPr>
          <w:ins w:id="3084" w:author="Tsaun" w:date="2017-01-30T16:26:00Z"/>
        </w:trPr>
        <w:tc>
          <w:tcPr>
            <w:tcW w:w="8249" w:type="dxa"/>
            <w:vAlign w:val="center"/>
          </w:tcPr>
          <w:p w:rsidR="002E3A69" w:rsidRPr="007736D4" w:rsidRDefault="002E3A69" w:rsidP="002E3A69">
            <w:pPr>
              <w:pStyle w:val="1-6"/>
              <w:ind w:firstLine="203"/>
              <w:rPr>
                <w:ins w:id="3085" w:author="Tsaun" w:date="2017-01-30T16:26:00Z"/>
                <w:lang w:val="en-US"/>
              </w:rPr>
            </w:pPr>
            <w:ins w:id="3086" w:author="Tsaun" w:date="2017-01-30T16:26:00Z">
              <w:r w:rsidRPr="00C7157B">
                <w:rPr>
                  <w:position w:val="-92"/>
                </w:rPr>
                <w:object w:dxaOrig="8080" w:dyaOrig="1780">
                  <v:shape id="_x0000_i1227" type="#_x0000_t75" style="width:332.75pt;height:79.65pt" o:ole="">
                    <v:imagedata r:id="rId227" o:title=""/>
                  </v:shape>
                  <o:OLEObject Type="Embed" ProgID="Equation.3" ShapeID="_x0000_i1227" DrawAspect="Content" ObjectID="_1549710552" r:id="rId546"/>
                </w:object>
              </w:r>
            </w:ins>
            <w:ins w:id="3087" w:author="Tsaun" w:date="2017-01-30T16:26:00Z">
              <w:r>
                <w:t>;</w:t>
              </w:r>
            </w:ins>
          </w:p>
        </w:tc>
        <w:tc>
          <w:tcPr>
            <w:tcW w:w="957" w:type="dxa"/>
            <w:vAlign w:val="center"/>
          </w:tcPr>
          <w:p w:rsidR="002E3A69" w:rsidRPr="004C54D2" w:rsidRDefault="002E3A69" w:rsidP="002E3A69">
            <w:pPr>
              <w:pStyle w:val="affffffffff"/>
              <w:rPr>
                <w:ins w:id="3088" w:author="Tsaun" w:date="2017-01-30T16:26:00Z"/>
              </w:rPr>
            </w:pPr>
            <w:ins w:id="3089" w:author="Tsaun" w:date="2017-01-30T16:26: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090" w:author="Tsaun" w:date="2017-01-30T16:26: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091" w:author="Tsaun" w:date="2017-02-22T15:30:00Z">
              <w:r w:rsidR="00226569">
                <w:rPr>
                  <w:noProof/>
                </w:rPr>
                <w:t>77</w:t>
              </w:r>
            </w:ins>
            <w:ins w:id="3092" w:author="Tsaun" w:date="2017-01-30T16:26:00Z">
              <w:r w:rsidR="00FF21EC" w:rsidRPr="004C54D2">
                <w:fldChar w:fldCharType="end"/>
              </w:r>
              <w:r w:rsidRPr="004C54D2">
                <w:t>)</w:t>
              </w:r>
            </w:ins>
          </w:p>
        </w:tc>
      </w:tr>
    </w:tbl>
    <w:p w:rsidR="002E3A69" w:rsidRDefault="002E3A69" w:rsidP="002E3A69">
      <w:pPr>
        <w:rPr>
          <w:ins w:id="3093" w:author="Tsaun" w:date="2017-01-30T16:26:00Z"/>
        </w:rPr>
      </w:pPr>
      <w:ins w:id="3094" w:author="Tsaun" w:date="2017-01-30T16:26:00Z">
        <w:r>
          <w:t>В (1.</w:t>
        </w:r>
      </w:ins>
      <w:ins w:id="3095" w:author="Tsaun" w:date="2017-01-30T16:32:00Z">
        <w:r w:rsidR="00A53AF7">
          <w:t>76</w:t>
        </w:r>
      </w:ins>
      <w:ins w:id="3096" w:author="Tsaun" w:date="2017-01-30T16:26:00Z">
        <w:r>
          <w:t xml:space="preserve">) </w:t>
        </w:r>
      </w:ins>
      <w:ins w:id="3097" w:author="Tsaun" w:date="2017-01-30T16:26:00Z">
        <w:r w:rsidRPr="00404E52">
          <w:rPr>
            <w:position w:val="-12"/>
          </w:rPr>
          <w:object w:dxaOrig="1380" w:dyaOrig="380">
            <v:shape id="_x0000_i1228" type="#_x0000_t75" style="width:69.25pt;height:18.55pt" o:ole="">
              <v:imagedata r:id="rId229" o:title=""/>
            </v:shape>
            <o:OLEObject Type="Embed" ProgID="Equation.3" ShapeID="_x0000_i1228" DrawAspect="Content" ObjectID="_1549710553" r:id="rId547"/>
          </w:object>
        </w:r>
      </w:ins>
      <w:ins w:id="3098" w:author="Tsaun" w:date="2017-01-30T16:26:00Z">
        <w:r>
          <w:t xml:space="preserve"> - масса соединения ПД, перешедшая из парообразного состояния в аэрозольную форму в момент времени </w:t>
        </w:r>
        <w:r>
          <w:rPr>
            <w:lang w:val="en-US"/>
          </w:rPr>
          <w:t>t</w:t>
        </w:r>
        <w:r w:rsidRPr="00A31A07">
          <w:t>+</w:t>
        </w:r>
        <w:r w:rsidRPr="00FF6E21">
          <w:t>∆</w:t>
        </w:r>
        <w:r>
          <w:rPr>
            <w:lang w:val="en-US"/>
          </w:rPr>
          <w:t>t</w:t>
        </w:r>
        <w:r>
          <w:t xml:space="preserve">, </w:t>
        </w:r>
      </w:ins>
      <w:ins w:id="3099" w:author="Tsaun" w:date="2017-01-30T16:26:00Z">
        <w:r w:rsidRPr="00404E52">
          <w:rPr>
            <w:position w:val="-12"/>
          </w:rPr>
          <w:object w:dxaOrig="1420" w:dyaOrig="380">
            <v:shape id="_x0000_i1229" type="#_x0000_t75" style="width:71.45pt;height:18.55pt" o:ole="">
              <v:imagedata r:id="rId231" o:title=""/>
            </v:shape>
            <o:OLEObject Type="Embed" ProgID="Equation.3" ShapeID="_x0000_i1229" DrawAspect="Content" ObjectID="_1549710554" r:id="rId548"/>
          </w:object>
        </w:r>
      </w:ins>
      <w:ins w:id="3100" w:author="Tsaun" w:date="2017-01-30T16:26:00Z">
        <w:r>
          <w:t xml:space="preserve"> - объемная концентрация насыщенных паров ПД при температуре несущего газа в ячейке, </w:t>
        </w:r>
      </w:ins>
      <w:ins w:id="3101" w:author="Tsaun" w:date="2017-01-30T16:26:00Z">
        <w:r w:rsidRPr="00404E52">
          <w:rPr>
            <w:position w:val="-12"/>
          </w:rPr>
          <w:object w:dxaOrig="1400" w:dyaOrig="380">
            <v:shape id="_x0000_i1230" type="#_x0000_t75" style="width:69.8pt;height:18.55pt" o:ole="">
              <v:imagedata r:id="rId233" o:title=""/>
            </v:shape>
            <o:OLEObject Type="Embed" ProgID="Equation.3" ShapeID="_x0000_i1230" DrawAspect="Content" ObjectID="_1549710555" r:id="rId549"/>
          </w:object>
        </w:r>
      </w:ins>
      <w:ins w:id="3102" w:author="Tsaun" w:date="2017-01-30T16:26:00Z">
        <w:r>
          <w:t xml:space="preserve"> - объемная концентрация насыщенных паров ПД при температуре поверхности конструкционных элементов в ячейке. В том случае, если </w:t>
        </w:r>
      </w:ins>
      <w:ins w:id="3103" w:author="Tsaun" w:date="2017-01-30T16:26:00Z">
        <w:r w:rsidRPr="00404E52">
          <w:rPr>
            <w:position w:val="-12"/>
          </w:rPr>
          <w:object w:dxaOrig="2620" w:dyaOrig="380">
            <v:shape id="_x0000_i1231" type="#_x0000_t75" style="width:131.45pt;height:18.55pt" o:ole="">
              <v:imagedata r:id="rId235" o:title=""/>
            </v:shape>
            <o:OLEObject Type="Embed" ProgID="Equation.3" ShapeID="_x0000_i1231" DrawAspect="Content" ObjectID="_1549710556" r:id="rId550"/>
          </w:object>
        </w:r>
      </w:ins>
      <w:ins w:id="3104" w:author="Tsaun" w:date="2017-01-30T16:26:00Z">
        <w:r>
          <w:t>, процесс испарения ПД с поверхности конструкционных элементов описыва</w:t>
        </w:r>
        <w:r w:rsidR="00A53AF7">
          <w:t>ется также уравнениями вида (1.</w:t>
        </w:r>
      </w:ins>
      <w:ins w:id="3105" w:author="Tsaun" w:date="2017-01-30T16:32:00Z">
        <w:r w:rsidR="00A53AF7">
          <w:t>77</w:t>
        </w:r>
      </w:ins>
      <w:ins w:id="3106" w:author="Tsaun" w:date="2017-01-30T16:26:00Z">
        <w:r>
          <w:t>).</w:t>
        </w:r>
      </w:ins>
    </w:p>
    <w:p w:rsidR="002E3A69" w:rsidRDefault="002E3A69" w:rsidP="002E3A69">
      <w:pPr>
        <w:rPr>
          <w:ins w:id="3107" w:author="Tsaun" w:date="2017-01-30T16:26:00Z"/>
        </w:rPr>
      </w:pPr>
      <w:ins w:id="3108" w:author="Tsaun" w:date="2017-01-30T16:26:00Z">
        <w:r>
          <w:lastRenderedPageBreak/>
          <w:t xml:space="preserve">Следует отметить, что в рамках упрощенного подхода в том случае, если к моменту времени </w:t>
        </w:r>
        <w:r>
          <w:rPr>
            <w:lang w:val="en-US"/>
          </w:rPr>
          <w:t>t</w:t>
        </w:r>
        <w:r w:rsidRPr="00A31A07">
          <w:t>+</w:t>
        </w:r>
        <w:r w:rsidRPr="00FF6E21">
          <w:t>∆</w:t>
        </w:r>
        <w:r>
          <w:rPr>
            <w:lang w:val="en-US"/>
          </w:rPr>
          <w:t>t</w:t>
        </w:r>
        <w:r w:rsidRPr="00A31A07">
          <w:t xml:space="preserve"> </w:t>
        </w:r>
        <w:r>
          <w:t xml:space="preserve">аэрозоли в ячейке отсутствовали, то вся масса </w:t>
        </w:r>
      </w:ins>
      <w:ins w:id="3109" w:author="Tsaun" w:date="2017-01-30T16:26:00Z">
        <w:r w:rsidRPr="00404E52">
          <w:rPr>
            <w:position w:val="-12"/>
          </w:rPr>
          <w:object w:dxaOrig="1380" w:dyaOrig="380">
            <v:shape id="_x0000_i1232" type="#_x0000_t75" style="width:69.25pt;height:18.55pt" o:ole="">
              <v:imagedata r:id="rId237" o:title=""/>
            </v:shape>
            <o:OLEObject Type="Embed" ProgID="Equation.3" ShapeID="_x0000_i1232" DrawAspect="Content" ObjectID="_1549710557" r:id="rId551"/>
          </w:object>
        </w:r>
      </w:ins>
      <w:ins w:id="3110" w:author="Tsaun" w:date="2017-01-30T16:26:00Z">
        <w:r>
          <w:t xml:space="preserve"> переводится в массу аэрозолей в первой размерной группе (моделируется нуклеация). В случае же присутствия аэрозолей предполагается, что весь пар конденсируется уже на существующих аэрозолях, пропорционально их суммарной площади поверхности:</w:t>
        </w:r>
      </w:ins>
    </w:p>
    <w:tbl>
      <w:tblPr>
        <w:tblW w:w="0" w:type="auto"/>
        <w:tblInd w:w="648" w:type="dxa"/>
        <w:tblLook w:val="01E0" w:firstRow="1" w:lastRow="1" w:firstColumn="1" w:lastColumn="1" w:noHBand="0" w:noVBand="0"/>
      </w:tblPr>
      <w:tblGrid>
        <w:gridCol w:w="8249"/>
        <w:gridCol w:w="957"/>
      </w:tblGrid>
      <w:tr w:rsidR="002E3A69" w:rsidRPr="002E146E" w:rsidTr="002E3A69">
        <w:trPr>
          <w:ins w:id="3111" w:author="Tsaun" w:date="2017-01-30T16:26:00Z"/>
        </w:trPr>
        <w:tc>
          <w:tcPr>
            <w:tcW w:w="8249" w:type="dxa"/>
            <w:vAlign w:val="center"/>
          </w:tcPr>
          <w:p w:rsidR="002E3A69" w:rsidRPr="007736D4" w:rsidRDefault="002E3A69" w:rsidP="002E3A69">
            <w:pPr>
              <w:pStyle w:val="1-6"/>
              <w:ind w:firstLine="203"/>
              <w:rPr>
                <w:ins w:id="3112" w:author="Tsaun" w:date="2017-01-30T16:26:00Z"/>
                <w:lang w:val="en-US"/>
              </w:rPr>
            </w:pPr>
            <w:ins w:id="3113" w:author="Tsaun" w:date="2017-01-30T16:26:00Z">
              <w:r w:rsidRPr="00C7157B">
                <w:rPr>
                  <w:position w:val="-50"/>
                </w:rPr>
                <w:object w:dxaOrig="3860" w:dyaOrig="880">
                  <v:shape id="_x0000_i1233" type="#_x0000_t75" style="width:159.25pt;height:36.55pt" o:ole="">
                    <v:imagedata r:id="rId239" o:title=""/>
                  </v:shape>
                  <o:OLEObject Type="Embed" ProgID="Equation.3" ShapeID="_x0000_i1233" DrawAspect="Content" ObjectID="_1549710558" r:id="rId552"/>
                </w:object>
              </w:r>
            </w:ins>
            <w:ins w:id="3114" w:author="Tsaun" w:date="2017-01-30T16:26:00Z">
              <w:r>
                <w:t>;</w:t>
              </w:r>
            </w:ins>
          </w:p>
        </w:tc>
        <w:tc>
          <w:tcPr>
            <w:tcW w:w="957" w:type="dxa"/>
            <w:vAlign w:val="center"/>
          </w:tcPr>
          <w:p w:rsidR="002E3A69" w:rsidRPr="004C54D2" w:rsidRDefault="002E3A69" w:rsidP="002E3A69">
            <w:pPr>
              <w:pStyle w:val="affffffffff"/>
              <w:rPr>
                <w:ins w:id="3115" w:author="Tsaun" w:date="2017-01-30T16:26:00Z"/>
              </w:rPr>
            </w:pPr>
            <w:ins w:id="3116" w:author="Tsaun" w:date="2017-01-30T16:26: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117" w:author="Tsaun" w:date="2017-01-30T16:26: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118" w:author="Tsaun" w:date="2017-02-22T15:30:00Z">
              <w:r w:rsidR="00226569">
                <w:rPr>
                  <w:noProof/>
                </w:rPr>
                <w:t>78</w:t>
              </w:r>
            </w:ins>
            <w:ins w:id="3119" w:author="Tsaun" w:date="2017-01-30T16:26:00Z">
              <w:r w:rsidR="00FF21EC" w:rsidRPr="004C54D2">
                <w:fldChar w:fldCharType="end"/>
              </w:r>
              <w:r w:rsidRPr="004C54D2">
                <w:t>)</w:t>
              </w:r>
            </w:ins>
          </w:p>
        </w:tc>
      </w:tr>
    </w:tbl>
    <w:p w:rsidR="002E3A69" w:rsidRDefault="002E3A69" w:rsidP="002E3A69">
      <w:pPr>
        <w:ind w:firstLine="0"/>
        <w:rPr>
          <w:ins w:id="3120" w:author="Tsaun" w:date="2017-01-30T16:26:00Z"/>
        </w:rPr>
      </w:pPr>
      <w:ins w:id="3121" w:author="Tsaun" w:date="2017-01-30T16:26:00Z">
        <w:r>
          <w:t xml:space="preserve">где </w:t>
        </w:r>
        <w:r>
          <w:rPr>
            <w:lang w:val="en-US"/>
          </w:rPr>
          <w:t>k</w:t>
        </w:r>
        <w:r w:rsidRPr="00C7157B">
          <w:t xml:space="preserve"> – </w:t>
        </w:r>
        <w:r>
          <w:t xml:space="preserve">номер размерной группы аэрозолей, </w:t>
        </w:r>
      </w:ins>
      <w:ins w:id="3122" w:author="Tsaun" w:date="2017-01-30T16:26:00Z">
        <w:r w:rsidRPr="00404E52">
          <w:rPr>
            <w:position w:val="-12"/>
          </w:rPr>
          <w:object w:dxaOrig="1380" w:dyaOrig="380">
            <v:shape id="_x0000_i1234" type="#_x0000_t75" style="width:69.25pt;height:18.55pt" o:ole="">
              <v:imagedata r:id="rId241" o:title=""/>
            </v:shape>
            <o:OLEObject Type="Embed" ProgID="Equation.3" ShapeID="_x0000_i1234" DrawAspect="Content" ObjectID="_1549710559" r:id="rId553"/>
          </w:object>
        </w:r>
      </w:ins>
      <w:ins w:id="3123" w:author="Tsaun" w:date="2017-01-30T16:26:00Z">
        <w:r>
          <w:t xml:space="preserve"> - масса пара ПД, сконденсированного на </w:t>
        </w:r>
        <w:r>
          <w:rPr>
            <w:lang w:val="en-US"/>
          </w:rPr>
          <w:t>k</w:t>
        </w:r>
        <w:r w:rsidRPr="00C7157B">
          <w:t>-</w:t>
        </w:r>
        <w:r>
          <w:t>ой размерной группе.</w:t>
        </w:r>
      </w:ins>
    </w:p>
    <w:p w:rsidR="002E3A69" w:rsidRPr="004D32B4" w:rsidDel="00A53AF7" w:rsidRDefault="002E3A69" w:rsidP="00C23F4D">
      <w:pPr>
        <w:ind w:firstLine="709"/>
        <w:rPr>
          <w:ins w:id="3124" w:author="Шайтан-машина" w:date="2017-01-06T15:31:00Z"/>
          <w:del w:id="3125" w:author="Tsaun" w:date="2017-01-30T16:32:00Z"/>
        </w:rPr>
      </w:pPr>
    </w:p>
    <w:p w:rsidR="00F9305A" w:rsidRPr="00F9305A" w:rsidDel="00C23F4D" w:rsidRDefault="00F9305A" w:rsidP="00794673">
      <w:pPr>
        <w:pStyle w:val="affffffffffb"/>
        <w:numPr>
          <w:ilvl w:val="0"/>
          <w:numId w:val="50"/>
        </w:numPr>
        <w:rPr>
          <w:del w:id="3126" w:author="Шайтан-машина" w:date="2017-01-06T15:19:00Z"/>
        </w:rPr>
      </w:pPr>
      <w:del w:id="3127" w:author="Шайтан-машина" w:date="2017-01-06T15:19:00Z">
        <w:r w:rsidRPr="00F9305A" w:rsidDel="00C23F4D">
          <w:delText>Упрощенная модель</w:delText>
        </w:r>
      </w:del>
    </w:p>
    <w:p w:rsidR="00F9305A" w:rsidDel="00C23F4D" w:rsidRDefault="00F9305A" w:rsidP="009D6252">
      <w:pPr>
        <w:pStyle w:val="affffffffffb"/>
        <w:ind w:left="1287" w:firstLine="0"/>
        <w:rPr>
          <w:del w:id="3128" w:author="Шайтан-машина" w:date="2017-01-06T15:19:00Z"/>
        </w:rPr>
      </w:pPr>
      <w:del w:id="3129" w:author="Шайтан-машина" w:date="2017-01-06T15:19:00Z">
        <w:r w:rsidRPr="00F9305A" w:rsidDel="00C23F4D">
          <w:rPr>
            <w:highlight w:val="red"/>
          </w:rPr>
          <w:delText>Филиппов М., Киселев А. – пишут текст</w:delText>
        </w:r>
        <w:r w:rsidDel="00C23F4D">
          <w:delText xml:space="preserve"> </w:delText>
        </w:r>
      </w:del>
    </w:p>
    <w:p w:rsidR="00F9305A" w:rsidDel="00C23F4D" w:rsidRDefault="00F9305A" w:rsidP="00794673">
      <w:pPr>
        <w:pStyle w:val="affffffffffb"/>
        <w:numPr>
          <w:ilvl w:val="0"/>
          <w:numId w:val="50"/>
        </w:numPr>
        <w:rPr>
          <w:del w:id="3130" w:author="Шайтан-машина" w:date="2017-01-06T15:19:00Z"/>
        </w:rPr>
      </w:pPr>
      <w:del w:id="3131" w:author="Шайтан-машина" w:date="2017-01-06T15:19:00Z">
        <w:r w:rsidDel="00C23F4D">
          <w:delText>Гомогенная нуклеация</w:delText>
        </w:r>
      </w:del>
    </w:p>
    <w:p w:rsidR="00581B48" w:rsidRPr="00EE182E" w:rsidDel="001B676A" w:rsidRDefault="00581B48" w:rsidP="00C23F4D">
      <w:pPr>
        <w:ind w:firstLine="709"/>
        <w:rPr>
          <w:del w:id="3132" w:author="Шайтан-машина" w:date="2017-01-06T16:34:00Z"/>
        </w:rPr>
      </w:pPr>
      <w:del w:id="3133" w:author="Шайтан-машина" w:date="2017-01-06T16:34:00Z">
        <w:r w:rsidDel="001B676A">
          <w:delText xml:space="preserve">Вклад в увеличение общей числовой концентрации частиц в </w:delText>
        </w:r>
        <w:r w:rsidRPr="00F9305A" w:rsidDel="001B676A">
          <w:delText xml:space="preserve">размерном классе </w:delText>
        </w:r>
        <w:r w:rsidRPr="00F9305A" w:rsidDel="001B676A">
          <w:rPr>
            <w:i/>
            <w:lang w:val="en-US"/>
          </w:rPr>
          <w:delText>l</w:delText>
        </w:r>
        <w:r w:rsidRPr="00FC3654" w:rsidDel="001B676A">
          <w:delText xml:space="preserve"> из-за нуклеации дают </w:delText>
        </w:r>
        <w:r w:rsidDel="001B676A">
          <w:delText xml:space="preserve">пары </w:delText>
        </w:r>
        <w:r w:rsidRPr="00FC3654" w:rsidDel="001B676A">
          <w:delText xml:space="preserve">всех </w:delText>
        </w:r>
        <w:r w:rsidDel="001B676A">
          <w:delText xml:space="preserve">химических элементов </w:delText>
        </w:r>
        <w:r w:rsidRPr="0043316B" w:rsidDel="001B676A">
          <w:rPr>
            <w:i/>
            <w:lang w:val="en-US"/>
          </w:rPr>
          <w:delText>a</w:delText>
        </w:r>
        <w:r w:rsidRPr="00FC3654" w:rsidDel="001B676A">
          <w:rPr>
            <w:i/>
          </w:rPr>
          <w:delText xml:space="preserve">, </w:delText>
        </w:r>
        <w:r w:rsidDel="001B676A">
          <w:delText>для которых создались условия пересыщения</w:delText>
        </w:r>
        <w:r w:rsidRPr="00FC3654" w:rsidDel="001B676A">
          <w:rPr>
            <w:i/>
          </w:rPr>
          <w:delText xml:space="preserve"> </w:delText>
        </w:r>
        <w:r w:rsidRPr="00FC3654" w:rsidDel="001B676A">
          <w:delText>(</w:delText>
        </w:r>
        <w:r w:rsidR="00C907DB" w:rsidDel="001B676A">
          <w:delText>степень</w:delText>
        </w:r>
        <w:r w:rsidRPr="00FC3654" w:rsidDel="001B676A">
          <w:delText xml:space="preserve"> пересыщения больше </w:delText>
        </w:r>
        <w:r w:rsidRPr="00FC3654" w:rsidDel="001B676A">
          <w:rPr>
            <w:highlight w:val="red"/>
          </w:rPr>
          <w:delText>4</w:delText>
        </w:r>
        <w:r w:rsidR="00D3229E" w:rsidDel="001B676A">
          <w:rPr>
            <w:highlight w:val="red"/>
          </w:rPr>
          <w:delText>?</w:delText>
        </w:r>
        <w:r w:rsidRPr="00FC3654" w:rsidDel="001B676A">
          <w:rPr>
            <w:highlight w:val="red"/>
          </w:rPr>
          <w:delText>)</w:delText>
        </w:r>
        <w:r w:rsidRPr="00FC3654" w:rsidDel="001B676A">
          <w:rPr>
            <w:i/>
          </w:rPr>
          <w:delText xml:space="preserve"> </w:delText>
        </w:r>
        <w:r w:rsidRPr="00FC3654" w:rsidDel="001B676A">
          <w:delText xml:space="preserve">и критический размер зародышей которых </w:delText>
        </w:r>
        <w:r w:rsidRPr="002804F7" w:rsidDel="001B676A">
          <w:delText>попадает</w:delText>
        </w:r>
        <w:r w:rsidDel="001B676A">
          <w:delText xml:space="preserve"> в размерный интервал данного класса</w:delText>
        </w:r>
        <w:r w:rsidRPr="00FC3654" w:rsidDel="001B676A">
          <w:rPr>
            <w:i/>
          </w:rPr>
          <w:delText xml:space="preserve">. </w:delText>
        </w:r>
        <w:r w:rsidRPr="00FC3654" w:rsidDel="001B676A">
          <w:delText xml:space="preserve"> Количественное изменение </w:delText>
        </w:r>
        <w:r w:rsidDel="001B676A">
          <w:delText xml:space="preserve">общей числовой концентрации в группе из-за нуклеации паров определяется как полная масса частиц-зародышей критических размеров </w:delText>
        </w:r>
        <w:r w:rsidR="002F4240">
          <w:rPr>
            <w:noProof/>
            <w:position w:val="-12"/>
            <w:lang w:eastAsia="ru-RU"/>
            <w:rPrChange w:id="3134">
              <w:rPr>
                <w:noProof/>
                <w:lang w:eastAsia="ru-RU"/>
              </w:rPr>
            </w:rPrChange>
          </w:rPr>
          <w:drawing>
            <wp:inline distT="0" distB="0" distL="0" distR="0">
              <wp:extent cx="453390" cy="219710"/>
              <wp:effectExtent l="0" t="0" r="3810" b="0"/>
              <wp:docPr id="316"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498"/>
                      <a:srcRect/>
                      <a:stretch>
                        <a:fillRect/>
                      </a:stretch>
                    </pic:blipFill>
                    <pic:spPr bwMode="auto">
                      <a:xfrm>
                        <a:off x="0" y="0"/>
                        <a:ext cx="453390" cy="219710"/>
                      </a:xfrm>
                      <a:prstGeom prst="rect">
                        <a:avLst/>
                      </a:prstGeom>
                      <a:noFill/>
                      <a:ln w="9525">
                        <a:noFill/>
                        <a:miter lim="800000"/>
                        <a:headEnd/>
                        <a:tailEnd/>
                      </a:ln>
                    </pic:spPr>
                  </pic:pic>
                </a:graphicData>
              </a:graphic>
            </wp:inline>
          </w:drawing>
        </w:r>
        <w:r w:rsidRPr="00FC3654" w:rsidDel="001B676A">
          <w:delText xml:space="preserve">, отнесенная к произведению эффективной плотности </w:delText>
        </w:r>
        <w:r w:rsidDel="001B676A">
          <w:delText xml:space="preserve">материала </w:delText>
        </w:r>
        <w:r w:rsidRPr="00FC3654" w:rsidDel="001B676A">
          <w:delText xml:space="preserve">частиц аэрозоля </w:delText>
        </w:r>
        <w:r w:rsidRPr="00BA230F" w:rsidDel="001B676A">
          <w:rPr>
            <w:i/>
            <w:lang w:val="en-US"/>
          </w:rPr>
          <w:delText>ρ</w:delText>
        </w:r>
        <w:r w:rsidRPr="00FC3654" w:rsidDel="001B676A">
          <w:delText xml:space="preserve"> и </w:delText>
        </w:r>
        <w:r w:rsidDel="001B676A">
          <w:delText>представительного</w:delText>
        </w:r>
        <w:r w:rsidRPr="00FC3654" w:rsidDel="001B676A">
          <w:delText xml:space="preserve"> размера частиц</w:delText>
        </w:r>
        <w:r w:rsidDel="001B676A">
          <w:delText xml:space="preserve"> </w:delText>
        </w:r>
        <w:r w:rsidRPr="00FC3654" w:rsidDel="001B676A">
          <w:delText xml:space="preserve">группы </w:delText>
        </w:r>
        <w:r w:rsidR="002F4240">
          <w:rPr>
            <w:noProof/>
            <w:position w:val="-14"/>
            <w:lang w:eastAsia="ru-RU"/>
            <w:rPrChange w:id="3135">
              <w:rPr>
                <w:noProof/>
                <w:lang w:eastAsia="ru-RU"/>
              </w:rPr>
            </w:rPrChange>
          </w:rPr>
          <w:drawing>
            <wp:inline distT="0" distB="0" distL="0" distR="0">
              <wp:extent cx="548640" cy="226695"/>
              <wp:effectExtent l="0" t="0" r="0" b="0"/>
              <wp:docPr id="317"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499"/>
                      <a:srcRect/>
                      <a:stretch>
                        <a:fillRect/>
                      </a:stretch>
                    </pic:blipFill>
                    <pic:spPr bwMode="auto">
                      <a:xfrm>
                        <a:off x="0" y="0"/>
                        <a:ext cx="548640" cy="226695"/>
                      </a:xfrm>
                      <a:prstGeom prst="rect">
                        <a:avLst/>
                      </a:prstGeom>
                      <a:noFill/>
                      <a:ln w="9525">
                        <a:noFill/>
                        <a:miter lim="800000"/>
                        <a:headEnd/>
                        <a:tailEnd/>
                      </a:ln>
                    </pic:spPr>
                  </pic:pic>
                </a:graphicData>
              </a:graphic>
            </wp:inline>
          </w:drawing>
        </w:r>
        <w:r w:rsidRPr="00FC3654" w:rsidDel="001B676A">
          <w:delText xml:space="preserve">. </w:delText>
        </w:r>
      </w:del>
    </w:p>
    <w:p w:rsidR="00581B48" w:rsidDel="001B676A" w:rsidRDefault="00581B48" w:rsidP="009D6252">
      <w:pPr>
        <w:ind w:firstLine="340"/>
        <w:rPr>
          <w:del w:id="3136" w:author="Шайтан-машина" w:date="2017-01-06T16:34:00Z"/>
        </w:rPr>
      </w:pPr>
      <w:del w:id="3137" w:author="Шайтан-машина" w:date="2017-01-06T16:34:00Z">
        <w:r w:rsidDel="001B676A">
          <w:delText xml:space="preserve">Аппроксимация балансного уравнения для нуклеации в модуле ПРОФИТ </w:delText>
        </w:r>
        <w:r w:rsidRPr="00FC3654" w:rsidDel="001B676A">
          <w:delText xml:space="preserve"> </w:delText>
        </w:r>
        <w:r w:rsidDel="001B676A">
          <w:delText>имеет вид:</w:delText>
        </w:r>
      </w:del>
    </w:p>
    <w:p w:rsidR="00214EE6" w:rsidDel="001B676A" w:rsidRDefault="002F4240" w:rsidP="009D6252">
      <w:pPr>
        <w:ind w:firstLine="340"/>
        <w:rPr>
          <w:del w:id="3138" w:author="Шайтан-машина" w:date="2017-01-06T16:34:00Z"/>
        </w:rPr>
      </w:pPr>
      <w:del w:id="3139" w:author="Шайтан-машина" w:date="2017-01-06T16:34:00Z">
        <w:r>
          <w:rPr>
            <w:noProof/>
            <w:position w:val="-32"/>
            <w:lang w:eastAsia="ru-RU"/>
            <w:rPrChange w:id="3140">
              <w:rPr>
                <w:noProof/>
                <w:lang w:eastAsia="ru-RU"/>
              </w:rPr>
            </w:rPrChange>
          </w:rPr>
          <w:drawing>
            <wp:inline distT="0" distB="0" distL="0" distR="0">
              <wp:extent cx="3569970" cy="461010"/>
              <wp:effectExtent l="19050" t="0" r="0" b="0"/>
              <wp:docPr id="318"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500"/>
                      <a:srcRect/>
                      <a:stretch>
                        <a:fillRect/>
                      </a:stretch>
                    </pic:blipFill>
                    <pic:spPr bwMode="auto">
                      <a:xfrm>
                        <a:off x="0" y="0"/>
                        <a:ext cx="3569970" cy="461010"/>
                      </a:xfrm>
                      <a:prstGeom prst="rect">
                        <a:avLst/>
                      </a:prstGeom>
                      <a:noFill/>
                      <a:ln w="9525">
                        <a:noFill/>
                        <a:miter lim="800000"/>
                        <a:headEnd/>
                        <a:tailEnd/>
                      </a:ln>
                    </pic:spPr>
                  </pic:pic>
                </a:graphicData>
              </a:graphic>
            </wp:inline>
          </w:drawing>
        </w:r>
        <w:commentRangeStart w:id="3141"/>
        <w:r w:rsidR="00581B48" w:rsidRPr="00214EE6" w:rsidDel="001B676A">
          <w:rPr>
            <w:highlight w:val="red"/>
          </w:rPr>
          <w:delText xml:space="preserve">, </w:delText>
        </w:r>
        <w:commentRangeEnd w:id="3141"/>
        <w:r w:rsidR="00214EE6" w:rsidRPr="00214EE6" w:rsidDel="001B676A">
          <w:rPr>
            <w:rStyle w:val="afffffd"/>
            <w:rFonts w:eastAsia="Calibri"/>
            <w:szCs w:val="20"/>
            <w:lang w:val="en-US" w:eastAsia="ru-RU"/>
          </w:rPr>
          <w:commentReference w:id="3141"/>
        </w:r>
      </w:del>
    </w:p>
    <w:p w:rsidR="00581B48" w:rsidRPr="00B72F87" w:rsidDel="001B676A" w:rsidRDefault="00581B48" w:rsidP="009D6252">
      <w:pPr>
        <w:ind w:firstLine="340"/>
        <w:rPr>
          <w:del w:id="3142" w:author="Шайтан-машина" w:date="2017-01-06T16:34:00Z"/>
        </w:rPr>
      </w:pPr>
      <w:del w:id="3143" w:author="Шайтан-машина" w:date="2017-01-06T16:34:00Z">
        <w:r w:rsidDel="001B676A">
          <w:delText>где</w:delText>
        </w:r>
      </w:del>
    </w:p>
    <w:p w:rsidR="00581B48" w:rsidDel="001B676A" w:rsidRDefault="002F4240" w:rsidP="009D6252">
      <w:pPr>
        <w:ind w:firstLine="0"/>
        <w:rPr>
          <w:del w:id="3144" w:author="Шайтан-машина" w:date="2017-01-06T16:34:00Z"/>
        </w:rPr>
      </w:pPr>
      <w:del w:id="3145" w:author="Шайтан-машина" w:date="2017-01-06T16:34:00Z">
        <w:r>
          <w:rPr>
            <w:noProof/>
            <w:position w:val="-34"/>
            <w:lang w:eastAsia="ru-RU"/>
            <w:rPrChange w:id="3146">
              <w:rPr>
                <w:noProof/>
                <w:lang w:eastAsia="ru-RU"/>
              </w:rPr>
            </w:rPrChange>
          </w:rPr>
          <w:drawing>
            <wp:inline distT="0" distB="0" distL="0" distR="0">
              <wp:extent cx="2435860" cy="504825"/>
              <wp:effectExtent l="19050" t="0" r="2540" b="0"/>
              <wp:docPr id="319"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01"/>
                      <a:srcRect/>
                      <a:stretch>
                        <a:fillRect/>
                      </a:stretch>
                    </pic:blipFill>
                    <pic:spPr bwMode="auto">
                      <a:xfrm>
                        <a:off x="0" y="0"/>
                        <a:ext cx="2435860" cy="504825"/>
                      </a:xfrm>
                      <a:prstGeom prst="rect">
                        <a:avLst/>
                      </a:prstGeom>
                      <a:noFill/>
                      <a:ln w="9525">
                        <a:noFill/>
                        <a:miter lim="800000"/>
                        <a:headEnd/>
                        <a:tailEnd/>
                      </a:ln>
                    </pic:spPr>
                  </pic:pic>
                </a:graphicData>
              </a:graphic>
            </wp:inline>
          </w:drawing>
        </w:r>
      </w:del>
    </w:p>
    <w:p w:rsidR="00581B48" w:rsidDel="001B676A" w:rsidRDefault="002F4240" w:rsidP="009D6252">
      <w:pPr>
        <w:ind w:firstLine="0"/>
        <w:rPr>
          <w:del w:id="3147" w:author="Шайтан-машина" w:date="2017-01-06T16:34:00Z"/>
        </w:rPr>
      </w:pPr>
      <w:del w:id="3148" w:author="Шайтан-машина" w:date="2017-01-06T16:34:00Z">
        <w:r>
          <w:rPr>
            <w:noProof/>
            <w:position w:val="-24"/>
            <w:lang w:eastAsia="ru-RU"/>
            <w:rPrChange w:id="3149">
              <w:rPr>
                <w:noProof/>
                <w:lang w:eastAsia="ru-RU"/>
              </w:rPr>
            </w:rPrChange>
          </w:rPr>
          <w:drawing>
            <wp:inline distT="0" distB="0" distL="0" distR="0">
              <wp:extent cx="1433830" cy="394970"/>
              <wp:effectExtent l="19050" t="0" r="0" b="0"/>
              <wp:docPr id="32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502"/>
                      <a:srcRect/>
                      <a:stretch>
                        <a:fillRect/>
                      </a:stretch>
                    </pic:blipFill>
                    <pic:spPr bwMode="auto">
                      <a:xfrm>
                        <a:off x="0" y="0"/>
                        <a:ext cx="1433830" cy="394970"/>
                      </a:xfrm>
                      <a:prstGeom prst="rect">
                        <a:avLst/>
                      </a:prstGeom>
                      <a:noFill/>
                      <a:ln w="9525">
                        <a:noFill/>
                        <a:miter lim="800000"/>
                        <a:headEnd/>
                        <a:tailEnd/>
                      </a:ln>
                    </pic:spPr>
                  </pic:pic>
                </a:graphicData>
              </a:graphic>
            </wp:inline>
          </w:drawing>
        </w:r>
        <w:r w:rsidR="00581B48" w:rsidDel="001B676A">
          <w:delText xml:space="preserve">, </w:delText>
        </w:r>
        <w:r>
          <w:rPr>
            <w:noProof/>
            <w:position w:val="-24"/>
            <w:lang w:eastAsia="ru-RU"/>
            <w:rPrChange w:id="3150">
              <w:rPr>
                <w:noProof/>
                <w:lang w:eastAsia="ru-RU"/>
              </w:rPr>
            </w:rPrChange>
          </w:rPr>
          <w:drawing>
            <wp:inline distT="0" distB="0" distL="0" distR="0">
              <wp:extent cx="1221740" cy="394970"/>
              <wp:effectExtent l="0" t="0" r="0" b="0"/>
              <wp:docPr id="321"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03"/>
                      <a:srcRect/>
                      <a:stretch>
                        <a:fillRect/>
                      </a:stretch>
                    </pic:blipFill>
                    <pic:spPr bwMode="auto">
                      <a:xfrm>
                        <a:off x="0" y="0"/>
                        <a:ext cx="1221740" cy="394970"/>
                      </a:xfrm>
                      <a:prstGeom prst="rect">
                        <a:avLst/>
                      </a:prstGeom>
                      <a:noFill/>
                      <a:ln w="9525">
                        <a:noFill/>
                        <a:miter lim="800000"/>
                        <a:headEnd/>
                        <a:tailEnd/>
                      </a:ln>
                    </pic:spPr>
                  </pic:pic>
                </a:graphicData>
              </a:graphic>
            </wp:inline>
          </w:drawing>
        </w:r>
        <w:r w:rsidR="00581B48" w:rsidDel="001B676A">
          <w:rPr>
            <w:position w:val="-24"/>
          </w:rPr>
          <w:delText>,</w:delText>
        </w:r>
      </w:del>
    </w:p>
    <w:p w:rsidR="00581B48" w:rsidRPr="00FC3654" w:rsidDel="001B676A" w:rsidRDefault="002F4240" w:rsidP="009D6252">
      <w:pPr>
        <w:ind w:firstLine="0"/>
        <w:rPr>
          <w:del w:id="3151" w:author="Шайтан-машина" w:date="2017-01-06T16:34:00Z"/>
        </w:rPr>
      </w:pPr>
      <w:del w:id="3152" w:author="Шайтан-машина" w:date="2017-01-06T16:34:00Z">
        <w:r>
          <w:rPr>
            <w:noProof/>
            <w:position w:val="-12"/>
            <w:lang w:eastAsia="ru-RU"/>
            <w:rPrChange w:id="3153">
              <w:rPr>
                <w:noProof/>
                <w:lang w:eastAsia="ru-RU"/>
              </w:rPr>
            </w:rPrChange>
          </w:rPr>
          <w:drawing>
            <wp:inline distT="0" distB="0" distL="0" distR="0">
              <wp:extent cx="453390" cy="241300"/>
              <wp:effectExtent l="19050" t="0" r="3810" b="0"/>
              <wp:docPr id="322"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04"/>
                      <a:srcRect/>
                      <a:stretch>
                        <a:fillRect/>
                      </a:stretch>
                    </pic:blipFill>
                    <pic:spPr bwMode="auto">
                      <a:xfrm>
                        <a:off x="0" y="0"/>
                        <a:ext cx="453390" cy="241300"/>
                      </a:xfrm>
                      <a:prstGeom prst="rect">
                        <a:avLst/>
                      </a:prstGeom>
                      <a:noFill/>
                      <a:ln w="9525">
                        <a:noFill/>
                        <a:miter lim="800000"/>
                        <a:headEnd/>
                        <a:tailEnd/>
                      </a:ln>
                    </pic:spPr>
                  </pic:pic>
                </a:graphicData>
              </a:graphic>
            </wp:inline>
          </w:drawing>
        </w:r>
        <w:r w:rsidR="00581B48" w:rsidDel="001B676A">
          <w:delText xml:space="preserve">вычисляется по формуле </w:delText>
        </w:r>
        <w:r w:rsidR="00FF21EC" w:rsidDel="001B676A">
          <w:fldChar w:fldCharType="begin"/>
        </w:r>
        <w:r w:rsidR="00B52829" w:rsidDel="001B676A">
          <w:delInstrText xml:space="preserve"> REF _Ref470520012 \h </w:delInstrText>
        </w:r>
        <w:r w:rsidR="00FF21EC" w:rsidDel="001B676A">
          <w:fldChar w:fldCharType="separate"/>
        </w:r>
        <w:r w:rsidR="00B04480" w:rsidDel="001B676A">
          <w:delText>(</w:delText>
        </w:r>
        <w:r w:rsidR="00B04480" w:rsidDel="001B676A">
          <w:rPr>
            <w:noProof/>
          </w:rPr>
          <w:delText>1</w:delText>
        </w:r>
        <w:r w:rsidR="00B04480" w:rsidDel="001B676A">
          <w:delText>.</w:delText>
        </w:r>
        <w:r w:rsidR="00B04480" w:rsidDel="001B676A">
          <w:rPr>
            <w:noProof/>
          </w:rPr>
          <w:delText>57</w:delText>
        </w:r>
        <w:r w:rsidR="00B04480" w:rsidRPr="002E146E" w:rsidDel="001B676A">
          <w:delText>)</w:delText>
        </w:r>
        <w:r w:rsidR="00FF21EC" w:rsidDel="001B676A">
          <w:fldChar w:fldCharType="end"/>
        </w:r>
        <w:r w:rsidR="00581B48" w:rsidRPr="00FC3654" w:rsidDel="001B676A">
          <w:delText xml:space="preserve">, </w:delText>
        </w:r>
        <w:r>
          <w:rPr>
            <w:noProof/>
            <w:position w:val="-12"/>
            <w:lang w:eastAsia="ru-RU"/>
            <w:rPrChange w:id="3154">
              <w:rPr>
                <w:noProof/>
                <w:lang w:eastAsia="ru-RU"/>
              </w:rPr>
            </w:rPrChange>
          </w:rPr>
          <w:drawing>
            <wp:inline distT="0" distB="0" distL="0" distR="0">
              <wp:extent cx="343535" cy="241300"/>
              <wp:effectExtent l="19050" t="0" r="0" b="0"/>
              <wp:docPr id="32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05"/>
                      <a:srcRect/>
                      <a:stretch>
                        <a:fillRect/>
                      </a:stretch>
                    </pic:blipFill>
                    <pic:spPr bwMode="auto">
                      <a:xfrm>
                        <a:off x="0" y="0"/>
                        <a:ext cx="343535" cy="241300"/>
                      </a:xfrm>
                      <a:prstGeom prst="rect">
                        <a:avLst/>
                      </a:prstGeom>
                      <a:noFill/>
                      <a:ln w="9525">
                        <a:noFill/>
                        <a:miter lim="800000"/>
                        <a:headEnd/>
                        <a:tailEnd/>
                      </a:ln>
                    </pic:spPr>
                  </pic:pic>
                </a:graphicData>
              </a:graphic>
            </wp:inline>
          </w:drawing>
        </w:r>
        <w:r w:rsidR="00581B48" w:rsidRPr="00EE182E" w:rsidDel="001B676A">
          <w:delText xml:space="preserve"> </w:delText>
        </w:r>
        <w:r w:rsidR="00581B48" w:rsidDel="001B676A">
          <w:delText xml:space="preserve">вычисляется по формуле </w:delText>
        </w:r>
        <w:r w:rsidR="00FF21EC" w:rsidDel="001B676A">
          <w:fldChar w:fldCharType="begin"/>
        </w:r>
        <w:r w:rsidR="00B52829" w:rsidDel="001B676A">
          <w:delInstrText xml:space="preserve"> REF _Ref470520023 \h </w:delInstrText>
        </w:r>
        <w:r w:rsidR="00FF21EC" w:rsidDel="001B676A">
          <w:fldChar w:fldCharType="separate"/>
        </w:r>
        <w:r w:rsidR="00B04480" w:rsidDel="001B676A">
          <w:delText>(</w:delText>
        </w:r>
        <w:r w:rsidR="00B04480" w:rsidDel="001B676A">
          <w:rPr>
            <w:noProof/>
          </w:rPr>
          <w:delText>1</w:delText>
        </w:r>
        <w:r w:rsidR="00B04480" w:rsidDel="001B676A">
          <w:delText>.</w:delText>
        </w:r>
        <w:r w:rsidR="00B04480" w:rsidDel="001B676A">
          <w:rPr>
            <w:noProof/>
          </w:rPr>
          <w:delText>56</w:delText>
        </w:r>
        <w:r w:rsidR="00B04480" w:rsidRPr="002E146E" w:rsidDel="001B676A">
          <w:delText>)</w:delText>
        </w:r>
        <w:r w:rsidR="00FF21EC" w:rsidDel="001B676A">
          <w:fldChar w:fldCharType="end"/>
        </w:r>
        <w:r w:rsidR="00581B48" w:rsidRPr="00FC3654" w:rsidDel="001B676A">
          <w:delText>,</w:delText>
        </w:r>
      </w:del>
    </w:p>
    <w:p w:rsidR="00581B48" w:rsidRPr="00FC3654" w:rsidDel="001B676A" w:rsidRDefault="002F4240" w:rsidP="009D6252">
      <w:pPr>
        <w:ind w:firstLine="0"/>
        <w:rPr>
          <w:del w:id="3155" w:author="Шайтан-машина" w:date="2017-01-06T16:34:00Z"/>
        </w:rPr>
      </w:pPr>
      <w:del w:id="3156" w:author="Шайтан-машина" w:date="2017-01-06T16:34:00Z">
        <w:r>
          <w:rPr>
            <w:noProof/>
            <w:position w:val="-12"/>
            <w:lang w:eastAsia="ru-RU"/>
            <w:rPrChange w:id="3157">
              <w:rPr>
                <w:noProof/>
                <w:lang w:eastAsia="ru-RU"/>
              </w:rPr>
            </w:rPrChange>
          </w:rPr>
          <w:drawing>
            <wp:inline distT="0" distB="0" distL="0" distR="0">
              <wp:extent cx="358140" cy="241300"/>
              <wp:effectExtent l="19050" t="0" r="3810" b="0"/>
              <wp:docPr id="324"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06"/>
                      <a:srcRect/>
                      <a:stretch>
                        <a:fillRect/>
                      </a:stretch>
                    </pic:blipFill>
                    <pic:spPr bwMode="auto">
                      <a:xfrm>
                        <a:off x="0" y="0"/>
                        <a:ext cx="358140" cy="241300"/>
                      </a:xfrm>
                      <a:prstGeom prst="rect">
                        <a:avLst/>
                      </a:prstGeom>
                      <a:noFill/>
                      <a:ln w="9525">
                        <a:noFill/>
                        <a:miter lim="800000"/>
                        <a:headEnd/>
                        <a:tailEnd/>
                      </a:ln>
                    </pic:spPr>
                  </pic:pic>
                </a:graphicData>
              </a:graphic>
            </wp:inline>
          </w:drawing>
        </w:r>
        <w:r w:rsidR="00581B48" w:rsidDel="001B676A">
          <w:delText xml:space="preserve"> - плотность вещества </w:delText>
        </w:r>
        <w:r w:rsidR="00581B48" w:rsidRPr="00EE182E" w:rsidDel="001B676A">
          <w:rPr>
            <w:i/>
            <w:lang w:val="en-US"/>
          </w:rPr>
          <w:delText>a</w:delText>
        </w:r>
        <w:r w:rsidR="00581B48" w:rsidRPr="00FC3654" w:rsidDel="001B676A">
          <w:rPr>
            <w:i/>
          </w:rPr>
          <w:delText xml:space="preserve"> </w:delText>
        </w:r>
        <w:r w:rsidR="00581B48" w:rsidRPr="00FC3654" w:rsidDel="001B676A">
          <w:delText>в конденсированном состоянии.</w:delText>
        </w:r>
      </w:del>
    </w:p>
    <w:p w:rsidR="00A1380B" w:rsidRPr="009A785E" w:rsidRDefault="00A1380B" w:rsidP="009D6252">
      <w:pPr>
        <w:pStyle w:val="af3"/>
      </w:pPr>
    </w:p>
    <w:p w:rsidR="00577F08" w:rsidRDefault="0031661E" w:rsidP="00CF0079">
      <w:pPr>
        <w:pStyle w:val="30"/>
      </w:pPr>
      <w:bookmarkStart w:id="3158" w:name="_Toc470520368"/>
      <w:r>
        <w:t>Перенос</w:t>
      </w:r>
      <w:ins w:id="3159" w:author="Шайтан-машина" w:date="2017-01-06T17:34:00Z">
        <w:r w:rsidR="00733ABD">
          <w:t xml:space="preserve"> паров и</w:t>
        </w:r>
      </w:ins>
      <w:r w:rsidR="00577F08">
        <w:t xml:space="preserve"> аэрозолей</w:t>
      </w:r>
      <w:bookmarkEnd w:id="3158"/>
    </w:p>
    <w:p w:rsidR="00733ABD" w:rsidRDefault="00AF0D81" w:rsidP="0040338A">
      <w:pPr>
        <w:pStyle w:val="af3"/>
        <w:rPr>
          <w:ins w:id="3160" w:author="Шайтан-машина" w:date="2017-01-06T17:36:00Z"/>
        </w:rPr>
      </w:pPr>
      <w:r>
        <w:t>Моделирование транспорта продуктов деления выполняется с использованием нодализации РУ для кода СОКРАТ/В3 (</w:t>
      </w:r>
      <w:commentRangeStart w:id="3161"/>
      <w:r>
        <w:t>раздел отчета</w:t>
      </w:r>
      <w:commentRangeEnd w:id="3161"/>
      <w:r>
        <w:rPr>
          <w:rStyle w:val="afffffd"/>
          <w:lang w:val="en-US"/>
        </w:rPr>
        <w:commentReference w:id="3161"/>
      </w:r>
      <w:r>
        <w:t xml:space="preserve">, где описывается нодализация). Предполагается, что перенос </w:t>
      </w:r>
      <w:r w:rsidR="004D5D89">
        <w:t>частиц аэрозолей</w:t>
      </w:r>
      <w:r>
        <w:t xml:space="preserve"> и паров ПД осуществляется потоком несущего газа (смесь водяного пара с неконденсируемыми газами).</w:t>
      </w:r>
    </w:p>
    <w:p w:rsidR="00733ABD" w:rsidRDefault="00733ABD" w:rsidP="0040338A">
      <w:pPr>
        <w:pStyle w:val="af3"/>
        <w:rPr>
          <w:ins w:id="3162" w:author="Шайтан-машина" w:date="2017-01-06T17:36:00Z"/>
        </w:rPr>
      </w:pPr>
      <w:ins w:id="3163" w:author="Шайтан-машина" w:date="2017-01-06T17:36:00Z">
        <w:r>
          <w:t xml:space="preserve">В конечно-разностном приближении переносной член в уравнениях </w:t>
        </w:r>
      </w:ins>
      <w:ins w:id="3164" w:author="Шайтан-машина" w:date="2017-01-06T17:37:00Z">
        <w:r>
          <w:t xml:space="preserve">(1.1), </w:t>
        </w:r>
      </w:ins>
      <w:ins w:id="3165" w:author="Шайтан-машина" w:date="2017-01-06T17:36:00Z">
        <w:r>
          <w:t>(1.29)</w:t>
        </w:r>
      </w:ins>
      <w:ins w:id="3166" w:author="Шайтан-машина" w:date="2017-01-06T17:37:00Z">
        <w:r>
          <w:t xml:space="preserve"> и</w:t>
        </w:r>
      </w:ins>
      <w:ins w:id="3167" w:author="Шайтан-машина" w:date="2017-01-06T17:36:00Z">
        <w:r w:rsidR="008057AE">
          <w:t xml:space="preserve"> (1.30) </w:t>
        </w:r>
      </w:ins>
      <w:ins w:id="3168" w:author="Шайтан-машина" w:date="2017-01-06T17:41:00Z">
        <w:r w:rsidR="008057AE">
          <w:t>будет имеет вид</w:t>
        </w:r>
      </w:ins>
    </w:p>
    <w:tbl>
      <w:tblPr>
        <w:tblW w:w="9099" w:type="dxa"/>
        <w:tblInd w:w="648" w:type="dxa"/>
        <w:tblLook w:val="01E0" w:firstRow="1" w:lastRow="1" w:firstColumn="1" w:lastColumn="1" w:noHBand="0" w:noVBand="0"/>
      </w:tblPr>
      <w:tblGrid>
        <w:gridCol w:w="7823"/>
        <w:gridCol w:w="1276"/>
      </w:tblGrid>
      <w:tr w:rsidR="008057AE" w:rsidRPr="002E146E" w:rsidTr="00333506">
        <w:trPr>
          <w:ins w:id="3169" w:author="Шайтан-машина" w:date="2017-01-06T17:41:00Z"/>
        </w:trPr>
        <w:tc>
          <w:tcPr>
            <w:tcW w:w="7938" w:type="dxa"/>
            <w:vAlign w:val="center"/>
          </w:tcPr>
          <w:p w:rsidR="008057AE" w:rsidRPr="00B1276D" w:rsidRDefault="008057AE" w:rsidP="00EC1334">
            <w:pPr>
              <w:pStyle w:val="1-6"/>
              <w:ind w:firstLine="0"/>
              <w:rPr>
                <w:ins w:id="3170" w:author="Шайтан-машина" w:date="2017-01-06T17:41:00Z"/>
              </w:rPr>
            </w:pPr>
            <w:ins w:id="3171" w:author="Шайтан-машина" w:date="2017-01-06T17:41:00Z">
              <w:r w:rsidRPr="008057AE">
                <w:rPr>
                  <w:position w:val="-32"/>
                </w:rPr>
                <w:object w:dxaOrig="4080" w:dyaOrig="700">
                  <v:shape id="_x0000_i1235" type="#_x0000_t75" style="width:188.2pt;height:32.2pt" o:ole="">
                    <v:imagedata r:id="rId554" o:title=""/>
                  </v:shape>
                  <o:OLEObject Type="Embed" ProgID="Equation.3" ShapeID="_x0000_i1235" DrawAspect="Content" ObjectID="_1549710560" r:id="rId555"/>
                </w:object>
              </w:r>
            </w:ins>
            <w:ins w:id="3172" w:author="Шайтан-машина" w:date="2017-01-06T17:41:00Z">
              <w:r>
                <w:t>.</w:t>
              </w:r>
            </w:ins>
          </w:p>
        </w:tc>
        <w:tc>
          <w:tcPr>
            <w:tcW w:w="1161" w:type="dxa"/>
            <w:vAlign w:val="center"/>
          </w:tcPr>
          <w:p w:rsidR="008057AE" w:rsidRPr="004C54D2" w:rsidRDefault="008057AE" w:rsidP="00EC1334">
            <w:pPr>
              <w:pStyle w:val="affffffffff"/>
              <w:rPr>
                <w:ins w:id="3173" w:author="Шайтан-машина" w:date="2017-01-06T17:41:00Z"/>
              </w:rPr>
            </w:pPr>
            <w:ins w:id="3174" w:author="Шайтан-машина" w:date="2017-01-06T17:41:00Z">
              <w:r w:rsidRPr="004C54D2">
                <w:t>(</w:t>
              </w:r>
            </w:ins>
            <w:ins w:id="3175" w:author="Шайтан-машина" w:date="2017-01-06T17:53:00Z">
              <w:r w:rsidR="00FF21EC" w:rsidRPr="004C54D2">
                <w:fldChar w:fldCharType="begin"/>
              </w:r>
              <w:r w:rsidR="00333506" w:rsidRPr="004C54D2">
                <w:instrText xml:space="preserve"> STYLEREF 1 \s </w:instrText>
              </w:r>
              <w:r w:rsidR="00FF21EC" w:rsidRPr="004C54D2">
                <w:fldChar w:fldCharType="separate"/>
              </w:r>
            </w:ins>
            <w:r w:rsidR="00226569">
              <w:rPr>
                <w:noProof/>
              </w:rPr>
              <w:t>1</w:t>
            </w:r>
            <w:ins w:id="3176" w:author="Шайтан-машина" w:date="2017-01-06T17:53:00Z">
              <w:r w:rsidR="00FF21EC" w:rsidRPr="004C54D2">
                <w:fldChar w:fldCharType="end"/>
              </w:r>
              <w:r w:rsidR="00333506" w:rsidRPr="004C54D2">
                <w:t>.</w:t>
              </w:r>
              <w:r w:rsidR="00FF21EC" w:rsidRPr="004C54D2">
                <w:fldChar w:fldCharType="begin"/>
              </w:r>
              <w:r w:rsidR="00333506" w:rsidRPr="004C54D2">
                <w:instrText xml:space="preserve"> SEQ ( \* ARABIC \s 1 </w:instrText>
              </w:r>
              <w:r w:rsidR="00FF21EC" w:rsidRPr="004C54D2">
                <w:fldChar w:fldCharType="separate"/>
              </w:r>
            </w:ins>
            <w:ins w:id="3177" w:author="Tsaun" w:date="2017-02-22T15:30:00Z">
              <w:r w:rsidR="00226569">
                <w:rPr>
                  <w:noProof/>
                </w:rPr>
                <w:t>79</w:t>
              </w:r>
            </w:ins>
            <w:ins w:id="3178" w:author="Томащик" w:date="2017-01-19T16:46:00Z">
              <w:del w:id="3179" w:author="Tsaun" w:date="2017-02-22T15:29:00Z">
                <w:r w:rsidR="002F5999" w:rsidDel="00226569">
                  <w:rPr>
                    <w:noProof/>
                  </w:rPr>
                  <w:delText>76</w:delText>
                </w:r>
              </w:del>
            </w:ins>
            <w:ins w:id="3180" w:author="Шайтан-машина" w:date="2017-01-06T17:53:00Z">
              <w:del w:id="3181" w:author="Tsaun" w:date="2017-02-22T15:29:00Z">
                <w:r w:rsidR="00333506" w:rsidRPr="004C54D2" w:rsidDel="00226569">
                  <w:rPr>
                    <w:noProof/>
                  </w:rPr>
                  <w:delText>75</w:delText>
                </w:r>
              </w:del>
              <w:r w:rsidR="00FF21EC" w:rsidRPr="004C54D2">
                <w:fldChar w:fldCharType="end"/>
              </w:r>
            </w:ins>
            <w:ins w:id="3182" w:author="Шайтан-машина" w:date="2017-01-06T17:41:00Z">
              <w:r w:rsidRPr="004C54D2">
                <w:t>)</w:t>
              </w:r>
            </w:ins>
          </w:p>
        </w:tc>
      </w:tr>
    </w:tbl>
    <w:p w:rsidR="00F40C03" w:rsidRPr="008057AE" w:rsidRDefault="00AF0D81" w:rsidP="008057AE">
      <w:pPr>
        <w:pStyle w:val="af3"/>
        <w:ind w:firstLine="0"/>
        <w:rPr>
          <w:ins w:id="3183" w:author="Шайтан-машина" w:date="2017-01-06T17:48:00Z"/>
        </w:rPr>
      </w:pPr>
      <w:del w:id="3184" w:author="Шайтан-машина" w:date="2017-01-06T17:36:00Z">
        <w:r w:rsidDel="00733ABD">
          <w:delText xml:space="preserve"> </w:delText>
        </w:r>
      </w:del>
      <w:ins w:id="3185" w:author="Шайтан-машина" w:date="2017-01-06T17:47:00Z">
        <w:r w:rsidR="008057AE">
          <w:t xml:space="preserve">где </w:t>
        </w:r>
      </w:ins>
      <w:ins w:id="3186" w:author="Шайтан-машина" w:date="2017-01-06T17:47:00Z">
        <w:r w:rsidR="008057AE" w:rsidRPr="008057AE">
          <w:rPr>
            <w:position w:val="-12"/>
          </w:rPr>
          <w:object w:dxaOrig="620" w:dyaOrig="360">
            <v:shape id="_x0000_i1236" type="#_x0000_t75" style="width:27.8pt;height:17.45pt" o:ole="">
              <v:imagedata r:id="rId556" o:title=""/>
            </v:shape>
            <o:OLEObject Type="Embed" ProgID="Equation.3" ShapeID="_x0000_i1236" DrawAspect="Content" ObjectID="_1549710561" r:id="rId557"/>
          </w:object>
        </w:r>
      </w:ins>
      <w:ins w:id="3187" w:author="Шайтан-машина" w:date="2017-01-06T17:47:00Z">
        <w:r w:rsidR="008057AE" w:rsidRPr="008057AE">
          <w:t xml:space="preserve"> - </w:t>
        </w:r>
        <w:r w:rsidR="008057AE">
          <w:t xml:space="preserve">число гидравлических связей ячейки (граничных сечений), </w:t>
        </w:r>
      </w:ins>
      <w:ins w:id="3188" w:author="Шайтан-машина" w:date="2017-01-06T17:48:00Z">
        <w:r w:rsidR="008057AE" w:rsidRPr="008F28F0">
          <w:rPr>
            <w:position w:val="-14"/>
          </w:rPr>
          <w:object w:dxaOrig="279" w:dyaOrig="400">
            <v:shape id="_x0000_i1237" type="#_x0000_t75" style="width:12.55pt;height:20.2pt" o:ole="">
              <v:imagedata r:id="rId558" o:title=""/>
            </v:shape>
            <o:OLEObject Type="Embed" ProgID="Equation.3" ShapeID="_x0000_i1237" DrawAspect="Content" ObjectID="_1549710562" r:id="rId559"/>
          </w:object>
        </w:r>
      </w:ins>
      <w:ins w:id="3189" w:author="Шайтан-машина" w:date="2017-01-06T17:48:00Z">
        <w:r w:rsidR="008057AE">
          <w:t xml:space="preserve"> - проекция скорости несущего газа на внешнюю нормаль </w:t>
        </w:r>
        <w:r w:rsidR="008057AE">
          <w:rPr>
            <w:lang w:val="en-US"/>
          </w:rPr>
          <w:t>j</w:t>
        </w:r>
        <w:r w:rsidR="008057AE" w:rsidRPr="008057AE">
          <w:t>-</w:t>
        </w:r>
        <w:r w:rsidR="008057AE">
          <w:t xml:space="preserve">го граничного сечения, </w:t>
        </w:r>
      </w:ins>
      <w:ins w:id="3190" w:author="Шайтан-машина" w:date="2017-01-06T17:49:00Z">
        <w:r w:rsidR="008057AE" w:rsidRPr="008F28F0">
          <w:rPr>
            <w:position w:val="-14"/>
          </w:rPr>
          <w:object w:dxaOrig="300" w:dyaOrig="380">
            <v:shape id="_x0000_i1238" type="#_x0000_t75" style="width:15.25pt;height:19.65pt" o:ole="">
              <v:imagedata r:id="rId560" o:title=""/>
            </v:shape>
            <o:OLEObject Type="Embed" ProgID="Equation.3" ShapeID="_x0000_i1238" DrawAspect="Content" ObjectID="_1549710563" r:id="rId561"/>
          </w:object>
        </w:r>
      </w:ins>
      <w:ins w:id="3191" w:author="Шайтан-машина" w:date="2017-01-06T17:49:00Z">
        <w:r w:rsidR="008057AE">
          <w:t xml:space="preserve"> - площадь </w:t>
        </w:r>
        <w:r w:rsidR="008057AE">
          <w:rPr>
            <w:lang w:val="en-US"/>
          </w:rPr>
          <w:t>j</w:t>
        </w:r>
        <w:r w:rsidR="008057AE">
          <w:t xml:space="preserve">-го граничного сечения, </w:t>
        </w:r>
      </w:ins>
      <w:ins w:id="3192" w:author="Шайтан-машина" w:date="2017-01-06T17:49:00Z">
        <w:r w:rsidR="008057AE" w:rsidRPr="008F28F0">
          <w:rPr>
            <w:position w:val="-14"/>
          </w:rPr>
          <w:object w:dxaOrig="340" w:dyaOrig="400">
            <v:shape id="_x0000_i1239" type="#_x0000_t75" style="width:17.45pt;height:20.2pt" o:ole="">
              <v:imagedata r:id="rId562" o:title=""/>
            </v:shape>
            <o:OLEObject Type="Embed" ProgID="Equation.3" ShapeID="_x0000_i1239" DrawAspect="Content" ObjectID="_1549710564" r:id="rId563"/>
          </w:object>
        </w:r>
      </w:ins>
      <w:ins w:id="3193" w:author="Шайтан-машина" w:date="2017-01-06T17:49:00Z">
        <w:r w:rsidR="008057AE">
          <w:t xml:space="preserve"> </w:t>
        </w:r>
      </w:ins>
      <w:ins w:id="3194" w:author="Шайтан-машина" w:date="2017-01-06T17:50:00Z">
        <w:r w:rsidR="008057AE">
          <w:t xml:space="preserve">- </w:t>
        </w:r>
      </w:ins>
      <w:ins w:id="3195" w:author="Шайтан-машина" w:date="2017-01-06T17:51:00Z">
        <w:r w:rsidR="00333506">
          <w:t xml:space="preserve">значение в </w:t>
        </w:r>
        <w:r w:rsidR="00333506">
          <w:rPr>
            <w:lang w:val="en-US"/>
          </w:rPr>
          <w:t>j</w:t>
        </w:r>
        <w:r w:rsidR="00333506" w:rsidRPr="00333506">
          <w:t>-</w:t>
        </w:r>
        <w:r w:rsidR="00333506">
          <w:t xml:space="preserve">ом сечении </w:t>
        </w:r>
      </w:ins>
      <w:ins w:id="3196" w:author="Шайтан-машина" w:date="2017-01-06T17:50:00Z">
        <w:r w:rsidR="00333506">
          <w:t>функци</w:t>
        </w:r>
      </w:ins>
      <w:ins w:id="3197" w:author="Шайтан-машина" w:date="2017-01-06T17:51:00Z">
        <w:r w:rsidR="00333506">
          <w:t>и</w:t>
        </w:r>
      </w:ins>
      <w:ins w:id="3198" w:author="Шайтан-машина" w:date="2017-01-06T17:50:00Z">
        <w:r w:rsidR="008057AE">
          <w:t>, для которой записано уравнение переноса (объемная концентрация пара</w:t>
        </w:r>
      </w:ins>
      <w:ins w:id="3199" w:author="Шайтан-машина" w:date="2017-01-06T17:51:00Z">
        <w:r w:rsidR="008057AE">
          <w:t>, химического соединения в аэрозольной форме</w:t>
        </w:r>
      </w:ins>
      <w:ins w:id="3200" w:author="Шайтан-машина" w:date="2017-01-06T17:50:00Z">
        <w:r w:rsidR="008057AE">
          <w:t xml:space="preserve"> или концентрация аэрозолей в данной размерной группе</w:t>
        </w:r>
      </w:ins>
      <w:ins w:id="3201" w:author="Шайтан-машина" w:date="2017-01-06T17:51:00Z">
        <w:r w:rsidR="008057AE">
          <w:t>).</w:t>
        </w:r>
      </w:ins>
    </w:p>
    <w:p w:rsidR="008057AE" w:rsidRDefault="00333506" w:rsidP="0040338A">
      <w:pPr>
        <w:pStyle w:val="af3"/>
        <w:rPr>
          <w:ins w:id="3202" w:author="Шайтан-машина" w:date="2017-01-06T17:53:00Z"/>
        </w:rPr>
      </w:pPr>
      <w:ins w:id="3203" w:author="Шайтан-машина" w:date="2017-01-06T17:51:00Z">
        <w:r>
          <w:t xml:space="preserve">Следует отметить, что существуют различные методы определения </w:t>
        </w:r>
      </w:ins>
      <w:ins w:id="3204" w:author="Шайтан-машина" w:date="2017-01-06T17:52:00Z">
        <w:r w:rsidRPr="008F28F0">
          <w:rPr>
            <w:position w:val="-14"/>
          </w:rPr>
          <w:object w:dxaOrig="340" w:dyaOrig="400">
            <v:shape id="_x0000_i1240" type="#_x0000_t75" style="width:17.45pt;height:20.2pt" o:ole="">
              <v:imagedata r:id="rId562" o:title=""/>
            </v:shape>
            <o:OLEObject Type="Embed" ProgID="Equation.3" ShapeID="_x0000_i1240" DrawAspect="Content" ObjectID="_1549710565" r:id="rId564"/>
          </w:object>
        </w:r>
      </w:ins>
      <w:ins w:id="3205" w:author="Шайтан-машина" w:date="2017-01-06T17:52:00Z">
        <w:r>
          <w:t xml:space="preserve">. В модуле ПРОФИТ используется хорошо известный метод «назад по потоку». В соответствии с данным методом, </w:t>
        </w:r>
      </w:ins>
      <w:ins w:id="3206" w:author="Шайтан-машина" w:date="2017-01-06T17:53:00Z">
        <w:r>
          <w:t>соотношение (1.75) можно записать в виде:</w:t>
        </w:r>
      </w:ins>
    </w:p>
    <w:tbl>
      <w:tblPr>
        <w:tblW w:w="9099" w:type="dxa"/>
        <w:tblInd w:w="648" w:type="dxa"/>
        <w:tblLook w:val="01E0" w:firstRow="1" w:lastRow="1" w:firstColumn="1" w:lastColumn="1" w:noHBand="0" w:noVBand="0"/>
      </w:tblPr>
      <w:tblGrid>
        <w:gridCol w:w="7823"/>
        <w:gridCol w:w="1276"/>
      </w:tblGrid>
      <w:tr w:rsidR="00333506" w:rsidRPr="002E146E" w:rsidTr="00EC1334">
        <w:trPr>
          <w:ins w:id="3207" w:author="Шайтан-машина" w:date="2017-01-06T17:54:00Z"/>
        </w:trPr>
        <w:tc>
          <w:tcPr>
            <w:tcW w:w="7938" w:type="dxa"/>
            <w:vAlign w:val="center"/>
          </w:tcPr>
          <w:p w:rsidR="00333506" w:rsidRPr="00B1276D" w:rsidRDefault="00333506" w:rsidP="00EC1334">
            <w:pPr>
              <w:pStyle w:val="1-6"/>
              <w:ind w:firstLine="0"/>
              <w:rPr>
                <w:ins w:id="3208" w:author="Шайтан-машина" w:date="2017-01-06T17:54:00Z"/>
              </w:rPr>
            </w:pPr>
            <w:ins w:id="3209" w:author="Шайтан-машина" w:date="2017-01-06T17:54:00Z">
              <w:r w:rsidRPr="00333506">
                <w:rPr>
                  <w:position w:val="-34"/>
                </w:rPr>
                <w:object w:dxaOrig="5760" w:dyaOrig="800">
                  <v:shape id="_x0000_i1241" type="#_x0000_t75" style="width:265.65pt;height:37.65pt" o:ole="">
                    <v:imagedata r:id="rId565" o:title=""/>
                  </v:shape>
                  <o:OLEObject Type="Embed" ProgID="Equation.3" ShapeID="_x0000_i1241" DrawAspect="Content" ObjectID="_1549710566" r:id="rId566"/>
                </w:object>
              </w:r>
            </w:ins>
            <w:ins w:id="3210" w:author="Шайтан-машина" w:date="2017-01-06T17:54:00Z">
              <w:r>
                <w:t>.</w:t>
              </w:r>
            </w:ins>
          </w:p>
        </w:tc>
        <w:tc>
          <w:tcPr>
            <w:tcW w:w="1161" w:type="dxa"/>
            <w:vAlign w:val="center"/>
          </w:tcPr>
          <w:p w:rsidR="00333506" w:rsidRPr="004C54D2" w:rsidRDefault="00333506" w:rsidP="00EC1334">
            <w:pPr>
              <w:pStyle w:val="affffffffff"/>
              <w:rPr>
                <w:ins w:id="3211" w:author="Шайтан-машина" w:date="2017-01-06T17:54:00Z"/>
              </w:rPr>
            </w:pPr>
            <w:ins w:id="3212" w:author="Шайтан-машина" w:date="2017-01-06T17:54: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213" w:author="Шайтан-машина" w:date="2017-01-06T17:54: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214" w:author="Tsaun" w:date="2017-02-22T15:30:00Z">
              <w:r w:rsidR="00226569">
                <w:rPr>
                  <w:noProof/>
                </w:rPr>
                <w:t>80</w:t>
              </w:r>
            </w:ins>
            <w:ins w:id="3215" w:author="Томащик" w:date="2017-01-19T16:46:00Z">
              <w:del w:id="3216" w:author="Tsaun" w:date="2017-02-22T15:29:00Z">
                <w:r w:rsidR="002F5999" w:rsidDel="00226569">
                  <w:rPr>
                    <w:noProof/>
                  </w:rPr>
                  <w:delText>77</w:delText>
                </w:r>
              </w:del>
            </w:ins>
            <w:ins w:id="3217" w:author="Шайтан-машина" w:date="2017-01-06T17:56:00Z">
              <w:del w:id="3218" w:author="Tsaun" w:date="2017-02-22T15:29:00Z">
                <w:r w:rsidRPr="004C54D2" w:rsidDel="00226569">
                  <w:rPr>
                    <w:noProof/>
                  </w:rPr>
                  <w:delText>76</w:delText>
                </w:r>
              </w:del>
            </w:ins>
            <w:ins w:id="3219" w:author="Шайтан-машина" w:date="2017-01-06T17:54:00Z">
              <w:r w:rsidR="00FF21EC" w:rsidRPr="004C54D2">
                <w:fldChar w:fldCharType="end"/>
              </w:r>
              <w:r w:rsidRPr="004C54D2">
                <w:t>)</w:t>
              </w:r>
            </w:ins>
          </w:p>
        </w:tc>
      </w:tr>
    </w:tbl>
    <w:p w:rsidR="00333506" w:rsidRDefault="00333506" w:rsidP="00333506">
      <w:pPr>
        <w:pStyle w:val="af3"/>
        <w:ind w:firstLine="0"/>
        <w:rPr>
          <w:ins w:id="3220" w:author="Шайтан-машина" w:date="2017-01-06T17:58:00Z"/>
        </w:rPr>
      </w:pPr>
      <w:ins w:id="3221" w:author="Шайтан-машина" w:date="2017-01-06T17:56:00Z">
        <w:r>
          <w:t xml:space="preserve">где </w:t>
        </w:r>
      </w:ins>
      <w:ins w:id="3222" w:author="Шайтан-машина" w:date="2017-01-06T17:56:00Z">
        <w:r w:rsidRPr="00333506">
          <w:rPr>
            <w:position w:val="-12"/>
          </w:rPr>
          <w:object w:dxaOrig="460" w:dyaOrig="360">
            <v:shape id="_x0000_i1242" type="#_x0000_t75" style="width:20.2pt;height:17.45pt" o:ole="">
              <v:imagedata r:id="rId567" o:title=""/>
            </v:shape>
            <o:OLEObject Type="Embed" ProgID="Equation.3" ShapeID="_x0000_i1242" DrawAspect="Content" ObjectID="_1549710567" r:id="rId568"/>
          </w:object>
        </w:r>
      </w:ins>
      <w:ins w:id="3223" w:author="Шайтан-машина" w:date="2017-01-06T17:56:00Z">
        <w:r>
          <w:t xml:space="preserve"> </w:t>
        </w:r>
        <w:r w:rsidRPr="00333506">
          <w:t xml:space="preserve">- </w:t>
        </w:r>
        <w:r>
          <w:t xml:space="preserve">число граничных сечений, через которые на данном временном шаге происходит унос парогазовой среды из </w:t>
        </w:r>
      </w:ins>
      <w:ins w:id="3224" w:author="Шайтан-машина" w:date="2017-01-06T17:57:00Z">
        <w:r>
          <w:rPr>
            <w:lang w:val="en-US"/>
          </w:rPr>
          <w:t>i</w:t>
        </w:r>
        <w:r w:rsidRPr="00333506">
          <w:t>-</w:t>
        </w:r>
        <w:r>
          <w:t xml:space="preserve">ой ячейки, </w:t>
        </w:r>
      </w:ins>
      <w:ins w:id="3225" w:author="Шайтан-машина" w:date="2017-01-06T17:57:00Z">
        <w:r w:rsidRPr="00333506">
          <w:rPr>
            <w:position w:val="-12"/>
          </w:rPr>
          <w:object w:dxaOrig="380" w:dyaOrig="360">
            <v:shape id="_x0000_i1243" type="#_x0000_t75" style="width:17.45pt;height:17.45pt" o:ole="">
              <v:imagedata r:id="rId569" o:title=""/>
            </v:shape>
            <o:OLEObject Type="Embed" ProgID="Equation.3" ShapeID="_x0000_i1243" DrawAspect="Content" ObjectID="_1549710568" r:id="rId570"/>
          </w:object>
        </w:r>
      </w:ins>
      <w:ins w:id="3226" w:author="Шайтан-машина" w:date="2017-01-06T17:57:00Z">
        <w:r>
          <w:t xml:space="preserve"> </w:t>
        </w:r>
        <w:r w:rsidRPr="00333506">
          <w:t xml:space="preserve">- </w:t>
        </w:r>
        <w:r>
          <w:t xml:space="preserve">число граничных сечений, </w:t>
        </w:r>
      </w:ins>
      <w:ins w:id="3227" w:author="Шайтан-машина" w:date="2017-01-06T17:58:00Z">
        <w:r>
          <w:t xml:space="preserve">через которые на данном временном шаге происходит приток парогазовой среды в </w:t>
        </w:r>
        <w:r>
          <w:rPr>
            <w:lang w:val="en-US"/>
          </w:rPr>
          <w:t>i</w:t>
        </w:r>
        <w:r w:rsidRPr="00333506">
          <w:t>-</w:t>
        </w:r>
        <w:r>
          <w:t xml:space="preserve">ую ячейку, </w:t>
        </w:r>
      </w:ins>
      <w:ins w:id="3228" w:author="Шайтан-машина" w:date="2017-01-06T17:59:00Z">
        <w:r w:rsidRPr="008F28F0">
          <w:rPr>
            <w:position w:val="-16"/>
          </w:rPr>
          <w:object w:dxaOrig="380" w:dyaOrig="420">
            <v:shape id="_x0000_i1244" type="#_x0000_t75" style="width:19.65pt;height:20.2pt" o:ole="">
              <v:imagedata r:id="rId571" o:title=""/>
            </v:shape>
            <o:OLEObject Type="Embed" ProgID="Equation.3" ShapeID="_x0000_i1244" DrawAspect="Content" ObjectID="_1549710569" r:id="rId572"/>
          </w:object>
        </w:r>
      </w:ins>
      <w:ins w:id="3229" w:author="Шайтан-машина" w:date="2017-01-06T17:59:00Z">
        <w:r>
          <w:t xml:space="preserve"> - значение концентрации в соседних ячейках, из которых происходит приток несущей среды.</w:t>
        </w:r>
      </w:ins>
    </w:p>
    <w:p w:rsidR="00333506" w:rsidRPr="008057AE" w:rsidDel="00333506" w:rsidRDefault="00333506" w:rsidP="00333506">
      <w:pPr>
        <w:pStyle w:val="af3"/>
        <w:ind w:firstLine="0"/>
        <w:rPr>
          <w:del w:id="3230" w:author="Шайтан-машина" w:date="2017-01-06T17:58:00Z"/>
        </w:rPr>
      </w:pPr>
      <w:ins w:id="3231" w:author="Шайтан-машина" w:date="2017-01-06T17:59:00Z">
        <w:r>
          <w:t>Конечно-разностны</w:t>
        </w:r>
      </w:ins>
      <w:ins w:id="3232" w:author="Шайтан-машина" w:date="2017-01-06T18:01:00Z">
        <w:r>
          <w:t>й</w:t>
        </w:r>
      </w:ins>
      <w:ins w:id="3233" w:author="Шайтан-машина" w:date="2017-01-06T17:59:00Z">
        <w:r>
          <w:t xml:space="preserve"> а</w:t>
        </w:r>
      </w:ins>
      <w:ins w:id="3234" w:author="Шайтан-машина" w:date="2017-01-06T18:00:00Z">
        <w:r>
          <w:t>налог уравнени</w:t>
        </w:r>
      </w:ins>
      <w:ins w:id="3235" w:author="Шайтан-машина" w:date="2017-01-06T18:01:00Z">
        <w:r>
          <w:t>я</w:t>
        </w:r>
      </w:ins>
      <w:ins w:id="3236" w:author="Шайтан-машина" w:date="2017-01-06T18:00:00Z">
        <w:r>
          <w:t xml:space="preserve"> переноса (как в случае переноса объемных концентраций аэрозолей рассматриваемых размерных групп, так и в случае объемных концентраций хим. </w:t>
        </w:r>
      </w:ins>
      <w:ins w:id="3237" w:author="Шайтан-машина" w:date="2017-01-06T18:01:00Z">
        <w:r>
          <w:t xml:space="preserve">соединений ПД в форме паров или аэрозолей) с учетом (1.76) можно </w:t>
        </w:r>
      </w:ins>
    </w:p>
    <w:p w:rsidR="0013091A" w:rsidDel="00333506" w:rsidRDefault="00AF0D81" w:rsidP="00333506">
      <w:pPr>
        <w:pStyle w:val="af3"/>
        <w:rPr>
          <w:del w:id="3238" w:author="Шайтан-машина" w:date="2017-01-06T17:59:00Z"/>
        </w:rPr>
      </w:pPr>
      <w:del w:id="3239" w:author="Шайтан-машина" w:date="2017-01-06T17:59:00Z">
        <w:r w:rsidDel="00333506">
          <w:delText>Для любой гидравлической ячейки</w:delText>
        </w:r>
        <w:r w:rsidR="00F40C03" w:rsidDel="00333506">
          <w:delText xml:space="preserve"> </w:delText>
        </w:r>
        <w:r w:rsidR="00F40C03" w:rsidRPr="00F40C03" w:rsidDel="00333506">
          <w:rPr>
            <w:i/>
            <w:lang w:val="en-US"/>
          </w:rPr>
          <w:delText>i</w:delText>
        </w:r>
        <w:r w:rsidDel="00333506">
          <w:delText xml:space="preserve"> переносной член</w:delText>
        </w:r>
        <w:r w:rsidR="0040338A" w:rsidDel="00333506">
          <w:delText xml:space="preserve"> </w:delText>
        </w:r>
        <w:r w:rsidR="004D5D89" w:rsidDel="00333506">
          <w:delText xml:space="preserve">уравнения А </w:delText>
        </w:r>
        <w:r w:rsidR="0040338A" w:rsidDel="00333506">
          <w:delText xml:space="preserve">выражается </w:delText>
        </w:r>
        <w:r w:rsidR="007A1828" w:rsidDel="00333506">
          <w:delText>через суммы потоков</w:delText>
        </w:r>
        <w:r w:rsidR="0040338A" w:rsidDel="00333506">
          <w:delText xml:space="preserve"> между ячейками </w:delText>
        </w:r>
        <w:r w:rsidR="004D5D89" w:rsidDel="00333506">
          <w:delText>[70]. Интегрирование</w:delText>
        </w:r>
        <w:r w:rsidR="00AE6385" w:rsidDel="00333506">
          <w:delText xml:space="preserve"> по размеру частиц дает уравнение переноса для полной числовой концентрации частиц </w:delText>
        </w:r>
        <w:r w:rsidR="00AE6385" w:rsidRPr="00CF0855" w:rsidDel="00333506">
          <w:rPr>
            <w:i/>
            <w:lang w:val="en-US"/>
          </w:rPr>
          <w:delText>N</w:delText>
        </w:r>
        <w:r w:rsidR="00AE6385" w:rsidRPr="000D795E" w:rsidDel="00333506">
          <w:rPr>
            <w:i/>
            <w:vertAlign w:val="subscript"/>
            <w:lang w:val="en-US"/>
          </w:rPr>
          <w:delText>l</w:delText>
        </w:r>
        <w:r w:rsidR="009B0268" w:rsidRPr="00AE04ED" w:rsidDel="00333506">
          <w:rPr>
            <w:i/>
            <w:vertAlign w:val="subscript"/>
          </w:rPr>
          <w:delText xml:space="preserve">  </w:delText>
        </w:r>
        <w:r w:rsidR="00AE6385" w:rsidRPr="000D795E" w:rsidDel="00333506">
          <w:delText>во фракции</w:delText>
        </w:r>
        <w:r w:rsidR="00AE04ED" w:rsidDel="00333506">
          <w:delText>:</w:delText>
        </w:r>
      </w:del>
    </w:p>
    <w:p w:rsidR="00AE04ED" w:rsidRPr="00AE04ED" w:rsidDel="00333506" w:rsidRDefault="00AE04ED" w:rsidP="00333506">
      <w:pPr>
        <w:pStyle w:val="af3"/>
        <w:rPr>
          <w:del w:id="3240" w:author="Шайтан-машина" w:date="2017-01-06T17:59:00Z"/>
        </w:rPr>
      </w:pPr>
      <w:del w:id="3241" w:author="Шайтан-машина" w:date="2017-01-06T17:59:00Z">
        <w:r w:rsidRPr="00AE04ED" w:rsidDel="00333506">
          <w:rPr>
            <w:highlight w:val="red"/>
          </w:rPr>
          <w:delText>Томащик Д, Филиппов М пишут уравнение транспорта</w:delText>
        </w:r>
      </w:del>
    </w:p>
    <w:p w:rsidR="00084486" w:rsidRPr="00333506" w:rsidDel="00333506" w:rsidRDefault="00084486" w:rsidP="00333506">
      <w:pPr>
        <w:ind w:firstLine="0"/>
        <w:rPr>
          <w:del w:id="3242" w:author="Шайтан-машина" w:date="2017-01-06T17:59:00Z"/>
        </w:rPr>
      </w:pPr>
    </w:p>
    <w:p w:rsidR="00084486" w:rsidDel="00333506" w:rsidRDefault="004D5D89" w:rsidP="00333506">
      <w:pPr>
        <w:ind w:firstLine="0"/>
        <w:rPr>
          <w:del w:id="3243" w:author="Шайтан-машина" w:date="2017-01-06T17:59:00Z"/>
        </w:rPr>
      </w:pPr>
      <w:del w:id="3244" w:author="Шайтан-машина" w:date="2017-01-06T17:59:00Z">
        <w:r w:rsidDel="00333506">
          <w:delText>Финально у</w:delText>
        </w:r>
        <w:r w:rsidR="00F40C03" w:rsidDel="00333506">
          <w:delText xml:space="preserve">равнение транспорта для полной числовой концентрации частиц </w:delText>
        </w:r>
        <w:r w:rsidR="00F40C03" w:rsidRPr="00CF0855" w:rsidDel="00333506">
          <w:rPr>
            <w:i/>
            <w:lang w:val="en-US"/>
          </w:rPr>
          <w:delText>N</w:delText>
        </w:r>
        <w:r w:rsidR="009B0268" w:rsidRPr="00AE04ED" w:rsidDel="00333506">
          <w:rPr>
            <w:i/>
            <w:vertAlign w:val="subscript"/>
          </w:rPr>
          <w:delText xml:space="preserve"> </w:delText>
        </w:r>
        <w:r w:rsidR="00F40C03" w:rsidDel="00333506">
          <w:delText xml:space="preserve">аппроксимируется системой из </w:delText>
        </w:r>
        <w:r w:rsidR="00F40C03" w:rsidRPr="00835F8B" w:rsidDel="00333506">
          <w:rPr>
            <w:i/>
          </w:rPr>
          <w:delText>K</w:delText>
        </w:r>
        <w:r w:rsidDel="00333506">
          <w:rPr>
            <w:i/>
          </w:rPr>
          <w:delText>-1</w:delText>
        </w:r>
        <w:r w:rsidDel="00333506">
          <w:delText xml:space="preserve"> уравнений для полной числовой концентрации частиц </w:delText>
        </w:r>
        <w:r w:rsidRPr="00CF0855" w:rsidDel="00333506">
          <w:rPr>
            <w:i/>
            <w:lang w:val="en-US"/>
          </w:rPr>
          <w:delText>N</w:delText>
        </w:r>
        <w:r w:rsidRPr="000D795E" w:rsidDel="00333506">
          <w:rPr>
            <w:i/>
            <w:vertAlign w:val="subscript"/>
            <w:lang w:val="en-US"/>
          </w:rPr>
          <w:delText>l</w:delText>
        </w:r>
        <w:r w:rsidR="009B0268" w:rsidRPr="00AE04ED" w:rsidDel="00333506">
          <w:rPr>
            <w:i/>
            <w:vertAlign w:val="subscript"/>
          </w:rPr>
          <w:delText xml:space="preserve">  </w:delText>
        </w:r>
        <w:r w:rsidRPr="000D795E" w:rsidDel="00333506">
          <w:delText>во фракции</w:delText>
        </w:r>
      </w:del>
    </w:p>
    <w:p w:rsidR="007E0BD0" w:rsidRDefault="00333506" w:rsidP="009E4524">
      <w:pPr>
        <w:pStyle w:val="5d"/>
        <w:spacing w:before="0"/>
        <w:ind w:firstLine="0"/>
        <w:rPr>
          <w:ins w:id="3245" w:author="Шайтан-машина" w:date="2017-01-06T18:02:00Z"/>
        </w:rPr>
      </w:pPr>
      <w:ins w:id="3246" w:author="Шайтан-машина" w:date="2017-01-06T18:01:00Z">
        <w:r>
          <w:t>записать в виде</w:t>
        </w:r>
      </w:ins>
    </w:p>
    <w:tbl>
      <w:tblPr>
        <w:tblW w:w="9099" w:type="dxa"/>
        <w:tblInd w:w="648" w:type="dxa"/>
        <w:tblLook w:val="01E0" w:firstRow="1" w:lastRow="1" w:firstColumn="1" w:lastColumn="1" w:noHBand="0" w:noVBand="0"/>
      </w:tblPr>
      <w:tblGrid>
        <w:gridCol w:w="7823"/>
        <w:gridCol w:w="1276"/>
      </w:tblGrid>
      <w:tr w:rsidR="009E4524" w:rsidRPr="002E146E" w:rsidTr="00EC1334">
        <w:trPr>
          <w:ins w:id="3247" w:author="Шайтан-машина" w:date="2017-01-06T18:02:00Z"/>
        </w:trPr>
        <w:tc>
          <w:tcPr>
            <w:tcW w:w="7938" w:type="dxa"/>
            <w:vAlign w:val="center"/>
          </w:tcPr>
          <w:p w:rsidR="009E4524" w:rsidRPr="00B1276D" w:rsidRDefault="00313244" w:rsidP="00EC1334">
            <w:pPr>
              <w:pStyle w:val="1-6"/>
              <w:ind w:firstLine="0"/>
              <w:rPr>
                <w:ins w:id="3248" w:author="Шайтан-машина" w:date="2017-01-06T18:02:00Z"/>
              </w:rPr>
            </w:pPr>
            <w:ins w:id="3249" w:author="Шайтан-машина" w:date="2017-01-06T18:02:00Z">
              <w:r w:rsidRPr="00333506">
                <w:rPr>
                  <w:position w:val="-34"/>
                </w:rPr>
                <w:object w:dxaOrig="5360" w:dyaOrig="800">
                  <v:shape id="_x0000_i1245" type="#_x0000_t75" style="width:247.1pt;height:37.65pt" o:ole="">
                    <v:imagedata r:id="rId573" o:title=""/>
                  </v:shape>
                  <o:OLEObject Type="Embed" ProgID="Equation.3" ShapeID="_x0000_i1245" DrawAspect="Content" ObjectID="_1549710570" r:id="rId574"/>
                </w:object>
              </w:r>
            </w:ins>
            <w:ins w:id="3250" w:author="Шайтан-машина" w:date="2017-01-06T18:02:00Z">
              <w:r w:rsidR="009E4524">
                <w:t>.</w:t>
              </w:r>
            </w:ins>
          </w:p>
        </w:tc>
        <w:tc>
          <w:tcPr>
            <w:tcW w:w="1161" w:type="dxa"/>
            <w:vAlign w:val="center"/>
          </w:tcPr>
          <w:p w:rsidR="009E4524" w:rsidRPr="004C54D2" w:rsidRDefault="009E4524" w:rsidP="00EC1334">
            <w:pPr>
              <w:pStyle w:val="affffffffff"/>
              <w:rPr>
                <w:ins w:id="3251" w:author="Шайтан-машина" w:date="2017-01-06T18:02:00Z"/>
              </w:rPr>
            </w:pPr>
            <w:ins w:id="3252" w:author="Шайтан-машина" w:date="2017-01-06T18:02: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253" w:author="Шайтан-машина" w:date="2017-01-06T18:02: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254" w:author="Tsaun" w:date="2017-02-22T15:30:00Z">
              <w:r w:rsidR="00226569">
                <w:rPr>
                  <w:noProof/>
                </w:rPr>
                <w:t>81</w:t>
              </w:r>
            </w:ins>
            <w:ins w:id="3255" w:author="Томащик" w:date="2017-01-19T16:46:00Z">
              <w:del w:id="3256" w:author="Tsaun" w:date="2017-02-22T15:29:00Z">
                <w:r w:rsidR="002F5999" w:rsidDel="00226569">
                  <w:rPr>
                    <w:noProof/>
                  </w:rPr>
                  <w:delText>78</w:delText>
                </w:r>
              </w:del>
            </w:ins>
            <w:ins w:id="3257" w:author="Шайтан-машина" w:date="2017-01-06T18:03:00Z">
              <w:del w:id="3258" w:author="Tsaun" w:date="2017-02-22T15:29:00Z">
                <w:r w:rsidRPr="004C54D2" w:rsidDel="00226569">
                  <w:rPr>
                    <w:noProof/>
                  </w:rPr>
                  <w:delText>77</w:delText>
                </w:r>
              </w:del>
            </w:ins>
            <w:ins w:id="3259" w:author="Шайтан-машина" w:date="2017-01-06T18:02:00Z">
              <w:r w:rsidR="00FF21EC" w:rsidRPr="004C54D2">
                <w:fldChar w:fldCharType="end"/>
              </w:r>
              <w:r w:rsidRPr="004C54D2">
                <w:t>)</w:t>
              </w:r>
            </w:ins>
          </w:p>
        </w:tc>
      </w:tr>
    </w:tbl>
    <w:p w:rsidR="00333506" w:rsidDel="009E4524" w:rsidRDefault="009E4524" w:rsidP="00015DD9">
      <w:pPr>
        <w:pStyle w:val="5d"/>
        <w:spacing w:before="0"/>
        <w:rPr>
          <w:del w:id="3260" w:author="Шайтан-машина" w:date="2017-01-06T18:05:00Z"/>
        </w:rPr>
      </w:pPr>
      <w:ins w:id="3261" w:author="Шайтан-машина" w:date="2017-01-06T18:03:00Z">
        <w:r>
          <w:t xml:space="preserve">В рамках решения задачи переноса решаются системы уравнений вида (1.77), состоящие из </w:t>
        </w:r>
      </w:ins>
      <w:ins w:id="3262" w:author="Шайтан-машина" w:date="2017-01-06T18:04:00Z">
        <w:r>
          <w:rPr>
            <w:lang w:val="en-US"/>
          </w:rPr>
          <w:t>K</w:t>
        </w:r>
        <w:r w:rsidRPr="009E4524">
          <w:t xml:space="preserve"> </w:t>
        </w:r>
        <w:r>
          <w:t>уравнений (</w:t>
        </w:r>
        <w:r>
          <w:rPr>
            <w:lang w:val="en-US"/>
          </w:rPr>
          <w:t>K</w:t>
        </w:r>
        <w:r w:rsidRPr="009E4524">
          <w:t xml:space="preserve"> </w:t>
        </w:r>
        <w:r>
          <w:t>–</w:t>
        </w:r>
        <w:r w:rsidRPr="009E4524">
          <w:t xml:space="preserve"> </w:t>
        </w:r>
        <w:r>
          <w:t>число пространственных ячеек) для</w:t>
        </w:r>
      </w:ins>
      <w:ins w:id="3263" w:author="Шайтан-машина" w:date="2017-01-06T18:05:00Z">
        <w:r>
          <w:t xml:space="preserve"> объемных концентраций аэрозолей</w:t>
        </w:r>
      </w:ins>
      <w:ins w:id="3264" w:author="Шайтан-машина" w:date="2017-01-06T18:04:00Z">
        <w:r>
          <w:t xml:space="preserve"> всех рассматриваемых размерных </w:t>
        </w:r>
      </w:ins>
      <w:ins w:id="3265" w:author="Шайтан-машина" w:date="2017-01-06T18:05:00Z">
        <w:r>
          <w:t xml:space="preserve">групп, для объемных концентраций паров и аэрозолей всех рассматриваемых химических соединений ПД. </w:t>
        </w:r>
      </w:ins>
    </w:p>
    <w:p w:rsidR="00B72A74" w:rsidRDefault="00B72A74" w:rsidP="00015DD9">
      <w:pPr>
        <w:pStyle w:val="5d"/>
        <w:spacing w:before="0"/>
        <w:rPr>
          <w:ins w:id="3266" w:author="Tatiana Yudina" w:date="2016-11-10T10:35:00Z"/>
        </w:rPr>
      </w:pPr>
      <w:r w:rsidRPr="00C833DF">
        <w:t xml:space="preserve">При решении полученной системы </w:t>
      </w:r>
      <w:del w:id="3267" w:author="to" w:date="2016-12-26T22:15:00Z">
        <w:r w:rsidRPr="00C833DF" w:rsidDel="00EF2250">
          <w:delText xml:space="preserve">дифференциальных </w:delText>
        </w:r>
      </w:del>
      <w:ins w:id="3268" w:author="to" w:date="2016-12-26T22:15:00Z">
        <w:r w:rsidR="00EF2250">
          <w:t>линейных</w:t>
        </w:r>
        <w:r w:rsidR="00EF2250" w:rsidRPr="00C833DF">
          <w:t xml:space="preserve"> </w:t>
        </w:r>
      </w:ins>
      <w:r w:rsidRPr="00C833DF">
        <w:t>уравнений используется метод</w:t>
      </w:r>
      <w:r>
        <w:t xml:space="preserve"> </w:t>
      </w:r>
      <w:del w:id="3269" w:author="to" w:date="2016-12-26T22:15:00Z">
        <w:r w:rsidDel="00EF2250">
          <w:delText xml:space="preserve">Рунге–Кутта </w:delText>
        </w:r>
        <w:commentRangeStart w:id="3270"/>
        <w:r w:rsidDel="00EF2250">
          <w:delText>шестого порядка точности</w:delText>
        </w:r>
        <w:commentRangeEnd w:id="3270"/>
        <w:r w:rsidR="00AE6385" w:rsidDel="00EF2250">
          <w:rPr>
            <w:rStyle w:val="afffffd"/>
            <w:szCs w:val="20"/>
            <w:lang w:val="en-US"/>
          </w:rPr>
          <w:commentReference w:id="3270"/>
        </w:r>
      </w:del>
      <w:ins w:id="3271" w:author="to" w:date="2016-12-26T22:15:00Z">
        <w:r w:rsidR="00EF2250">
          <w:t>Гаусса</w:t>
        </w:r>
      </w:ins>
      <w:r>
        <w:t>.</w:t>
      </w:r>
    </w:p>
    <w:p w:rsidR="00D45F6E" w:rsidRDefault="00695647" w:rsidP="00CF0079">
      <w:pPr>
        <w:pStyle w:val="30"/>
      </w:pPr>
      <w:bookmarkStart w:id="3272" w:name="_Toc470520369"/>
      <w:r w:rsidRPr="00AE04ED">
        <w:rPr>
          <w:highlight w:val="red"/>
        </w:rPr>
        <w:t>Распределение</w:t>
      </w:r>
      <w:r w:rsidR="00D45F6E" w:rsidRPr="00AE04ED">
        <w:rPr>
          <w:highlight w:val="red"/>
        </w:rPr>
        <w:t xml:space="preserve"> ч</w:t>
      </w:r>
      <w:commentRangeStart w:id="3273"/>
      <w:r w:rsidR="00D45F6E" w:rsidRPr="00AE04ED">
        <w:rPr>
          <w:highlight w:val="red"/>
        </w:rPr>
        <w:t>астиц</w:t>
      </w:r>
      <w:commentRangeEnd w:id="3273"/>
      <w:r w:rsidR="00214EE6">
        <w:rPr>
          <w:rStyle w:val="afffffd"/>
          <w:rFonts w:eastAsia="Calibri"/>
          <w:b w:val="0"/>
          <w:szCs w:val="20"/>
          <w:lang w:val="en-US" w:eastAsia="ru-RU"/>
        </w:rPr>
        <w:commentReference w:id="3273"/>
      </w:r>
      <w:r w:rsidR="00D45F6E">
        <w:t xml:space="preserve"> </w:t>
      </w:r>
      <w:r w:rsidR="009039D0">
        <w:t xml:space="preserve">в источнике </w:t>
      </w:r>
      <w:r w:rsidR="00D45F6E">
        <w:t xml:space="preserve">по </w:t>
      </w:r>
      <w:r w:rsidR="005F4027">
        <w:t>размерным</w:t>
      </w:r>
      <w:r w:rsidR="00581B48">
        <w:t xml:space="preserve"> классам</w:t>
      </w:r>
      <w:bookmarkEnd w:id="3272"/>
      <w:r w:rsidR="00581B48">
        <w:t xml:space="preserve"> </w:t>
      </w:r>
    </w:p>
    <w:p w:rsidR="009039D0" w:rsidRDefault="00E8606A" w:rsidP="00D45F6E">
      <w:pPr>
        <w:pStyle w:val="af3"/>
      </w:pPr>
      <w:r>
        <w:t>Источниками</w:t>
      </w:r>
      <w:r w:rsidR="009039D0">
        <w:t xml:space="preserve"> частиц для модуля ПРОФИТ являются:</w:t>
      </w:r>
    </w:p>
    <w:p w:rsidR="005657BA" w:rsidRDefault="009039D0" w:rsidP="00D45F6E">
      <w:pPr>
        <w:pStyle w:val="af3"/>
      </w:pPr>
      <w:r>
        <w:t xml:space="preserve">- вещества из группы </w:t>
      </w:r>
      <w:r w:rsidR="005657BA">
        <w:t>«</w:t>
      </w:r>
      <w:r>
        <w:t>нелетучие</w:t>
      </w:r>
      <w:r w:rsidR="005657BA">
        <w:t>» при выходе из дебриса или бассейна с кориумом при моделировании тяжелой аварии</w:t>
      </w:r>
      <w:r w:rsidR="00C05AC2">
        <w:t xml:space="preserve"> (источник 1)</w:t>
      </w:r>
      <w:r w:rsidR="005657BA">
        <w:t>;</w:t>
      </w:r>
    </w:p>
    <w:p w:rsidR="009039D0" w:rsidRDefault="005657BA" w:rsidP="00D45F6E">
      <w:pPr>
        <w:pStyle w:val="af3"/>
      </w:pPr>
      <w:r>
        <w:lastRenderedPageBreak/>
        <w:t>- ввод частиц, задаваемый пользователем</w:t>
      </w:r>
      <w:r w:rsidR="00C05AC2">
        <w:t xml:space="preserve"> (источник 2)</w:t>
      </w:r>
      <w:r>
        <w:t xml:space="preserve">. </w:t>
      </w:r>
      <w:r w:rsidR="009039D0">
        <w:t xml:space="preserve"> </w:t>
      </w:r>
    </w:p>
    <w:p w:rsidR="00AF7F90" w:rsidRDefault="00E8606A" w:rsidP="00D45F6E">
      <w:pPr>
        <w:pStyle w:val="af3"/>
        <w:rPr>
          <w:ins w:id="3274" w:author="Tatiana Yudina" w:date="2016-11-10T10:36:00Z"/>
        </w:rPr>
      </w:pPr>
      <w:r w:rsidRPr="00214EE6">
        <w:t>Распределение</w:t>
      </w:r>
      <w:r w:rsidR="005657BA" w:rsidRPr="00214EE6">
        <w:t xml:space="preserve"> в источнике</w:t>
      </w:r>
      <w:r w:rsidR="00C05AC2" w:rsidRPr="00214EE6">
        <w:t xml:space="preserve"> 1</w:t>
      </w:r>
      <w:r w:rsidR="005657BA" w:rsidRPr="00214EE6">
        <w:t xml:space="preserve"> из группы «нелетучие»</w:t>
      </w:r>
      <w:r w:rsidR="00C16ADA" w:rsidRPr="00214EE6">
        <w:t xml:space="preserve"> </w:t>
      </w:r>
      <w:r w:rsidR="005657BA" w:rsidRPr="00214EE6">
        <w:t xml:space="preserve">полагается </w:t>
      </w:r>
      <w:r w:rsidR="00AF7F90" w:rsidRPr="00214EE6">
        <w:t xml:space="preserve"> </w:t>
      </w:r>
      <w:r w:rsidR="005657BA" w:rsidRPr="00214EE6">
        <w:t>логнормальным</w:t>
      </w:r>
      <w:r w:rsidR="00C16ADA" w:rsidRPr="00214EE6">
        <w:t xml:space="preserve"> </w:t>
      </w:r>
      <w:r w:rsidR="00ED3999" w:rsidRPr="00214EE6">
        <w:t>в пределах моделируемого диапазона размеров [</w:t>
      </w:r>
      <w:r w:rsidR="00ED3999" w:rsidRPr="00214EE6">
        <w:rPr>
          <w:i/>
        </w:rPr>
        <w:t>χ</w:t>
      </w:r>
      <w:r w:rsidR="00ED3999" w:rsidRPr="00214EE6">
        <w:rPr>
          <w:i/>
          <w:vertAlign w:val="subscript"/>
          <w:lang w:val="en-US"/>
        </w:rPr>
        <w:t>min</w:t>
      </w:r>
      <w:r w:rsidR="00ED3999" w:rsidRPr="00214EE6">
        <w:rPr>
          <w:i/>
        </w:rPr>
        <w:t>; χ</w:t>
      </w:r>
      <w:r w:rsidR="00ED3999" w:rsidRPr="00214EE6">
        <w:rPr>
          <w:i/>
          <w:vertAlign w:val="subscript"/>
          <w:lang w:val="en-US"/>
        </w:rPr>
        <w:t>max</w:t>
      </w:r>
      <w:r w:rsidR="00ED3999" w:rsidRPr="00214EE6">
        <w:t>]</w:t>
      </w:r>
      <w:r w:rsidR="00851917" w:rsidRPr="00214EE6">
        <w:t>:</w:t>
      </w:r>
    </w:p>
    <w:tbl>
      <w:tblPr>
        <w:tblW w:w="9099" w:type="dxa"/>
        <w:tblInd w:w="648" w:type="dxa"/>
        <w:tblLook w:val="01E0" w:firstRow="1" w:lastRow="1" w:firstColumn="1" w:lastColumn="1" w:noHBand="0" w:noVBand="0"/>
      </w:tblPr>
      <w:tblGrid>
        <w:gridCol w:w="7823"/>
        <w:gridCol w:w="1276"/>
      </w:tblGrid>
      <w:tr w:rsidR="00B52829" w:rsidRPr="00A1380B" w:rsidTr="00B52829">
        <w:tc>
          <w:tcPr>
            <w:tcW w:w="7965" w:type="dxa"/>
            <w:vAlign w:val="center"/>
          </w:tcPr>
          <w:p w:rsidR="00B52829" w:rsidRPr="00A1380B" w:rsidRDefault="000837ED" w:rsidP="00BF67E7">
            <w:pPr>
              <w:pStyle w:val="1-6"/>
              <w:ind w:firstLine="203"/>
            </w:pPr>
            <w:r>
              <w:rPr>
                <w:noProof/>
                <w:position w:val="-34"/>
              </w:rPr>
              <w:drawing>
                <wp:inline distT="0" distB="0" distL="0" distR="0">
                  <wp:extent cx="1828800" cy="739140"/>
                  <wp:effectExtent l="0" t="0" r="0" b="0"/>
                  <wp:docPr id="336" name="Рисунок 2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25"/>
                          <pic:cNvPicPr>
                            <a:picLocks noChangeAspect="1" noChangeArrowheads="1"/>
                          </pic:cNvPicPr>
                        </pic:nvPicPr>
                        <pic:blipFill>
                          <a:blip r:embed="rId575"/>
                          <a:srcRect/>
                          <a:stretch>
                            <a:fillRect/>
                          </a:stretch>
                        </pic:blipFill>
                        <pic:spPr bwMode="auto">
                          <a:xfrm>
                            <a:off x="0" y="0"/>
                            <a:ext cx="1828800" cy="739140"/>
                          </a:xfrm>
                          <a:prstGeom prst="rect">
                            <a:avLst/>
                          </a:prstGeom>
                          <a:noFill/>
                          <a:ln w="9525">
                            <a:noFill/>
                            <a:miter lim="800000"/>
                            <a:headEnd/>
                            <a:tailEnd/>
                          </a:ln>
                        </pic:spPr>
                      </pic:pic>
                    </a:graphicData>
                  </a:graphic>
                </wp:inline>
              </w:drawing>
            </w:r>
            <w:r w:rsidR="00B52829" w:rsidRPr="00A1380B">
              <w:t>,</w:t>
            </w:r>
          </w:p>
        </w:tc>
        <w:tc>
          <w:tcPr>
            <w:tcW w:w="1134"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3275" w:author="Tsaun" w:date="2017-02-22T15:30:00Z">
              <w:r w:rsidR="00226569">
                <w:rPr>
                  <w:noProof/>
                </w:rPr>
                <w:t>82</w:t>
              </w:r>
            </w:ins>
            <w:ins w:id="3276" w:author="Томащик" w:date="2017-01-19T16:46:00Z">
              <w:del w:id="3277" w:author="Tsaun" w:date="2017-02-22T15:29:00Z">
                <w:r w:rsidR="002F5999" w:rsidDel="00226569">
                  <w:rPr>
                    <w:noProof/>
                  </w:rPr>
                  <w:delText>79</w:delText>
                </w:r>
              </w:del>
            </w:ins>
            <w:del w:id="3278" w:author="Tsaun" w:date="2017-02-22T15:29:00Z">
              <w:r w:rsidR="00B04480" w:rsidRPr="004C54D2" w:rsidDel="00226569">
                <w:rPr>
                  <w:noProof/>
                </w:rPr>
                <w:delText>67</w:delText>
              </w:r>
            </w:del>
            <w:r w:rsidR="00FF21EC" w:rsidRPr="004C54D2">
              <w:fldChar w:fldCharType="end"/>
            </w:r>
            <w:r w:rsidRPr="004C54D2">
              <w:t>)</w:t>
            </w:r>
          </w:p>
        </w:tc>
      </w:tr>
    </w:tbl>
    <w:p w:rsidR="00D45F6E" w:rsidRPr="00A1380B" w:rsidRDefault="00D45F6E" w:rsidP="00D45F6E">
      <w:pPr>
        <w:ind w:firstLine="0"/>
      </w:pPr>
      <w:r w:rsidRPr="00A1380B">
        <w:t>где:</w:t>
      </w:r>
    </w:p>
    <w:tbl>
      <w:tblPr>
        <w:tblW w:w="0" w:type="auto"/>
        <w:tblInd w:w="921" w:type="dxa"/>
        <w:tblCellMar>
          <w:left w:w="70" w:type="dxa"/>
          <w:right w:w="70" w:type="dxa"/>
        </w:tblCellMar>
        <w:tblLook w:val="0000" w:firstRow="0" w:lastRow="0" w:firstColumn="0" w:lastColumn="0" w:noHBand="0" w:noVBand="0"/>
      </w:tblPr>
      <w:tblGrid>
        <w:gridCol w:w="709"/>
        <w:gridCol w:w="6378"/>
        <w:gridCol w:w="567"/>
      </w:tblGrid>
      <w:tr w:rsidR="00D45F6E" w:rsidRPr="00A1380B" w:rsidTr="00BF67E7">
        <w:tc>
          <w:tcPr>
            <w:tcW w:w="709" w:type="dxa"/>
          </w:tcPr>
          <w:p w:rsidR="00D45F6E" w:rsidRPr="00A1380B" w:rsidRDefault="00D45F6E" w:rsidP="00BF67E7">
            <w:pPr>
              <w:ind w:firstLine="0"/>
            </w:pPr>
            <w:r w:rsidRPr="00A1380B">
              <w:t xml:space="preserve">- </w:t>
            </w:r>
            <w:r w:rsidRPr="00A1380B">
              <w:rPr>
                <w:i/>
                <w:szCs w:val="24"/>
              </w:rPr>
              <w:sym w:font="Symbol" w:char="F073"/>
            </w:r>
            <w:r w:rsidRPr="00A1380B">
              <w:rPr>
                <w:i/>
                <w:vertAlign w:val="subscript"/>
              </w:rPr>
              <w:t>g</w:t>
            </w:r>
          </w:p>
        </w:tc>
        <w:tc>
          <w:tcPr>
            <w:tcW w:w="6378" w:type="dxa"/>
          </w:tcPr>
          <w:p w:rsidR="00D45F6E" w:rsidRPr="00A1380B" w:rsidRDefault="00D45F6E" w:rsidP="00BF67E7">
            <w:pPr>
              <w:pStyle w:val="1-6"/>
              <w:ind w:firstLine="0"/>
            </w:pPr>
            <w:r w:rsidRPr="00A1380B">
              <w:t>стандартное отклонение,</w:t>
            </w:r>
          </w:p>
        </w:tc>
        <w:tc>
          <w:tcPr>
            <w:tcW w:w="567" w:type="dxa"/>
          </w:tcPr>
          <w:p w:rsidR="00D45F6E" w:rsidRPr="00A1380B" w:rsidRDefault="00D45F6E" w:rsidP="00BF67E7">
            <w:pPr>
              <w:pStyle w:val="1-6"/>
              <w:ind w:firstLine="0"/>
            </w:pPr>
          </w:p>
        </w:tc>
      </w:tr>
      <w:tr w:rsidR="00D45F6E" w:rsidRPr="00A1380B" w:rsidTr="00BF67E7">
        <w:tc>
          <w:tcPr>
            <w:tcW w:w="709" w:type="dxa"/>
          </w:tcPr>
          <w:p w:rsidR="00D45F6E" w:rsidRPr="00A1380B" w:rsidRDefault="00D45F6E" w:rsidP="00BF67E7">
            <w:pPr>
              <w:pStyle w:val="1-6"/>
              <w:ind w:firstLine="0"/>
            </w:pPr>
            <w:r w:rsidRPr="00A1380B">
              <w:t xml:space="preserve">- </w:t>
            </w:r>
            <w:r w:rsidRPr="00A1380B">
              <w:rPr>
                <w:i/>
              </w:rPr>
              <w:t>r</w:t>
            </w:r>
          </w:p>
        </w:tc>
        <w:tc>
          <w:tcPr>
            <w:tcW w:w="6378" w:type="dxa"/>
          </w:tcPr>
          <w:p w:rsidR="00D45F6E" w:rsidRPr="00A1380B" w:rsidRDefault="00D45F6E" w:rsidP="00BF67E7">
            <w:pPr>
              <w:pStyle w:val="1-6"/>
              <w:ind w:firstLine="0"/>
            </w:pPr>
            <w:r w:rsidRPr="00A1380B">
              <w:t>радиус частицы,</w:t>
            </w:r>
          </w:p>
        </w:tc>
        <w:tc>
          <w:tcPr>
            <w:tcW w:w="567" w:type="dxa"/>
          </w:tcPr>
          <w:p w:rsidR="00D45F6E" w:rsidRPr="00A1380B" w:rsidRDefault="00D45F6E" w:rsidP="00BF67E7">
            <w:pPr>
              <w:pStyle w:val="1-6"/>
              <w:ind w:firstLine="0"/>
            </w:pPr>
          </w:p>
        </w:tc>
      </w:tr>
      <w:tr w:rsidR="00D45F6E" w:rsidRPr="00A1380B" w:rsidTr="00BF67E7">
        <w:tc>
          <w:tcPr>
            <w:tcW w:w="709" w:type="dxa"/>
            <w:vAlign w:val="center"/>
          </w:tcPr>
          <w:p w:rsidR="00D45F6E" w:rsidRPr="00A1380B" w:rsidRDefault="00D45F6E" w:rsidP="00BF67E7">
            <w:pPr>
              <w:pStyle w:val="1-6"/>
              <w:ind w:firstLine="0"/>
            </w:pPr>
            <w:r w:rsidRPr="00A1380B">
              <w:t xml:space="preserve">- </w:t>
            </w:r>
            <w:r w:rsidRPr="00A1380B">
              <w:rPr>
                <w:i/>
              </w:rPr>
              <w:t>r</w:t>
            </w:r>
            <w:r w:rsidRPr="00A1380B">
              <w:rPr>
                <w:i/>
                <w:vertAlign w:val="subscript"/>
              </w:rPr>
              <w:t>g</w:t>
            </w:r>
          </w:p>
        </w:tc>
        <w:tc>
          <w:tcPr>
            <w:tcW w:w="6378" w:type="dxa"/>
          </w:tcPr>
          <w:p w:rsidR="00D45F6E" w:rsidRPr="00A1380B" w:rsidRDefault="00D45F6E" w:rsidP="00BF67E7">
            <w:pPr>
              <w:pStyle w:val="1-6"/>
              <w:ind w:firstLine="0"/>
            </w:pPr>
            <w:r w:rsidRPr="00A1380B">
              <w:t>средний геометрический радиус аэрозолей,</w:t>
            </w:r>
          </w:p>
        </w:tc>
        <w:tc>
          <w:tcPr>
            <w:tcW w:w="567" w:type="dxa"/>
          </w:tcPr>
          <w:p w:rsidR="00D45F6E" w:rsidRPr="00A1380B" w:rsidRDefault="00D45F6E" w:rsidP="00BF67E7">
            <w:pPr>
              <w:pStyle w:val="1-6"/>
              <w:ind w:firstLine="0"/>
            </w:pPr>
          </w:p>
        </w:tc>
      </w:tr>
    </w:tbl>
    <w:p w:rsidR="00D45F6E" w:rsidRDefault="00943786" w:rsidP="00D45F6E">
      <w:pPr>
        <w:pStyle w:val="5d"/>
        <w:spacing w:before="0"/>
      </w:pPr>
      <w:r>
        <w:t>Параметры распределения (σ</w:t>
      </w:r>
      <w:r w:rsidRPr="00943786">
        <w:rPr>
          <w:vertAlign w:val="subscript"/>
          <w:lang w:val="en-US"/>
        </w:rPr>
        <w:t>g</w:t>
      </w:r>
      <w:r w:rsidRPr="00FC3654">
        <w:t xml:space="preserve">, </w:t>
      </w:r>
      <w:r>
        <w:rPr>
          <w:lang w:val="en-US"/>
        </w:rPr>
        <w:t>r</w:t>
      </w:r>
      <w:r w:rsidRPr="00943786">
        <w:rPr>
          <w:vertAlign w:val="subscript"/>
          <w:lang w:val="en-US"/>
        </w:rPr>
        <w:t>g</w:t>
      </w:r>
      <w:r w:rsidRPr="00FC3654">
        <w:t xml:space="preserve">) </w:t>
      </w:r>
      <w:r w:rsidR="00C05AC2" w:rsidRPr="00FC3654">
        <w:t xml:space="preserve">в этом источнике </w:t>
      </w:r>
      <w:r>
        <w:t xml:space="preserve">задаются пользователем во входном языке кода СОКРАТ/В3. </w:t>
      </w:r>
      <w:r w:rsidR="00D45F6E" w:rsidRPr="00A1380B">
        <w:t xml:space="preserve">Заметим, что в эксперименте обычно измеряется среднемассовый радиус аэрозолей, </w:t>
      </w:r>
      <w:r w:rsidR="00D45F6E" w:rsidRPr="00A1380B">
        <w:rPr>
          <w:i/>
          <w:lang w:val="en-US"/>
        </w:rPr>
        <w:t>r</w:t>
      </w:r>
      <w:r w:rsidR="00D45F6E" w:rsidRPr="00A1380B">
        <w:rPr>
          <w:i/>
          <w:vertAlign w:val="subscript"/>
          <w:lang w:val="en-US"/>
        </w:rPr>
        <w:t>m</w:t>
      </w:r>
      <w:r w:rsidR="00D45F6E" w:rsidRPr="00A1380B">
        <w:t xml:space="preserve">. Справедливо соотношение: </w:t>
      </w:r>
      <w:r w:rsidR="000837ED">
        <w:rPr>
          <w:noProof/>
          <w:position w:val="-14"/>
        </w:rPr>
        <w:drawing>
          <wp:inline distT="0" distB="0" distL="0" distR="0">
            <wp:extent cx="841375" cy="314325"/>
            <wp:effectExtent l="19050" t="0" r="0" b="0"/>
            <wp:docPr id="33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76"/>
                    <a:srcRect/>
                    <a:stretch>
                      <a:fillRect/>
                    </a:stretch>
                  </pic:blipFill>
                  <pic:spPr bwMode="auto">
                    <a:xfrm>
                      <a:off x="0" y="0"/>
                      <a:ext cx="841375" cy="314325"/>
                    </a:xfrm>
                    <a:prstGeom prst="rect">
                      <a:avLst/>
                    </a:prstGeom>
                    <a:noFill/>
                    <a:ln w="9525">
                      <a:noFill/>
                      <a:miter lim="800000"/>
                      <a:headEnd/>
                      <a:tailEnd/>
                    </a:ln>
                  </pic:spPr>
                </pic:pic>
              </a:graphicData>
            </a:graphic>
          </wp:inline>
        </w:drawing>
      </w:r>
      <w:r w:rsidR="00D45F6E" w:rsidRPr="00A1380B">
        <w:t>.</w:t>
      </w:r>
    </w:p>
    <w:p w:rsidR="005657BA" w:rsidRPr="00A1380B" w:rsidRDefault="005657BA" w:rsidP="00D45F6E">
      <w:pPr>
        <w:pStyle w:val="5d"/>
        <w:spacing w:before="0"/>
      </w:pPr>
      <w:r>
        <w:t>П</w:t>
      </w:r>
      <w:r w:rsidR="00C05AC2">
        <w:t>ользователь</w:t>
      </w:r>
      <w:r>
        <w:t xml:space="preserve"> может задать источник</w:t>
      </w:r>
      <w:r w:rsidR="00C05AC2">
        <w:t xml:space="preserve"> 2</w:t>
      </w:r>
      <w:r>
        <w:t xml:space="preserve"> со спектром в виде функции с логнормальным распределением или в табличном виде (произвольное распределение).</w:t>
      </w:r>
    </w:p>
    <w:p w:rsidR="00943786" w:rsidRPr="00FC3654" w:rsidRDefault="00943786" w:rsidP="00D45F6E">
      <w:pPr>
        <w:pStyle w:val="af3"/>
      </w:pPr>
      <w:r>
        <w:t xml:space="preserve">Число частиц </w:t>
      </w:r>
      <w:r w:rsidR="00967DDC" w:rsidRPr="00FC3654">
        <w:t>от</w:t>
      </w:r>
      <w:r w:rsidR="00967DDC" w:rsidRPr="00FC3654">
        <w:rPr>
          <w:vertAlign w:val="subscript"/>
        </w:rPr>
        <w:t xml:space="preserve"> </w:t>
      </w:r>
      <w:r w:rsidR="00967DDC">
        <w:t>источника</w:t>
      </w:r>
      <w:r w:rsidR="00C05AC2">
        <w:t xml:space="preserve"> в размерном классе</w:t>
      </w:r>
      <w:r w:rsidR="008D1524">
        <w:t xml:space="preserve"> </w:t>
      </w:r>
      <w:r w:rsidR="008D1524" w:rsidRPr="008D1524">
        <w:rPr>
          <w:i/>
          <w:lang w:val="en-US"/>
        </w:rPr>
        <w:t>l</w:t>
      </w:r>
      <w:r w:rsidR="008D1524" w:rsidRPr="00FC3654">
        <w:t xml:space="preserve"> </w:t>
      </w:r>
      <w:r w:rsidR="00967DDC">
        <w:t xml:space="preserve">определяется </w:t>
      </w:r>
      <w:r w:rsidR="00BA230F">
        <w:t xml:space="preserve">определяется как </w:t>
      </w:r>
      <w:r w:rsidR="003E6C60">
        <w:t>скорость ввода массы</w:t>
      </w:r>
      <w:r w:rsidR="00BA230F">
        <w:t xml:space="preserve"> частиц </w:t>
      </w:r>
      <w:r w:rsidR="003E6C60">
        <w:t xml:space="preserve">всех веществ </w:t>
      </w:r>
      <w:r w:rsidR="00BA230F">
        <w:t xml:space="preserve">с размером в интервале </w:t>
      </w:r>
      <w:r w:rsidR="00BA230F" w:rsidRPr="008D1524">
        <w:t>[</w:t>
      </w:r>
      <w:r w:rsidR="00BA230F" w:rsidRPr="007F76E1">
        <w:rPr>
          <w:i/>
        </w:rPr>
        <w:t>χ</w:t>
      </w:r>
      <w:r w:rsidR="00BA230F" w:rsidRPr="007F76E1">
        <w:rPr>
          <w:i/>
          <w:vertAlign w:val="subscript"/>
          <w:lang w:val="en-US"/>
        </w:rPr>
        <w:t>l</w:t>
      </w:r>
      <w:r w:rsidR="00BA230F" w:rsidRPr="009A785E">
        <w:rPr>
          <w:i/>
        </w:rPr>
        <w:t>,</w:t>
      </w:r>
      <w:r w:rsidR="00BA230F" w:rsidRPr="00916C9B">
        <w:rPr>
          <w:i/>
        </w:rPr>
        <w:t xml:space="preserve"> </w:t>
      </w:r>
      <w:r w:rsidR="00BA230F" w:rsidRPr="007F76E1">
        <w:rPr>
          <w:i/>
        </w:rPr>
        <w:t>χ</w:t>
      </w:r>
      <w:r w:rsidR="00BA230F" w:rsidRPr="007F76E1">
        <w:rPr>
          <w:i/>
          <w:vertAlign w:val="subscript"/>
          <w:lang w:val="en-US"/>
        </w:rPr>
        <w:t>l</w:t>
      </w:r>
      <w:r w:rsidR="00BA230F" w:rsidRPr="008D1524">
        <w:rPr>
          <w:i/>
          <w:vertAlign w:val="subscript"/>
        </w:rPr>
        <w:t>+1</w:t>
      </w:r>
      <w:r w:rsidR="00BA230F">
        <w:t>]</w:t>
      </w:r>
      <w:r w:rsidR="00BA230F" w:rsidRPr="00FC3654">
        <w:t xml:space="preserve">, отнесенная к произведению эффективной плотности </w:t>
      </w:r>
      <w:r w:rsidR="00BA230F">
        <w:t xml:space="preserve">материала </w:t>
      </w:r>
      <w:r w:rsidR="00BA230F" w:rsidRPr="00FC3654">
        <w:t xml:space="preserve">частиц аэрозоля </w:t>
      </w:r>
      <w:r w:rsidR="00BA230F" w:rsidRPr="00BA230F">
        <w:rPr>
          <w:i/>
          <w:lang w:val="en-US"/>
        </w:rPr>
        <w:t>ρ</w:t>
      </w:r>
      <w:r w:rsidR="00BA230F" w:rsidRPr="00FC3654">
        <w:t xml:space="preserve"> и </w:t>
      </w:r>
      <w:r w:rsidR="00BA230F">
        <w:t>представительного</w:t>
      </w:r>
      <w:r w:rsidR="00BA230F" w:rsidRPr="00FC3654">
        <w:t xml:space="preserve"> размера частиц</w:t>
      </w:r>
      <w:r w:rsidR="00BA230F">
        <w:t xml:space="preserve"> </w:t>
      </w:r>
      <w:r w:rsidR="00BA230F" w:rsidRPr="00FC3654">
        <w:t xml:space="preserve">группы </w:t>
      </w:r>
      <w:r w:rsidR="000837ED">
        <w:rPr>
          <w:noProof/>
          <w:position w:val="-14"/>
        </w:rPr>
        <w:drawing>
          <wp:inline distT="0" distB="0" distL="0" distR="0">
            <wp:extent cx="548640" cy="226695"/>
            <wp:effectExtent l="0" t="0" r="0" b="0"/>
            <wp:docPr id="33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99"/>
                    <a:srcRect/>
                    <a:stretch>
                      <a:fillRect/>
                    </a:stretch>
                  </pic:blipFill>
                  <pic:spPr bwMode="auto">
                    <a:xfrm>
                      <a:off x="0" y="0"/>
                      <a:ext cx="548640" cy="226695"/>
                    </a:xfrm>
                    <a:prstGeom prst="rect">
                      <a:avLst/>
                    </a:prstGeom>
                    <a:noFill/>
                    <a:ln w="9525">
                      <a:noFill/>
                      <a:miter lim="800000"/>
                      <a:headEnd/>
                      <a:tailEnd/>
                    </a:ln>
                  </pic:spPr>
                </pic:pic>
              </a:graphicData>
            </a:graphic>
          </wp:inline>
        </w:drawing>
      </w:r>
      <w:r w:rsidR="00BA230F">
        <w:t>:</w:t>
      </w:r>
      <w:r w:rsidR="00BA230F" w:rsidRPr="00FC3654">
        <w:t xml:space="preserve"> </w:t>
      </w:r>
    </w:p>
    <w:p w:rsidR="003E6C60" w:rsidRDefault="003E6C60" w:rsidP="00D45F6E">
      <w:pPr>
        <w:pStyle w:val="af3"/>
        <w:rPr>
          <w:szCs w:val="24"/>
        </w:rPr>
      </w:pPr>
    </w:p>
    <w:tbl>
      <w:tblPr>
        <w:tblW w:w="9206" w:type="dxa"/>
        <w:tblInd w:w="648" w:type="dxa"/>
        <w:tblLook w:val="01E0" w:firstRow="1" w:lastRow="1" w:firstColumn="1" w:lastColumn="1" w:noHBand="0" w:noVBand="0"/>
      </w:tblPr>
      <w:tblGrid>
        <w:gridCol w:w="7930"/>
        <w:gridCol w:w="1276"/>
      </w:tblGrid>
      <w:tr w:rsidR="00B52829" w:rsidRPr="007B511C" w:rsidTr="00B52829">
        <w:tc>
          <w:tcPr>
            <w:tcW w:w="7938" w:type="dxa"/>
            <w:vAlign w:val="center"/>
          </w:tcPr>
          <w:p w:rsidR="00B52829" w:rsidRPr="007B511C" w:rsidRDefault="000837ED" w:rsidP="00B52829">
            <w:pPr>
              <w:pStyle w:val="1-6"/>
              <w:ind w:firstLine="0"/>
            </w:pPr>
            <w:r>
              <w:rPr>
                <w:noProof/>
                <w:position w:val="-32"/>
              </w:rPr>
              <w:drawing>
                <wp:inline distT="0" distB="0" distL="0" distR="0">
                  <wp:extent cx="2326005" cy="467995"/>
                  <wp:effectExtent l="19050" t="0" r="0" b="0"/>
                  <wp:docPr id="33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577"/>
                          <a:srcRect/>
                          <a:stretch>
                            <a:fillRect/>
                          </a:stretch>
                        </pic:blipFill>
                        <pic:spPr bwMode="auto">
                          <a:xfrm>
                            <a:off x="0" y="0"/>
                            <a:ext cx="2326005" cy="467995"/>
                          </a:xfrm>
                          <a:prstGeom prst="rect">
                            <a:avLst/>
                          </a:prstGeom>
                          <a:noFill/>
                          <a:ln w="9525">
                            <a:noFill/>
                            <a:miter lim="800000"/>
                            <a:headEnd/>
                            <a:tailEnd/>
                          </a:ln>
                        </pic:spPr>
                      </pic:pic>
                    </a:graphicData>
                  </a:graphic>
                </wp:inline>
              </w:drawing>
            </w:r>
            <w:r w:rsidR="00B52829" w:rsidRPr="007B511C">
              <w:t>,</w:t>
            </w:r>
          </w:p>
        </w:tc>
        <w:tc>
          <w:tcPr>
            <w:tcW w:w="1268" w:type="dxa"/>
            <w:vAlign w:val="center"/>
          </w:tcPr>
          <w:p w:rsidR="00B52829" w:rsidRPr="004C54D2" w:rsidRDefault="00B52829" w:rsidP="00B52829">
            <w:pPr>
              <w:pStyle w:val="affffffffff"/>
            </w:pPr>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3279" w:author="Tsaun" w:date="2017-02-22T15:30:00Z">
              <w:r w:rsidR="00226569">
                <w:rPr>
                  <w:noProof/>
                </w:rPr>
                <w:t>83</w:t>
              </w:r>
            </w:ins>
            <w:ins w:id="3280" w:author="Томащик" w:date="2017-01-19T16:46:00Z">
              <w:del w:id="3281" w:author="Tsaun" w:date="2017-02-22T15:29:00Z">
                <w:r w:rsidR="002F5999" w:rsidDel="00226569">
                  <w:rPr>
                    <w:noProof/>
                  </w:rPr>
                  <w:delText>80</w:delText>
                </w:r>
              </w:del>
            </w:ins>
            <w:del w:id="3282" w:author="Tsaun" w:date="2017-02-22T15:29:00Z">
              <w:r w:rsidR="00B04480" w:rsidRPr="004C54D2" w:rsidDel="00226569">
                <w:rPr>
                  <w:noProof/>
                </w:rPr>
                <w:delText>68</w:delText>
              </w:r>
            </w:del>
            <w:r w:rsidR="00FF21EC" w:rsidRPr="004C54D2">
              <w:fldChar w:fldCharType="end"/>
            </w:r>
            <w:r w:rsidRPr="004C54D2">
              <w:t>)</w:t>
            </w:r>
          </w:p>
        </w:tc>
      </w:tr>
    </w:tbl>
    <w:p w:rsidR="00C05AC2" w:rsidRPr="007B511C" w:rsidRDefault="00C05AC2" w:rsidP="00C05AC2">
      <w:pPr>
        <w:spacing w:line="360" w:lineRule="auto"/>
        <w:ind w:firstLine="340"/>
      </w:pPr>
      <w:r w:rsidRPr="007B511C">
        <w:t>где</w:t>
      </w:r>
    </w:p>
    <w:p w:rsidR="00DE26EC" w:rsidRPr="00CC6822" w:rsidRDefault="000837ED" w:rsidP="00772068">
      <w:pPr>
        <w:ind w:firstLine="0"/>
      </w:pPr>
      <w:r>
        <w:rPr>
          <w:noProof/>
          <w:position w:val="-32"/>
          <w:lang w:eastAsia="ru-RU"/>
        </w:rPr>
        <w:drawing>
          <wp:inline distT="0" distB="0" distL="0" distR="0">
            <wp:extent cx="1558290" cy="482600"/>
            <wp:effectExtent l="19050" t="0" r="0" b="0"/>
            <wp:docPr id="34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578"/>
                    <a:srcRect/>
                    <a:stretch>
                      <a:fillRect/>
                    </a:stretch>
                  </pic:blipFill>
                  <pic:spPr bwMode="auto">
                    <a:xfrm>
                      <a:off x="0" y="0"/>
                      <a:ext cx="1558290" cy="482600"/>
                    </a:xfrm>
                    <a:prstGeom prst="rect">
                      <a:avLst/>
                    </a:prstGeom>
                    <a:noFill/>
                    <a:ln w="9525">
                      <a:noFill/>
                      <a:miter lim="800000"/>
                      <a:headEnd/>
                      <a:tailEnd/>
                    </a:ln>
                  </pic:spPr>
                </pic:pic>
              </a:graphicData>
            </a:graphic>
          </wp:inline>
        </w:drawing>
      </w:r>
      <w:r w:rsidR="00772068" w:rsidRPr="007B511C">
        <w:rPr>
          <w:position w:val="-34"/>
        </w:rPr>
        <w:t>.</w:t>
      </w:r>
    </w:p>
    <w:p w:rsidR="00E8606A" w:rsidRDefault="009D6252" w:rsidP="009D6252">
      <w:pPr>
        <w:pStyle w:val="afffff2"/>
      </w:pPr>
      <w:r w:rsidRPr="00C360EF">
        <w:tab/>
      </w:r>
      <w:r w:rsidR="00E8606A">
        <w:t xml:space="preserve">В текущей версии ПРОФИТа </w:t>
      </w:r>
      <w:r w:rsidR="000837ED">
        <w:rPr>
          <w:noProof/>
          <w:position w:val="-10"/>
        </w:rPr>
        <w:drawing>
          <wp:inline distT="0" distB="0" distL="0" distR="0">
            <wp:extent cx="146050" cy="153670"/>
            <wp:effectExtent l="19050" t="0" r="6350" b="0"/>
            <wp:docPr id="341"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579"/>
                    <a:srcRect/>
                    <a:stretch>
                      <a:fillRect/>
                    </a:stretch>
                  </pic:blipFill>
                  <pic:spPr bwMode="auto">
                    <a:xfrm>
                      <a:off x="0" y="0"/>
                      <a:ext cx="146050" cy="153670"/>
                    </a:xfrm>
                    <a:prstGeom prst="rect">
                      <a:avLst/>
                    </a:prstGeom>
                    <a:noFill/>
                    <a:ln w="9525">
                      <a:noFill/>
                      <a:miter lim="800000"/>
                      <a:headEnd/>
                      <a:tailEnd/>
                    </a:ln>
                  </pic:spPr>
                </pic:pic>
              </a:graphicData>
            </a:graphic>
          </wp:inline>
        </w:drawing>
      </w:r>
      <w:r w:rsidR="00E8606A">
        <w:t xml:space="preserve"> является параметром модели, который задает пользователь во входном файле. По умолчанию устанавливается значение, равное 4000 кг/м</w:t>
      </w:r>
      <w:r w:rsidR="00E8606A" w:rsidRPr="005A3AFA">
        <w:rPr>
          <w:vertAlign w:val="superscript"/>
        </w:rPr>
        <w:t>3</w:t>
      </w:r>
      <w:r w:rsidR="00E8606A">
        <w:t>.</w:t>
      </w:r>
    </w:p>
    <w:p w:rsidR="00D45F6E" w:rsidRDefault="00D27F2D" w:rsidP="00015DD9">
      <w:pPr>
        <w:pStyle w:val="5d"/>
        <w:spacing w:before="0"/>
      </w:pPr>
      <w:r>
        <w:t xml:space="preserve">Заметим, что при смешении частиц разного химического состава </w:t>
      </w:r>
      <w:r w:rsidR="00AF7F90">
        <w:t xml:space="preserve">в объеме </w:t>
      </w:r>
      <w:r>
        <w:t>(</w:t>
      </w:r>
      <w:r w:rsidR="00772068">
        <w:t xml:space="preserve">от источника, </w:t>
      </w:r>
      <w:r>
        <w:t xml:space="preserve">в результате переноса, нуклеации, конденсации, </w:t>
      </w:r>
      <w:r w:rsidR="00AF7F90">
        <w:t>уноса с поверхности) моделируется изменение химического состава частиц всех размерных групп. Это</w:t>
      </w:r>
      <w:r w:rsidR="00B848E4">
        <w:t xml:space="preserve"> -</w:t>
      </w:r>
      <w:r w:rsidR="00AF7F90">
        <w:t xml:space="preserve"> следствие однокомпонентного приближения. </w:t>
      </w:r>
    </w:p>
    <w:p w:rsidR="00214EE6" w:rsidRPr="00B95E78" w:rsidRDefault="00103C83" w:rsidP="00CF0079">
      <w:pPr>
        <w:pStyle w:val="30"/>
      </w:pPr>
      <w:bookmarkStart w:id="3283" w:name="_Toc470520370"/>
      <w:r w:rsidRPr="00B95E78">
        <w:t>Поверхность</w:t>
      </w:r>
      <w:r w:rsidR="00214EE6" w:rsidRPr="00B95E78">
        <w:t xml:space="preserve"> осаждения </w:t>
      </w:r>
      <w:commentRangeStart w:id="3284"/>
      <w:r w:rsidR="00214EE6" w:rsidRPr="00B95E78">
        <w:t>и ее свойств</w:t>
      </w:r>
      <w:r w:rsidRPr="00B95E78">
        <w:t xml:space="preserve"> </w:t>
      </w:r>
      <w:commentRangeEnd w:id="3284"/>
      <w:r w:rsidRPr="00B95E78">
        <w:rPr>
          <w:rStyle w:val="afffffd"/>
          <w:rFonts w:eastAsia="Calibri"/>
          <w:b w:val="0"/>
          <w:szCs w:val="20"/>
          <w:lang w:val="en-US" w:eastAsia="ru-RU"/>
        </w:rPr>
        <w:commentReference w:id="3284"/>
      </w:r>
      <w:del w:id="3285" w:author="Tsaun" w:date="2017-01-12T13:42:00Z">
        <w:r w:rsidRPr="00B95E78" w:rsidDel="00B95E78">
          <w:delText>(сухая-мокрая, дырявая, угол по отношению к гравитации, площадь, материал..)</w:delText>
        </w:r>
      </w:del>
      <w:bookmarkEnd w:id="3283"/>
    </w:p>
    <w:p w:rsidR="004D7CA5" w:rsidRDefault="004D7CA5" w:rsidP="00E90487">
      <w:pPr>
        <w:rPr>
          <w:ins w:id="3286" w:author="Tsaun" w:date="2017-01-10T17:05:00Z"/>
        </w:rPr>
      </w:pPr>
      <w:ins w:id="3287" w:author="Tsaun" w:date="2017-01-10T17:05:00Z">
        <w:r>
          <w:t>В модуле ПРОФИТ поверхности осаждения</w:t>
        </w:r>
      </w:ins>
      <w:ins w:id="3288" w:author="Tsaun" w:date="2017-01-10T17:06:00Z">
        <w:r>
          <w:t xml:space="preserve"> в каждой ячейке</w:t>
        </w:r>
      </w:ins>
      <w:ins w:id="3289" w:author="Tsaun" w:date="2017-01-10T17:05:00Z">
        <w:r>
          <w:t xml:space="preserve"> </w:t>
        </w:r>
      </w:ins>
      <w:ins w:id="3290" w:author="Tsaun" w:date="2017-01-10T17:06:00Z">
        <w:r>
          <w:t>делятся</w:t>
        </w:r>
      </w:ins>
      <w:ins w:id="3291" w:author="Tsaun" w:date="2017-01-10T17:05:00Z">
        <w:r>
          <w:t xml:space="preserve"> на три типа:</w:t>
        </w:r>
      </w:ins>
    </w:p>
    <w:p w:rsidR="004D7CA5" w:rsidRDefault="004D7CA5" w:rsidP="004D7CA5">
      <w:pPr>
        <w:numPr>
          <w:ilvl w:val="0"/>
          <w:numId w:val="62"/>
        </w:numPr>
        <w:rPr>
          <w:ins w:id="3292" w:author="Tsaun" w:date="2017-01-10T17:06:00Z"/>
        </w:rPr>
      </w:pPr>
      <w:ins w:id="3293" w:author="Tsaun" w:date="2017-01-10T17:06:00Z">
        <w:r>
          <w:t>нижние горизонтальные поверхности;</w:t>
        </w:r>
      </w:ins>
    </w:p>
    <w:p w:rsidR="004D7CA5" w:rsidRDefault="004D7CA5" w:rsidP="004D7CA5">
      <w:pPr>
        <w:numPr>
          <w:ilvl w:val="0"/>
          <w:numId w:val="62"/>
        </w:numPr>
        <w:rPr>
          <w:ins w:id="3294" w:author="Tsaun" w:date="2017-01-10T17:06:00Z"/>
        </w:rPr>
      </w:pPr>
      <w:ins w:id="3295" w:author="Tsaun" w:date="2017-01-10T17:06:00Z">
        <w:r>
          <w:t>верхние горизонтальные поверхности;</w:t>
        </w:r>
      </w:ins>
    </w:p>
    <w:p w:rsidR="004D7CA5" w:rsidRPr="004D7CA5" w:rsidRDefault="004D7CA5" w:rsidP="004D7CA5">
      <w:pPr>
        <w:numPr>
          <w:ilvl w:val="0"/>
          <w:numId w:val="62"/>
        </w:numPr>
        <w:rPr>
          <w:ins w:id="3296" w:author="Tsaun" w:date="2017-01-10T16:58:00Z"/>
        </w:rPr>
      </w:pPr>
      <w:ins w:id="3297" w:author="Tsaun" w:date="2017-01-10T17:06:00Z">
        <w:r>
          <w:t>боковые вертикальные поверхности.</w:t>
        </w:r>
      </w:ins>
    </w:p>
    <w:p w:rsidR="004D7CA5" w:rsidRDefault="00690660" w:rsidP="00E90487">
      <w:pPr>
        <w:rPr>
          <w:ins w:id="3298" w:author="Tsaun" w:date="2017-01-10T17:09:00Z"/>
        </w:rPr>
      </w:pPr>
      <w:ins w:id="3299" w:author="Tsaun" w:date="2017-01-10T17:09:00Z">
        <w:r>
          <w:t>Площадь поверхности каждого типа в ячейке рассчитывается на основе следующих допущений:</w:t>
        </w:r>
      </w:ins>
    </w:p>
    <w:p w:rsidR="00690660" w:rsidRDefault="00690660" w:rsidP="00690660">
      <w:pPr>
        <w:numPr>
          <w:ilvl w:val="0"/>
          <w:numId w:val="63"/>
        </w:numPr>
        <w:rPr>
          <w:ins w:id="3300" w:author="Tsaun" w:date="2017-01-10T17:10:00Z"/>
        </w:rPr>
      </w:pPr>
      <w:ins w:id="3301" w:author="Tsaun" w:date="2017-01-10T17:10:00Z">
        <w:r>
          <w:t>суммарная площадь поверхностей осаждения в ячейке равна суммарной площади поверхности тепловых элементов;</w:t>
        </w:r>
      </w:ins>
    </w:p>
    <w:p w:rsidR="00690660" w:rsidRDefault="00690660" w:rsidP="00690660">
      <w:pPr>
        <w:numPr>
          <w:ilvl w:val="0"/>
          <w:numId w:val="63"/>
        </w:numPr>
        <w:rPr>
          <w:ins w:id="3302" w:author="Tsaun" w:date="2017-01-10T17:11:00Z"/>
        </w:rPr>
      </w:pPr>
      <w:ins w:id="3303" w:author="Tsaun" w:date="2017-01-10T17:11:00Z">
        <w:r>
          <w:t>каждый тепловой элемент имеет цилиндрическую геометрию;</w:t>
        </w:r>
      </w:ins>
    </w:p>
    <w:p w:rsidR="00690660" w:rsidRDefault="00690660" w:rsidP="00690660">
      <w:pPr>
        <w:numPr>
          <w:ilvl w:val="0"/>
          <w:numId w:val="63"/>
        </w:numPr>
        <w:rPr>
          <w:ins w:id="3304" w:author="Tsaun" w:date="2017-01-10T17:07:00Z"/>
        </w:rPr>
      </w:pPr>
      <w:ins w:id="3305" w:author="Tsaun" w:date="2017-01-10T17:12:00Z">
        <w:r>
          <w:t>тепловой элемент, угол наклона которого по отношению к оси ячейки не превышает 45</w:t>
        </w:r>
        <w:r w:rsidRPr="00690660">
          <w:rPr>
            <w:vertAlign w:val="superscript"/>
          </w:rPr>
          <w:t>о</w:t>
        </w:r>
        <w:r>
          <w:t>, считается горизонтальным, в противном же случае он считается вертикальным.</w:t>
        </w:r>
      </w:ins>
    </w:p>
    <w:p w:rsidR="00690660" w:rsidRDefault="00690660" w:rsidP="00E90487">
      <w:pPr>
        <w:rPr>
          <w:ins w:id="3306" w:author="Tsaun" w:date="2017-01-10T17:13:00Z"/>
        </w:rPr>
      </w:pPr>
      <w:ins w:id="3307" w:author="Tsaun" w:date="2017-01-10T17:13:00Z">
        <w:r>
          <w:t>Для горизонтальных тепловых элементов площади верхней и нижней поверхностей осаждения рассчитываются как</w:t>
        </w:r>
      </w:ins>
    </w:p>
    <w:tbl>
      <w:tblPr>
        <w:tblW w:w="9206" w:type="dxa"/>
        <w:tblInd w:w="648" w:type="dxa"/>
        <w:tblLook w:val="01E0" w:firstRow="1" w:lastRow="1" w:firstColumn="1" w:lastColumn="1" w:noHBand="0" w:noVBand="0"/>
      </w:tblPr>
      <w:tblGrid>
        <w:gridCol w:w="7938"/>
        <w:gridCol w:w="1268"/>
      </w:tblGrid>
      <w:tr w:rsidR="00690660" w:rsidRPr="004C54D2" w:rsidTr="0014355A">
        <w:trPr>
          <w:ins w:id="3308" w:author="Tsaun" w:date="2017-01-10T17:14:00Z"/>
        </w:trPr>
        <w:tc>
          <w:tcPr>
            <w:tcW w:w="7938" w:type="dxa"/>
            <w:vAlign w:val="center"/>
          </w:tcPr>
          <w:p w:rsidR="00690660" w:rsidRPr="007B511C" w:rsidRDefault="0083327A" w:rsidP="0014355A">
            <w:pPr>
              <w:pStyle w:val="1-6"/>
              <w:ind w:firstLine="0"/>
              <w:rPr>
                <w:ins w:id="3309" w:author="Tsaun" w:date="2017-01-10T17:14:00Z"/>
              </w:rPr>
            </w:pPr>
            <w:ins w:id="3310" w:author="Tsaun" w:date="2017-01-10T17:14:00Z">
              <w:r w:rsidRPr="0083327A">
                <w:rPr>
                  <w:position w:val="-10"/>
                </w:rPr>
                <w:object w:dxaOrig="2940" w:dyaOrig="340">
                  <v:shape id="_x0000_i1246" type="#_x0000_t75" style="width:146.2pt;height:17.45pt" o:ole="">
                    <v:imagedata r:id="rId580" o:title=""/>
                  </v:shape>
                  <o:OLEObject Type="Embed" ProgID="Equation.3" ShapeID="_x0000_i1246" DrawAspect="Content" ObjectID="_1549710571" r:id="rId581"/>
                </w:object>
              </w:r>
            </w:ins>
            <w:ins w:id="3311" w:author="Tsaun" w:date="2017-01-10T17:14:00Z">
              <w:r w:rsidR="00690660" w:rsidRPr="007B511C">
                <w:t>,</w:t>
              </w:r>
            </w:ins>
          </w:p>
        </w:tc>
        <w:tc>
          <w:tcPr>
            <w:tcW w:w="1268" w:type="dxa"/>
            <w:vAlign w:val="center"/>
          </w:tcPr>
          <w:p w:rsidR="00690660" w:rsidRPr="004C54D2" w:rsidRDefault="00690660" w:rsidP="0014355A">
            <w:pPr>
              <w:pStyle w:val="affffffffff"/>
              <w:rPr>
                <w:ins w:id="3312" w:author="Tsaun" w:date="2017-01-10T17:14:00Z"/>
              </w:rPr>
            </w:pPr>
            <w:ins w:id="3313" w:author="Tsaun" w:date="2017-01-10T17:14: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314" w:author="Tsaun" w:date="2017-01-10T17:14: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315" w:author="Tsaun" w:date="2017-02-22T15:30:00Z">
              <w:r w:rsidR="00226569">
                <w:rPr>
                  <w:noProof/>
                </w:rPr>
                <w:t>84</w:t>
              </w:r>
            </w:ins>
            <w:ins w:id="3316" w:author="Томащик" w:date="2017-01-19T16:46:00Z">
              <w:del w:id="3317" w:author="Tsaun" w:date="2017-02-22T15:29:00Z">
                <w:r w:rsidR="002F5999" w:rsidDel="00226569">
                  <w:rPr>
                    <w:noProof/>
                  </w:rPr>
                  <w:delText>81</w:delText>
                </w:r>
              </w:del>
            </w:ins>
            <w:ins w:id="3318" w:author="Tsaun" w:date="2017-01-10T17:14:00Z">
              <w:r w:rsidR="00FF21EC" w:rsidRPr="004C54D2">
                <w:fldChar w:fldCharType="end"/>
              </w:r>
              <w:r w:rsidRPr="004C54D2">
                <w:t>)</w:t>
              </w:r>
            </w:ins>
          </w:p>
        </w:tc>
      </w:tr>
    </w:tbl>
    <w:p w:rsidR="00690660" w:rsidRDefault="00690660" w:rsidP="00690660">
      <w:pPr>
        <w:ind w:firstLine="0"/>
        <w:rPr>
          <w:ins w:id="3319" w:author="Tsaun" w:date="2017-01-10T17:14:00Z"/>
        </w:rPr>
      </w:pPr>
      <w:ins w:id="3320" w:author="Tsaun" w:date="2017-01-10T17:15:00Z">
        <w:r>
          <w:lastRenderedPageBreak/>
          <w:t xml:space="preserve">где </w:t>
        </w:r>
      </w:ins>
      <w:ins w:id="3321" w:author="Tsaun" w:date="2017-01-10T17:16:00Z">
        <w:r w:rsidRPr="00427406">
          <w:rPr>
            <w:position w:val="-10"/>
          </w:rPr>
          <w:object w:dxaOrig="499" w:dyaOrig="300">
            <v:shape id="_x0000_i1247" type="#_x0000_t75" style="width:24.55pt;height:15.25pt" o:ole="">
              <v:imagedata r:id="rId582" o:title=""/>
            </v:shape>
            <o:OLEObject Type="Embed" ProgID="Equation.3" ShapeID="_x0000_i1247" DrawAspect="Content" ObjectID="_1549710572" r:id="rId583"/>
          </w:object>
        </w:r>
      </w:ins>
      <w:ins w:id="3322" w:author="Tsaun" w:date="2017-01-10T17:16:00Z">
        <w:r>
          <w:t xml:space="preserve"> - радиус теплового элемента (м), </w:t>
        </w:r>
      </w:ins>
      <w:ins w:id="3323" w:author="Tsaun" w:date="2017-01-10T17:16:00Z">
        <w:r w:rsidRPr="00427406">
          <w:rPr>
            <w:position w:val="-10"/>
          </w:rPr>
          <w:object w:dxaOrig="660" w:dyaOrig="300">
            <v:shape id="_x0000_i1248" type="#_x0000_t75" style="width:32.2pt;height:15.25pt" o:ole="">
              <v:imagedata r:id="rId584" o:title=""/>
            </v:shape>
            <o:OLEObject Type="Embed" ProgID="Equation.3" ShapeID="_x0000_i1248" DrawAspect="Content" ObjectID="_1549710573" r:id="rId585"/>
          </w:object>
        </w:r>
      </w:ins>
      <w:ins w:id="3324" w:author="Tsaun" w:date="2017-01-10T17:16:00Z">
        <w:r>
          <w:t xml:space="preserve"> - длина теплового элемента в ячейке (м), </w:t>
        </w:r>
      </w:ins>
      <w:ins w:id="3325" w:author="Tsaun" w:date="2017-01-10T17:17:00Z">
        <w:r w:rsidRPr="00427406">
          <w:rPr>
            <w:position w:val="-10"/>
          </w:rPr>
          <w:object w:dxaOrig="760" w:dyaOrig="300">
            <v:shape id="_x0000_i1249" type="#_x0000_t75" style="width:37.65pt;height:15.25pt" o:ole="">
              <v:imagedata r:id="rId586" o:title=""/>
            </v:shape>
            <o:OLEObject Type="Embed" ProgID="Equation.3" ShapeID="_x0000_i1249" DrawAspect="Content" ObjectID="_1549710574" r:id="rId587"/>
          </w:object>
        </w:r>
      </w:ins>
      <w:ins w:id="3326" w:author="Tsaun" w:date="2017-01-10T17:16:00Z">
        <w:r>
          <w:t xml:space="preserve"> </w:t>
        </w:r>
      </w:ins>
      <w:ins w:id="3327" w:author="Tsaun" w:date="2017-01-10T17:17:00Z">
        <w:r>
          <w:t>- кратность теплового элемента</w:t>
        </w:r>
      </w:ins>
      <w:ins w:id="3328" w:author="Tsaun" w:date="2017-01-10T17:36:00Z">
        <w:r w:rsidR="0083327A">
          <w:t xml:space="preserve">, </w:t>
        </w:r>
        <w:r w:rsidR="0083327A">
          <w:rPr>
            <w:lang w:val="en-US"/>
          </w:rPr>
          <w:t>i</w:t>
        </w:r>
        <w:r w:rsidR="0083327A" w:rsidRPr="0083327A">
          <w:t xml:space="preserve"> </w:t>
        </w:r>
        <w:r w:rsidR="0083327A">
          <w:t>-индекс ячейки</w:t>
        </w:r>
      </w:ins>
      <w:ins w:id="3329" w:author="Tsaun" w:date="2017-01-10T17:17:00Z">
        <w:r>
          <w:t>. Площадь боковых поверхностей осаждения при этом равна</w:t>
        </w:r>
      </w:ins>
    </w:p>
    <w:tbl>
      <w:tblPr>
        <w:tblW w:w="9206" w:type="dxa"/>
        <w:tblInd w:w="648" w:type="dxa"/>
        <w:tblLook w:val="01E0" w:firstRow="1" w:lastRow="1" w:firstColumn="1" w:lastColumn="1" w:noHBand="0" w:noVBand="0"/>
      </w:tblPr>
      <w:tblGrid>
        <w:gridCol w:w="7938"/>
        <w:gridCol w:w="1268"/>
      </w:tblGrid>
      <w:tr w:rsidR="00690660" w:rsidRPr="004C54D2" w:rsidTr="0014355A">
        <w:trPr>
          <w:ins w:id="3330" w:author="Tsaun" w:date="2017-01-10T17:18:00Z"/>
        </w:trPr>
        <w:tc>
          <w:tcPr>
            <w:tcW w:w="7938" w:type="dxa"/>
            <w:vAlign w:val="center"/>
          </w:tcPr>
          <w:p w:rsidR="00690660" w:rsidRPr="007B511C" w:rsidRDefault="0083327A" w:rsidP="0014355A">
            <w:pPr>
              <w:pStyle w:val="1-6"/>
              <w:ind w:firstLine="0"/>
              <w:rPr>
                <w:ins w:id="3331" w:author="Tsaun" w:date="2017-01-10T17:18:00Z"/>
              </w:rPr>
            </w:pPr>
            <w:ins w:id="3332" w:author="Tsaun" w:date="2017-01-10T17:18:00Z">
              <w:r w:rsidRPr="0083327A">
                <w:rPr>
                  <w:position w:val="-10"/>
                </w:rPr>
                <w:object w:dxaOrig="3440" w:dyaOrig="340">
                  <v:shape id="_x0000_i1250" type="#_x0000_t75" style="width:171.8pt;height:17.45pt" o:ole="">
                    <v:imagedata r:id="rId588" o:title=""/>
                  </v:shape>
                  <o:OLEObject Type="Embed" ProgID="Equation.3" ShapeID="_x0000_i1250" DrawAspect="Content" ObjectID="_1549710575" r:id="rId589"/>
                </w:object>
              </w:r>
            </w:ins>
            <w:ins w:id="3333" w:author="Tsaun" w:date="2017-01-10T17:18:00Z">
              <w:r w:rsidR="00690660" w:rsidRPr="007B511C">
                <w:t>,</w:t>
              </w:r>
            </w:ins>
          </w:p>
        </w:tc>
        <w:tc>
          <w:tcPr>
            <w:tcW w:w="1268" w:type="dxa"/>
            <w:vAlign w:val="center"/>
          </w:tcPr>
          <w:p w:rsidR="00690660" w:rsidRPr="004C54D2" w:rsidRDefault="00690660" w:rsidP="0014355A">
            <w:pPr>
              <w:pStyle w:val="affffffffff"/>
              <w:rPr>
                <w:ins w:id="3334" w:author="Tsaun" w:date="2017-01-10T17:18:00Z"/>
              </w:rPr>
            </w:pPr>
            <w:ins w:id="3335" w:author="Tsaun" w:date="2017-01-10T17:18: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336" w:author="Tsaun" w:date="2017-01-10T17:18: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337" w:author="Tsaun" w:date="2017-02-22T15:30:00Z">
              <w:r w:rsidR="00226569">
                <w:rPr>
                  <w:noProof/>
                </w:rPr>
                <w:t>85</w:t>
              </w:r>
            </w:ins>
            <w:ins w:id="3338" w:author="Томащик" w:date="2017-01-19T16:46:00Z">
              <w:del w:id="3339" w:author="Tsaun" w:date="2017-02-22T15:29:00Z">
                <w:r w:rsidR="002F5999" w:rsidDel="00226569">
                  <w:rPr>
                    <w:noProof/>
                  </w:rPr>
                  <w:delText>82</w:delText>
                </w:r>
              </w:del>
            </w:ins>
            <w:ins w:id="3340" w:author="Tsaun" w:date="2017-01-10T17:18:00Z">
              <w:r w:rsidR="00FF21EC" w:rsidRPr="004C54D2">
                <w:fldChar w:fldCharType="end"/>
              </w:r>
              <w:r w:rsidRPr="004C54D2">
                <w:t>)</w:t>
              </w:r>
            </w:ins>
          </w:p>
        </w:tc>
      </w:tr>
    </w:tbl>
    <w:p w:rsidR="00690660" w:rsidRDefault="00690660" w:rsidP="00E90487">
      <w:pPr>
        <w:rPr>
          <w:ins w:id="3341" w:author="Tsaun" w:date="2017-01-10T17:28:00Z"/>
        </w:rPr>
      </w:pPr>
      <w:ins w:id="3342" w:author="Tsaun" w:date="2017-01-10T17:20:00Z">
        <w:r>
          <w:t xml:space="preserve">В случае же вертикального теплового элемента </w:t>
        </w:r>
      </w:ins>
      <w:ins w:id="3343" w:author="Tsaun" w:date="2017-01-10T17:28:00Z">
        <w:r w:rsidR="0083327A">
          <w:t>площади горизонтальных (верхних и нижних) и вертикальных поверхностей определяются как</w:t>
        </w:r>
      </w:ins>
    </w:p>
    <w:tbl>
      <w:tblPr>
        <w:tblW w:w="9206" w:type="dxa"/>
        <w:tblInd w:w="648" w:type="dxa"/>
        <w:tblLook w:val="01E0" w:firstRow="1" w:lastRow="1" w:firstColumn="1" w:lastColumn="1" w:noHBand="0" w:noVBand="0"/>
      </w:tblPr>
      <w:tblGrid>
        <w:gridCol w:w="7938"/>
        <w:gridCol w:w="1268"/>
      </w:tblGrid>
      <w:tr w:rsidR="0083327A" w:rsidRPr="004C54D2" w:rsidTr="0014355A">
        <w:trPr>
          <w:ins w:id="3344" w:author="Tsaun" w:date="2017-01-10T17:28:00Z"/>
        </w:trPr>
        <w:tc>
          <w:tcPr>
            <w:tcW w:w="7938" w:type="dxa"/>
            <w:vAlign w:val="center"/>
          </w:tcPr>
          <w:p w:rsidR="0083327A" w:rsidRPr="007B511C" w:rsidRDefault="00827443" w:rsidP="0014355A">
            <w:pPr>
              <w:pStyle w:val="1-6"/>
              <w:ind w:firstLine="0"/>
              <w:rPr>
                <w:ins w:id="3345" w:author="Tsaun" w:date="2017-01-10T17:28:00Z"/>
              </w:rPr>
            </w:pPr>
            <w:ins w:id="3346" w:author="Tsaun" w:date="2017-01-10T17:37:00Z">
              <w:r w:rsidRPr="00827443">
                <w:rPr>
                  <w:position w:val="-10"/>
                </w:rPr>
                <w:object w:dxaOrig="859" w:dyaOrig="340">
                  <v:shape id="_x0000_i1251" type="#_x0000_t75" style="width:44.2pt;height:17.45pt" o:ole="">
                    <v:imagedata r:id="rId590" o:title=""/>
                  </v:shape>
                  <o:OLEObject Type="Embed" ProgID="Equation.3" ShapeID="_x0000_i1251" DrawAspect="Content" ObjectID="_1549710576" r:id="rId591"/>
                </w:object>
              </w:r>
            </w:ins>
            <w:ins w:id="3347" w:author="Tsaun" w:date="2017-01-10T17:57:00Z">
              <w:r w:rsidR="0083327A">
                <w:t>,</w:t>
              </w:r>
            </w:ins>
          </w:p>
        </w:tc>
        <w:tc>
          <w:tcPr>
            <w:tcW w:w="1268" w:type="dxa"/>
            <w:vAlign w:val="center"/>
          </w:tcPr>
          <w:p w:rsidR="0083327A" w:rsidRPr="004C54D2" w:rsidRDefault="0083327A" w:rsidP="0014355A">
            <w:pPr>
              <w:pStyle w:val="affffffffff"/>
              <w:rPr>
                <w:ins w:id="3348" w:author="Tsaun" w:date="2017-01-10T17:28:00Z"/>
              </w:rPr>
            </w:pPr>
            <w:ins w:id="3349" w:author="Tsaun" w:date="2017-01-10T17:28: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350" w:author="Tsaun" w:date="2017-01-10T17:28: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351" w:author="Tsaun" w:date="2017-02-22T15:30:00Z">
              <w:r w:rsidR="00226569">
                <w:rPr>
                  <w:noProof/>
                </w:rPr>
                <w:t>86</w:t>
              </w:r>
            </w:ins>
            <w:ins w:id="3352" w:author="Томащик" w:date="2017-01-19T16:46:00Z">
              <w:del w:id="3353" w:author="Tsaun" w:date="2017-02-22T15:29:00Z">
                <w:r w:rsidR="002F5999" w:rsidDel="00226569">
                  <w:rPr>
                    <w:noProof/>
                  </w:rPr>
                  <w:delText>83</w:delText>
                </w:r>
              </w:del>
            </w:ins>
            <w:ins w:id="3354" w:author="Tsaun" w:date="2017-01-10T17:28:00Z">
              <w:r w:rsidR="00FF21EC" w:rsidRPr="004C54D2">
                <w:fldChar w:fldCharType="end"/>
              </w:r>
              <w:r w:rsidRPr="004C54D2">
                <w:t>)</w:t>
              </w:r>
            </w:ins>
          </w:p>
        </w:tc>
      </w:tr>
      <w:tr w:rsidR="0083327A" w:rsidRPr="004C54D2" w:rsidTr="0083327A">
        <w:trPr>
          <w:ins w:id="3355" w:author="Tsaun" w:date="2017-01-10T17:57:00Z"/>
        </w:trPr>
        <w:tc>
          <w:tcPr>
            <w:tcW w:w="7938" w:type="dxa"/>
            <w:vAlign w:val="center"/>
          </w:tcPr>
          <w:p w:rsidR="0083327A" w:rsidRPr="007B511C" w:rsidRDefault="0083327A" w:rsidP="0014355A">
            <w:pPr>
              <w:pStyle w:val="1-6"/>
              <w:ind w:firstLine="0"/>
              <w:rPr>
                <w:ins w:id="3356" w:author="Tsaun" w:date="2017-01-10T17:57:00Z"/>
              </w:rPr>
            </w:pPr>
            <w:ins w:id="3357" w:author="Tsaun" w:date="2017-01-10T17:57:00Z">
              <w:r w:rsidRPr="0083327A">
                <w:rPr>
                  <w:position w:val="-10"/>
                </w:rPr>
                <w:object w:dxaOrig="2900" w:dyaOrig="340">
                  <v:shape id="_x0000_i1252" type="#_x0000_t75" style="width:144.55pt;height:17.45pt" o:ole="">
                    <v:imagedata r:id="rId592" o:title=""/>
                  </v:shape>
                  <o:OLEObject Type="Embed" ProgID="Equation.3" ShapeID="_x0000_i1252" DrawAspect="Content" ObjectID="_1549710577" r:id="rId593"/>
                </w:object>
              </w:r>
            </w:ins>
            <w:ins w:id="3358" w:author="Tsaun" w:date="2017-01-10T17:58:00Z">
              <w:r>
                <w:t>.</w:t>
              </w:r>
            </w:ins>
          </w:p>
        </w:tc>
        <w:tc>
          <w:tcPr>
            <w:tcW w:w="1268" w:type="dxa"/>
            <w:vAlign w:val="center"/>
          </w:tcPr>
          <w:p w:rsidR="0083327A" w:rsidRPr="004C54D2" w:rsidRDefault="0083327A" w:rsidP="0014355A">
            <w:pPr>
              <w:pStyle w:val="affffffffff"/>
              <w:rPr>
                <w:ins w:id="3359" w:author="Tsaun" w:date="2017-01-10T17:57:00Z"/>
              </w:rPr>
            </w:pPr>
            <w:ins w:id="3360" w:author="Tsaun" w:date="2017-01-10T17:57:00Z">
              <w:r w:rsidRPr="004C54D2">
                <w:t>(</w:t>
              </w:r>
              <w:r w:rsidR="00FF21EC" w:rsidRPr="004C54D2">
                <w:fldChar w:fldCharType="begin"/>
              </w:r>
              <w:r w:rsidRPr="004C54D2">
                <w:instrText xml:space="preserve"> STYLEREF 1 \s </w:instrText>
              </w:r>
              <w:r w:rsidR="00FF21EC" w:rsidRPr="004C54D2">
                <w:fldChar w:fldCharType="separate"/>
              </w:r>
            </w:ins>
            <w:r w:rsidR="00226569">
              <w:rPr>
                <w:noProof/>
              </w:rPr>
              <w:t>1</w:t>
            </w:r>
            <w:ins w:id="3361" w:author="Tsaun" w:date="2017-01-10T17:57:00Z">
              <w:r w:rsidR="00FF21EC" w:rsidRPr="004C54D2">
                <w:fldChar w:fldCharType="end"/>
              </w:r>
              <w:r w:rsidRPr="004C54D2">
                <w:t>.</w:t>
              </w:r>
              <w:r w:rsidR="00FF21EC" w:rsidRPr="004C54D2">
                <w:fldChar w:fldCharType="begin"/>
              </w:r>
              <w:r w:rsidRPr="004C54D2">
                <w:instrText xml:space="preserve"> SEQ ( \* ARABIC \s 1 </w:instrText>
              </w:r>
              <w:r w:rsidR="00FF21EC" w:rsidRPr="004C54D2">
                <w:fldChar w:fldCharType="separate"/>
              </w:r>
            </w:ins>
            <w:ins w:id="3362" w:author="Tsaun" w:date="2017-02-22T15:30:00Z">
              <w:r w:rsidR="00226569">
                <w:rPr>
                  <w:noProof/>
                </w:rPr>
                <w:t>87</w:t>
              </w:r>
            </w:ins>
            <w:ins w:id="3363" w:author="Томащик" w:date="2017-01-19T16:46:00Z">
              <w:del w:id="3364" w:author="Tsaun" w:date="2017-02-22T15:29:00Z">
                <w:r w:rsidR="002F5999" w:rsidDel="00226569">
                  <w:rPr>
                    <w:noProof/>
                  </w:rPr>
                  <w:delText>84</w:delText>
                </w:r>
              </w:del>
            </w:ins>
            <w:ins w:id="3365" w:author="Tsaun" w:date="2017-01-10T17:57:00Z">
              <w:r w:rsidR="00FF21EC" w:rsidRPr="004C54D2">
                <w:fldChar w:fldCharType="end"/>
              </w:r>
              <w:r w:rsidRPr="004C54D2">
                <w:t>)</w:t>
              </w:r>
            </w:ins>
          </w:p>
        </w:tc>
      </w:tr>
    </w:tbl>
    <w:p w:rsidR="00827443" w:rsidRDefault="00827443" w:rsidP="00E90487">
      <w:pPr>
        <w:rPr>
          <w:ins w:id="3366" w:author="Tsaun" w:date="2017-01-12T11:54:00Z"/>
        </w:rPr>
      </w:pPr>
      <w:ins w:id="3367" w:author="Tsaun" w:date="2017-01-12T11:54:00Z">
        <w:r>
          <w:t>Следует отметить, что мо</w:t>
        </w:r>
      </w:ins>
      <w:ins w:id="3368" w:author="Tsaun" w:date="2017-01-12T11:55:00Z">
        <w:r>
          <w:t xml:space="preserve">дуль ПРОФИТ позволяет задать дополнительные площади осаждения во входном файле (нижние, верхние или горизонтальные). </w:t>
        </w:r>
      </w:ins>
      <w:ins w:id="3369" w:author="Tsaun" w:date="2017-01-12T11:56:00Z">
        <w:r>
          <w:t>При этом температура данных поверхностей в каждый момент времени предполагается равной температуре парогазовой среды (в противном случае данные поверхности должны учитываться также и в теплогидравлическом расчете, а потому должны задаваться в виде тепловых элементов).</w:t>
        </w:r>
      </w:ins>
    </w:p>
    <w:p w:rsidR="00690660" w:rsidRDefault="0083327A" w:rsidP="00E90487">
      <w:pPr>
        <w:rPr>
          <w:ins w:id="3370" w:author="Tsaun" w:date="2017-01-10T17:13:00Z"/>
        </w:rPr>
      </w:pPr>
      <w:ins w:id="3371" w:author="Tsaun" w:date="2017-01-10T17:58:00Z">
        <w:r>
          <w:t xml:space="preserve">Предполагается, что каждая поверхность является сухой, с одинаковой интенсивностью адсорбирующей </w:t>
        </w:r>
      </w:ins>
      <w:ins w:id="3372" w:author="Tsaun" w:date="2017-01-10T17:59:00Z">
        <w:r>
          <w:t>ПД</w:t>
        </w:r>
      </w:ins>
      <w:ins w:id="3373" w:author="Tsaun" w:date="2017-01-10T18:01:00Z">
        <w:r>
          <w:t>, при этом площадь поверхности осаждения одинакова для всех процессов (осаждения аэрозолей, конденсации паров, адсорбции)</w:t>
        </w:r>
      </w:ins>
      <w:ins w:id="3374" w:author="Tsaun" w:date="2017-01-10T17:59:00Z">
        <w:r>
          <w:t xml:space="preserve">. </w:t>
        </w:r>
      </w:ins>
      <w:ins w:id="3375" w:author="Tsaun" w:date="2017-01-10T18:01:00Z">
        <w:r>
          <w:t>Кроме того, используется доп</w:t>
        </w:r>
      </w:ins>
      <w:ins w:id="3376" w:author="Tsaun" w:date="2017-01-10T18:02:00Z">
        <w:r>
          <w:t>ущение о том, что площадь поверхности не изменяется по мере накопления на ней слоя отложений ПД.</w:t>
        </w:r>
      </w:ins>
    </w:p>
    <w:p w:rsidR="00E90487" w:rsidDel="00827443" w:rsidRDefault="00E90487" w:rsidP="00E90487">
      <w:pPr>
        <w:rPr>
          <w:del w:id="3377" w:author="Tsaun" w:date="2017-01-12T12:01:00Z"/>
        </w:rPr>
      </w:pPr>
      <w:r w:rsidRPr="00E90487">
        <w:t>В [</w:t>
      </w:r>
      <w:r w:rsidR="00FC3070">
        <w:fldChar w:fldCharType="begin"/>
      </w:r>
      <w:r w:rsidR="00FC3070">
        <w:instrText xml:space="preserve"> REF _Ref295468092 \r \h  \* M</w:instrText>
      </w:r>
      <w:r w:rsidR="00FC3070">
        <w:instrText xml:space="preserve">ERGEFORMAT </w:instrText>
      </w:r>
      <w:r w:rsidR="00FC3070">
        <w:fldChar w:fldCharType="separate"/>
      </w:r>
      <w:ins w:id="3378" w:author="Tsaun" w:date="2017-02-22T15:30:00Z">
        <w:r w:rsidR="00226569">
          <w:t>86</w:t>
        </w:r>
      </w:ins>
      <w:ins w:id="3379" w:author="Томащик" w:date="2017-01-19T16:46:00Z">
        <w:del w:id="3380" w:author="Tsaun" w:date="2017-02-22T15:29:00Z">
          <w:r w:rsidR="002F5999" w:rsidDel="00226569">
            <w:delText>86</w:delText>
          </w:r>
        </w:del>
      </w:ins>
      <w:del w:id="3381" w:author="Tsaun" w:date="2017-02-22T15:29:00Z">
        <w:r w:rsidR="00ED7A3A" w:rsidDel="00226569">
          <w:delText>87</w:delText>
        </w:r>
      </w:del>
      <w:r w:rsidR="00FC3070">
        <w:fldChar w:fldCharType="end"/>
      </w:r>
      <w:r w:rsidRPr="00E90487">
        <w:t>] предложена корреляция для вычисления площади осаждения в гибе на основании экспериментальных данных в широком диапазоне числа Рейнольдса 100</w:t>
      </w:r>
      <w:r w:rsidRPr="006B3406">
        <w:t>&lt;</w:t>
      </w:r>
      <w:r w:rsidRPr="00E90487">
        <w:rPr>
          <w:lang w:val="en-US"/>
        </w:rPr>
        <w:t>Re</w:t>
      </w:r>
      <w:r w:rsidRPr="006B3406">
        <w:t xml:space="preserve">&lt;10000 </w:t>
      </w:r>
      <w:r w:rsidRPr="00E90487">
        <w:t>с числа Рейнольдса при стоксовом обтекании частицы в диапазоне 0,6≤</w:t>
      </w:r>
      <w:r w:rsidRPr="00E90487">
        <w:rPr>
          <w:lang w:val="en-US"/>
        </w:rPr>
        <w:t>Re</w:t>
      </w:r>
      <w:r w:rsidRPr="00E90487">
        <w:rPr>
          <w:vertAlign w:val="subscript"/>
          <w:lang w:val="en-US"/>
        </w:rPr>
        <w:t>p</w:t>
      </w:r>
      <w:r w:rsidRPr="006B3406">
        <w:t xml:space="preserve">≤3,9  при ламинарном режиме течения и </w:t>
      </w:r>
      <w:r w:rsidRPr="00E90487">
        <w:t>в диапазоне 1,3≤</w:t>
      </w:r>
      <w:r w:rsidRPr="00E90487">
        <w:rPr>
          <w:lang w:val="en-US"/>
        </w:rPr>
        <w:t>Re</w:t>
      </w:r>
      <w:r w:rsidRPr="00E90487">
        <w:rPr>
          <w:vertAlign w:val="subscript"/>
          <w:lang w:val="en-US"/>
        </w:rPr>
        <w:t>p</w:t>
      </w:r>
      <w:r w:rsidRPr="006B3406">
        <w:t xml:space="preserve">≤12,7 для турбулентного потока. </w:t>
      </w:r>
    </w:p>
    <w:p w:rsidR="00E90487" w:rsidRPr="00E90487" w:rsidRDefault="00E90487" w:rsidP="00E90487"/>
    <w:p w:rsidR="00103C83" w:rsidRPr="00B95E78" w:rsidRDefault="007659AC" w:rsidP="00CF0079">
      <w:pPr>
        <w:pStyle w:val="30"/>
      </w:pPr>
      <w:bookmarkStart w:id="3382" w:name="_Toc470520371"/>
      <w:r w:rsidRPr="00B95E78">
        <w:t>Моделирование отложений на поверхностях</w:t>
      </w:r>
      <w:del w:id="3383" w:author="Tsaun" w:date="2017-01-12T11:59:00Z">
        <w:r w:rsidRPr="00B95E78" w:rsidDel="00827443">
          <w:delText xml:space="preserve"> (</w:delText>
        </w:r>
      </w:del>
      <w:del w:id="3384" w:author="Tsaun" w:date="2017-01-12T11:58:00Z">
        <w:r w:rsidRPr="00B95E78" w:rsidDel="00827443">
          <w:delText xml:space="preserve">как делаем </w:delText>
        </w:r>
        <w:commentRangeStart w:id="3385"/>
        <w:r w:rsidRPr="00B95E78" w:rsidDel="00827443">
          <w:delText xml:space="preserve">отложения, что </w:delText>
        </w:r>
        <w:commentRangeEnd w:id="3385"/>
        <w:r w:rsidR="000F111C" w:rsidRPr="00B95E78" w:rsidDel="00827443">
          <w:rPr>
            <w:rStyle w:val="afffffd"/>
            <w:rFonts w:eastAsia="Calibri"/>
            <w:b w:val="0"/>
            <w:szCs w:val="20"/>
            <w:lang w:val="en-US" w:eastAsia="ru-RU"/>
          </w:rPr>
          <w:commentReference w:id="3385"/>
        </w:r>
        <w:r w:rsidRPr="00B95E78" w:rsidDel="00827443">
          <w:delText>храним в памяти – массы, размерные группы, хим соедниения, плотнотси?,…</w:delText>
        </w:r>
      </w:del>
      <w:bookmarkEnd w:id="3382"/>
    </w:p>
    <w:p w:rsidR="00827443" w:rsidRDefault="00827443" w:rsidP="00827443">
      <w:pPr>
        <w:rPr>
          <w:ins w:id="3386" w:author="Tsaun" w:date="2017-01-12T13:30:00Z"/>
        </w:rPr>
      </w:pPr>
      <w:bookmarkStart w:id="3387" w:name="_Toc435020745"/>
      <w:ins w:id="3388" w:author="Tsaun" w:date="2017-01-12T12:01:00Z">
        <w:r>
          <w:t xml:space="preserve">В </w:t>
        </w:r>
      </w:ins>
      <w:del w:id="3389" w:author="Tsaun" w:date="2017-01-12T12:00:00Z">
        <w:r w:rsidR="007659AC" w:rsidRPr="00827443" w:rsidDel="00827443">
          <w:delText>По умолчанию</w:delText>
        </w:r>
        <w:r w:rsidR="000F111C" w:rsidRPr="00827443" w:rsidDel="00827443">
          <w:delText xml:space="preserve"> в том числе для случая</w:delText>
        </w:r>
        <w:r w:rsidR="007659AC" w:rsidRPr="00827443" w:rsidDel="00827443">
          <w:delText xml:space="preserve"> «вода на поверхностях, в том числе стекающая пленка»</w:delText>
        </w:r>
      </w:del>
      <w:ins w:id="3390" w:author="Tsaun" w:date="2017-01-12T12:01:00Z">
        <w:r>
          <w:t>модуле ПРОФИТ</w:t>
        </w:r>
      </w:ins>
      <w:ins w:id="3391" w:author="Tsaun" w:date="2017-01-12T13:25:00Z">
        <w:r w:rsidR="00D7207B">
          <w:t xml:space="preserve"> реализованы два </w:t>
        </w:r>
      </w:ins>
      <w:ins w:id="3392" w:author="Tsaun" w:date="2017-01-12T13:31:00Z">
        <w:r w:rsidR="00D7207B">
          <w:t>подхода к</w:t>
        </w:r>
      </w:ins>
      <w:ins w:id="3393" w:author="Tsaun" w:date="2017-01-12T13:25:00Z">
        <w:r w:rsidR="00D7207B">
          <w:t xml:space="preserve"> моделировани</w:t>
        </w:r>
      </w:ins>
      <w:ins w:id="3394" w:author="Tsaun" w:date="2017-01-12T13:31:00Z">
        <w:r w:rsidR="00D7207B">
          <w:t>ю</w:t>
        </w:r>
      </w:ins>
      <w:ins w:id="3395" w:author="Tsaun" w:date="2017-01-12T13:25:00Z">
        <w:r w:rsidR="00D7207B">
          <w:t xml:space="preserve"> процессов поведения отложений</w:t>
        </w:r>
      </w:ins>
      <w:ins w:id="3396" w:author="Tsaun" w:date="2017-01-12T13:30:00Z">
        <w:r w:rsidR="00D7207B">
          <w:t>:</w:t>
        </w:r>
      </w:ins>
    </w:p>
    <w:p w:rsidR="00D7207B" w:rsidRDefault="00D7207B" w:rsidP="00D7207B">
      <w:pPr>
        <w:numPr>
          <w:ilvl w:val="0"/>
          <w:numId w:val="65"/>
        </w:numPr>
        <w:rPr>
          <w:ins w:id="3397" w:author="Tsaun" w:date="2017-01-12T13:31:00Z"/>
        </w:rPr>
      </w:pPr>
      <w:ins w:id="3398" w:author="Tsaun" w:date="2017-01-12T13:30:00Z">
        <w:r>
          <w:t xml:space="preserve">базовый </w:t>
        </w:r>
      </w:ins>
      <w:ins w:id="3399" w:author="Tsaun" w:date="2017-01-12T13:32:00Z">
        <w:r>
          <w:t>подход к</w:t>
        </w:r>
      </w:ins>
      <w:ins w:id="3400" w:author="Tsaun" w:date="2017-01-12T13:30:00Z">
        <w:r>
          <w:t xml:space="preserve"> моделировани</w:t>
        </w:r>
      </w:ins>
      <w:ins w:id="3401" w:author="Tsaun" w:date="2017-01-12T13:32:00Z">
        <w:r>
          <w:t>ю</w:t>
        </w:r>
      </w:ins>
      <w:ins w:id="3402" w:author="Tsaun" w:date="2017-01-12T13:31:00Z">
        <w:r>
          <w:t xml:space="preserve"> формирования</w:t>
        </w:r>
      </w:ins>
      <w:ins w:id="3403" w:author="Tsaun" w:date="2017-01-12T13:30:00Z">
        <w:r>
          <w:t xml:space="preserve"> отложений </w:t>
        </w:r>
      </w:ins>
      <w:ins w:id="3404" w:author="Tsaun" w:date="2017-01-12T13:31:00Z">
        <w:r>
          <w:t>за счет процессов конденсации, осаждения аэрозолей, адсорбции паров ПД;</w:t>
        </w:r>
      </w:ins>
    </w:p>
    <w:p w:rsidR="00D7207B" w:rsidRPr="00827443" w:rsidRDefault="00D7207B" w:rsidP="00D7207B">
      <w:pPr>
        <w:numPr>
          <w:ilvl w:val="0"/>
          <w:numId w:val="65"/>
        </w:numPr>
        <w:rPr>
          <w:ins w:id="3405" w:author="Tsaun" w:date="2017-01-12T11:59:00Z"/>
        </w:rPr>
      </w:pPr>
      <w:ins w:id="3406" w:author="Tsaun" w:date="2017-01-12T13:32:00Z">
        <w:r>
          <w:t>модель изменения толщины слоя отложений за счет повторного уноса.</w:t>
        </w:r>
      </w:ins>
      <w:ins w:id="3407" w:author="Tsaun" w:date="2017-01-12T13:31:00Z">
        <w:r>
          <w:t xml:space="preserve"> </w:t>
        </w:r>
      </w:ins>
    </w:p>
    <w:p w:rsidR="00827443" w:rsidRPr="00827443" w:rsidRDefault="00D7207B" w:rsidP="00827443">
      <w:pPr>
        <w:pStyle w:val="4"/>
        <w:numPr>
          <w:ilvl w:val="3"/>
          <w:numId w:val="64"/>
        </w:numPr>
        <w:rPr>
          <w:ins w:id="3408" w:author="Tsaun" w:date="2017-01-12T11:59:00Z"/>
        </w:rPr>
      </w:pPr>
      <w:ins w:id="3409" w:author="Tsaun" w:date="2017-01-12T13:32:00Z">
        <w:r>
          <w:t xml:space="preserve">Базовый подход к </w:t>
        </w:r>
        <w:r w:rsidRPr="00827443">
          <w:t>моделирован</w:t>
        </w:r>
        <w:r>
          <w:t>ию формирования</w:t>
        </w:r>
      </w:ins>
      <w:ins w:id="3410" w:author="Tsaun" w:date="2017-01-12T11:59:00Z">
        <w:r w:rsidR="00827443" w:rsidRPr="00827443">
          <w:t xml:space="preserve"> отложений на поверхностях</w:t>
        </w:r>
      </w:ins>
      <w:ins w:id="3411" w:author="Tsaun" w:date="2017-01-12T12:00:00Z">
        <w:r w:rsidR="00827443">
          <w:t xml:space="preserve"> конструкционных элементов контура</w:t>
        </w:r>
      </w:ins>
    </w:p>
    <w:p w:rsidR="00D7207B" w:rsidRPr="00827443" w:rsidRDefault="00D7207B" w:rsidP="00D7207B">
      <w:pPr>
        <w:rPr>
          <w:ins w:id="3412" w:author="Tsaun" w:date="2017-01-12T11:59:00Z"/>
          <w:szCs w:val="24"/>
        </w:rPr>
      </w:pPr>
      <w:ins w:id="3413" w:author="Tsaun" w:date="2017-01-12T13:33:00Z">
        <w:r>
          <w:rPr>
            <w:szCs w:val="24"/>
          </w:rPr>
          <w:t>В основе данного подхода лежит допущение о том, что процессы формирования отложений за счет различных физических процессов (конденсации, осаждения аэрозолей, адсорбции) не оказывают влияния друг на друга.</w:t>
        </w:r>
      </w:ins>
      <w:ins w:id="3414" w:author="Tsaun" w:date="2017-01-12T13:34:00Z">
        <w:r>
          <w:rPr>
            <w:szCs w:val="24"/>
          </w:rPr>
          <w:t xml:space="preserve"> В рамках данного допущения </w:t>
        </w:r>
      </w:ins>
      <w:ins w:id="3415" w:author="Tsaun" w:date="2017-01-12T13:38:00Z">
        <w:r w:rsidR="00B95E78">
          <w:rPr>
            <w:szCs w:val="24"/>
          </w:rPr>
          <w:t xml:space="preserve">каждый из рассматриваемых физических процессов формирует на стальных стенках слой отложений </w:t>
        </w:r>
      </w:ins>
      <w:ins w:id="3416" w:author="Tsaun" w:date="2017-01-12T13:39:00Z">
        <w:r w:rsidR="00B95E78">
          <w:rPr>
            <w:szCs w:val="24"/>
          </w:rPr>
          <w:t xml:space="preserve">пренебрежимо малой толщины и известной массы (полученной в ходе решения задачи массопереноса). </w:t>
        </w:r>
      </w:ins>
      <w:ins w:id="3417" w:author="Tsaun" w:date="2017-01-12T13:40:00Z">
        <w:r w:rsidR="00B95E78">
          <w:rPr>
            <w:szCs w:val="24"/>
          </w:rPr>
          <w:t xml:space="preserve">Масса слоя отложений, образованного за счет процесса конденсации паров ПД, может уменьшаться за счет повторного испарения ПД, </w:t>
        </w:r>
      </w:ins>
      <w:ins w:id="3418" w:author="Tsaun" w:date="2017-01-12T13:41:00Z">
        <w:r w:rsidR="00B95E78">
          <w:rPr>
            <w:szCs w:val="24"/>
          </w:rPr>
          <w:t xml:space="preserve">уменьшение же </w:t>
        </w:r>
      </w:ins>
      <w:ins w:id="3419" w:author="Tsaun" w:date="2017-01-12T13:40:00Z">
        <w:r w:rsidR="00B95E78">
          <w:rPr>
            <w:szCs w:val="24"/>
          </w:rPr>
          <w:t>масс</w:t>
        </w:r>
      </w:ins>
      <w:ins w:id="3420" w:author="Tsaun" w:date="2017-01-12T13:42:00Z">
        <w:r w:rsidR="00B95E78">
          <w:rPr>
            <w:szCs w:val="24"/>
          </w:rPr>
          <w:t>ы</w:t>
        </w:r>
      </w:ins>
      <w:ins w:id="3421" w:author="Tsaun" w:date="2017-01-12T13:40:00Z">
        <w:r w:rsidR="00B95E78">
          <w:rPr>
            <w:szCs w:val="24"/>
          </w:rPr>
          <w:t xml:space="preserve"> осажденных аэрозолей (если модель повторного уноса не используется) и адсорбированных ПД </w:t>
        </w:r>
      </w:ins>
      <w:ins w:id="3422" w:author="Tsaun" w:date="2017-01-12T13:42:00Z">
        <w:r w:rsidR="00B95E78">
          <w:rPr>
            <w:szCs w:val="24"/>
          </w:rPr>
          <w:t>модулем ПРОФИТ не моделируется.</w:t>
        </w:r>
      </w:ins>
    </w:p>
    <w:p w:rsidR="00827443" w:rsidRPr="00827443" w:rsidRDefault="00827443" w:rsidP="00827443">
      <w:pPr>
        <w:pStyle w:val="affffffffffb"/>
        <w:rPr>
          <w:ins w:id="3423" w:author="Tsaun" w:date="2017-01-12T11:59:00Z"/>
          <w:szCs w:val="24"/>
        </w:rPr>
      </w:pPr>
    </w:p>
    <w:p w:rsidR="00827443" w:rsidRPr="00827443" w:rsidRDefault="00827443" w:rsidP="00827443">
      <w:pPr>
        <w:pStyle w:val="4"/>
        <w:numPr>
          <w:ilvl w:val="3"/>
          <w:numId w:val="64"/>
        </w:numPr>
        <w:rPr>
          <w:ins w:id="3424" w:author="Tsaun" w:date="2017-01-12T11:59:00Z"/>
        </w:rPr>
      </w:pPr>
      <w:ins w:id="3425" w:author="Tsaun" w:date="2017-01-12T11:59:00Z">
        <w:r w:rsidRPr="00827443">
          <w:t>Моделирование отложений на поверхностях при моделировании повторного уноса аэрозолей</w:t>
        </w:r>
      </w:ins>
    </w:p>
    <w:p w:rsidR="007659AC" w:rsidRPr="000F111C" w:rsidDel="00827443" w:rsidRDefault="007659AC" w:rsidP="00827443">
      <w:pPr>
        <w:rPr>
          <w:del w:id="3426" w:author="Tsaun" w:date="2017-01-12T12:00:00Z"/>
          <w:szCs w:val="24"/>
        </w:rPr>
      </w:pPr>
      <w:del w:id="3427" w:author="Tsaun" w:date="2017-01-12T11:59:00Z">
        <w:r w:rsidRPr="000F111C" w:rsidDel="00827443">
          <w:rPr>
            <w:szCs w:val="24"/>
          </w:rPr>
          <w:delText xml:space="preserve"> </w:delText>
        </w:r>
      </w:del>
    </w:p>
    <w:p w:rsidR="007659AC" w:rsidRPr="007659AC" w:rsidDel="00827443" w:rsidRDefault="007659AC" w:rsidP="00827443">
      <w:pPr>
        <w:rPr>
          <w:del w:id="3428" w:author="Tsaun" w:date="2017-01-12T12:00:00Z"/>
          <w:szCs w:val="24"/>
        </w:rPr>
      </w:pPr>
      <w:del w:id="3429" w:author="Tsaun" w:date="2017-01-12T12:00:00Z">
        <w:r w:rsidRPr="007659AC" w:rsidDel="00827443">
          <w:rPr>
            <w:szCs w:val="24"/>
          </w:rPr>
          <w:delText>С опцией «</w:delText>
        </w:r>
        <w:r w:rsidDel="00827443">
          <w:rPr>
            <w:szCs w:val="24"/>
          </w:rPr>
          <w:delText>повторное взвешивание</w:delText>
        </w:r>
        <w:r w:rsidRPr="007659AC" w:rsidDel="00827443">
          <w:rPr>
            <w:szCs w:val="24"/>
          </w:rPr>
          <w:delText xml:space="preserve">» </w:delText>
        </w:r>
      </w:del>
    </w:p>
    <w:p w:rsidR="007659AC" w:rsidRPr="00490FF7" w:rsidRDefault="007659AC" w:rsidP="00827443">
      <w:pPr>
        <w:rPr>
          <w:szCs w:val="24"/>
        </w:rPr>
      </w:pPr>
      <w:r w:rsidRPr="00490FF7">
        <w:rPr>
          <w:szCs w:val="24"/>
        </w:rPr>
        <w:t>Рассмотрим динамику слоя</w:t>
      </w:r>
      <w:bookmarkEnd w:id="3387"/>
      <w:r w:rsidRPr="00490FF7">
        <w:rPr>
          <w:szCs w:val="24"/>
        </w:rPr>
        <w:t xml:space="preserve">, осажденного на поверхности со средним расстоянием </w:t>
      </w:r>
      <w:r w:rsidRPr="00827443">
        <w:rPr>
          <w:szCs w:val="24"/>
        </w:rPr>
        <w:t>a</w:t>
      </w:r>
      <w:r w:rsidRPr="00490FF7">
        <w:rPr>
          <w:szCs w:val="24"/>
        </w:rPr>
        <w:t xml:space="preserve"> между неоднородностями. При этом силы взаимодействия между частицей и поверхностью характеризовались поверхностной энергией адгезии.</w:t>
      </w:r>
    </w:p>
    <w:p w:rsidR="007659AC" w:rsidRPr="00490FF7" w:rsidRDefault="007659AC" w:rsidP="007659AC">
      <w:pPr>
        <w:rPr>
          <w:szCs w:val="24"/>
        </w:rPr>
      </w:pPr>
      <w:r w:rsidRPr="00490FF7">
        <w:rPr>
          <w:szCs w:val="24"/>
        </w:rPr>
        <w:t xml:space="preserve">Можно обобщить изложенные </w:t>
      </w:r>
      <w:r w:rsidR="000F111C">
        <w:rPr>
          <w:szCs w:val="24"/>
        </w:rPr>
        <w:t>в модели «повторное взвешивание»</w:t>
      </w:r>
      <w:r w:rsidRPr="00490FF7">
        <w:rPr>
          <w:szCs w:val="24"/>
        </w:rPr>
        <w:t xml:space="preserve"> результаты на случай уноса частицы с поверхности слоя подобных ей частиц, предположив, что в этом случае роль параметра неоднородности начинает играть некий эффективный размер, </w:t>
      </w:r>
      <w:r w:rsidRPr="00490FF7">
        <w:rPr>
          <w:szCs w:val="24"/>
        </w:rPr>
        <w:lastRenderedPageBreak/>
        <w:t xml:space="preserve">характеризующий спектр частиц из верхней части осажденного слоя, а силы адгезии уступают место силам когезии. </w:t>
      </w:r>
    </w:p>
    <w:p w:rsidR="007659AC" w:rsidRPr="00490FF7" w:rsidRDefault="007659AC" w:rsidP="007659AC">
      <w:pPr>
        <w:pStyle w:val="af3"/>
        <w:rPr>
          <w:szCs w:val="24"/>
        </w:rPr>
      </w:pPr>
      <w:r w:rsidRPr="00490FF7">
        <w:rPr>
          <w:szCs w:val="24"/>
        </w:rPr>
        <w:t>Для описания осажденного слоя его удобно разбить на два подслоя: верхний и нижний. Верхний — «свободный» подслой — содержит частицы, которые могут быть унесены потоком. К частицам нижнего «засыпанного» подслоя поток не имеет свободного доступа, и они не могут быть унесены в данный момент времени.</w:t>
      </w:r>
    </w:p>
    <w:p w:rsidR="007659AC" w:rsidRPr="00490FF7" w:rsidRDefault="007659AC" w:rsidP="007659AC">
      <w:pPr>
        <w:pStyle w:val="af3"/>
        <w:rPr>
          <w:szCs w:val="24"/>
        </w:rPr>
      </w:pPr>
    </w:p>
    <w:p w:rsidR="007659AC" w:rsidRPr="00490FF7" w:rsidRDefault="007659AC" w:rsidP="007659AC">
      <w:pPr>
        <w:pStyle w:val="af3"/>
        <w:rPr>
          <w:szCs w:val="24"/>
        </w:rPr>
      </w:pPr>
      <w:r w:rsidRPr="00490FF7">
        <w:rPr>
          <w:szCs w:val="24"/>
        </w:rPr>
        <w:t xml:space="preserve">Обозначим за  </w:t>
      </w:r>
      <w:r w:rsidRPr="00490FF7">
        <w:rPr>
          <w:i/>
          <w:szCs w:val="24"/>
        </w:rPr>
        <w:sym w:font="Symbol" w:char="F072"/>
      </w:r>
      <w:r w:rsidRPr="00490FF7">
        <w:rPr>
          <w:szCs w:val="24"/>
        </w:rPr>
        <w:t xml:space="preserve">  суммарную по всем размерам плотность частиц в осажденном слое:</w:t>
      </w:r>
    </w:p>
    <w:tbl>
      <w:tblPr>
        <w:tblW w:w="9206" w:type="dxa"/>
        <w:tblInd w:w="648" w:type="dxa"/>
        <w:tblLook w:val="01E0" w:firstRow="1" w:lastRow="1" w:firstColumn="1" w:lastColumn="1" w:noHBand="0" w:noVBand="0"/>
      </w:tblPr>
      <w:tblGrid>
        <w:gridCol w:w="7930"/>
        <w:gridCol w:w="1276"/>
      </w:tblGrid>
      <w:tr w:rsidR="00B04480" w:rsidRPr="00490FF7" w:rsidTr="00B04480">
        <w:tc>
          <w:tcPr>
            <w:tcW w:w="7940" w:type="dxa"/>
            <w:vAlign w:val="center"/>
          </w:tcPr>
          <w:p w:rsidR="00B04480" w:rsidRPr="00490FF7" w:rsidRDefault="000837ED" w:rsidP="007659AC">
            <w:pPr>
              <w:pStyle w:val="1-6"/>
              <w:ind w:firstLine="203"/>
            </w:pPr>
            <w:bookmarkStart w:id="3430" w:name="_Ref435790382"/>
            <w:r>
              <w:rPr>
                <w:noProof/>
                <w:position w:val="-28"/>
              </w:rPr>
              <w:drawing>
                <wp:inline distT="0" distB="0" distL="0" distR="0">
                  <wp:extent cx="709295" cy="328930"/>
                  <wp:effectExtent l="0" t="0" r="0" b="0"/>
                  <wp:docPr id="349" name="Рисунок 2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88"/>
                          <pic:cNvPicPr>
                            <a:picLocks noChangeAspect="1" noChangeArrowheads="1"/>
                          </pic:cNvPicPr>
                        </pic:nvPicPr>
                        <pic:blipFill>
                          <a:blip r:embed="rId594"/>
                          <a:srcRect/>
                          <a:stretch>
                            <a:fillRect/>
                          </a:stretch>
                        </pic:blipFill>
                        <pic:spPr bwMode="auto">
                          <a:xfrm>
                            <a:off x="0" y="0"/>
                            <a:ext cx="709295" cy="328930"/>
                          </a:xfrm>
                          <a:prstGeom prst="rect">
                            <a:avLst/>
                          </a:prstGeom>
                          <a:noFill/>
                          <a:ln w="9525">
                            <a:noFill/>
                            <a:miter lim="800000"/>
                            <a:headEnd/>
                            <a:tailEnd/>
                          </a:ln>
                        </pic:spPr>
                      </pic:pic>
                    </a:graphicData>
                  </a:graphic>
                </wp:inline>
              </w:drawing>
            </w:r>
            <w:r w:rsidR="00B04480" w:rsidRPr="00490FF7">
              <w:t>,</w:t>
            </w:r>
          </w:p>
        </w:tc>
        <w:tc>
          <w:tcPr>
            <w:tcW w:w="1266" w:type="dxa"/>
            <w:vAlign w:val="center"/>
          </w:tcPr>
          <w:p w:rsidR="00B04480" w:rsidRPr="004C54D2" w:rsidRDefault="00B04480" w:rsidP="007B511C">
            <w:pPr>
              <w:pStyle w:val="affffffffff"/>
            </w:pPr>
            <w:bookmarkStart w:id="3431" w:name="_Ref470520299"/>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3432" w:author="Tsaun" w:date="2017-02-22T15:30:00Z">
              <w:r w:rsidR="00226569">
                <w:rPr>
                  <w:noProof/>
                </w:rPr>
                <w:t>88</w:t>
              </w:r>
            </w:ins>
            <w:ins w:id="3433" w:author="Томащик" w:date="2017-01-19T16:46:00Z">
              <w:del w:id="3434" w:author="Tsaun" w:date="2017-02-22T15:29:00Z">
                <w:r w:rsidR="002F5999" w:rsidDel="00226569">
                  <w:rPr>
                    <w:noProof/>
                  </w:rPr>
                  <w:delText>85</w:delText>
                </w:r>
              </w:del>
            </w:ins>
            <w:del w:id="3435" w:author="Tsaun" w:date="2017-02-22T15:29:00Z">
              <w:r w:rsidRPr="004C54D2" w:rsidDel="00226569">
                <w:rPr>
                  <w:noProof/>
                </w:rPr>
                <w:delText>69</w:delText>
              </w:r>
            </w:del>
            <w:r w:rsidR="00FF21EC" w:rsidRPr="004C54D2">
              <w:fldChar w:fldCharType="end"/>
            </w:r>
            <w:r w:rsidRPr="004C54D2">
              <w:t>)</w:t>
            </w:r>
            <w:bookmarkEnd w:id="3431"/>
          </w:p>
        </w:tc>
      </w:tr>
    </w:tbl>
    <w:bookmarkEnd w:id="3430"/>
    <w:p w:rsidR="007659AC" w:rsidRPr="00490FF7" w:rsidRDefault="007659AC" w:rsidP="007659AC">
      <w:pPr>
        <w:ind w:firstLine="0"/>
        <w:rPr>
          <w:szCs w:val="24"/>
        </w:rPr>
      </w:pPr>
      <w:r w:rsidRPr="00490FF7">
        <w:rPr>
          <w:szCs w:val="24"/>
        </w:rPr>
        <w:t>где:</w:t>
      </w:r>
    </w:p>
    <w:p w:rsidR="007659AC" w:rsidRPr="00490FF7" w:rsidRDefault="007659AC" w:rsidP="007659AC">
      <w:pPr>
        <w:rPr>
          <w:szCs w:val="24"/>
        </w:rPr>
      </w:pPr>
      <w:r w:rsidRPr="00490FF7">
        <w:rPr>
          <w:szCs w:val="24"/>
          <w:lang w:val="en-US"/>
        </w:rPr>
        <w:t>k</w:t>
      </w:r>
      <w:r w:rsidRPr="00490FF7">
        <w:rPr>
          <w:szCs w:val="24"/>
        </w:rPr>
        <w:t xml:space="preserve"> - индекс, нумерующий размер частиц:</w:t>
      </w:r>
    </w:p>
    <w:p w:rsidR="007659AC" w:rsidRPr="00490FF7" w:rsidRDefault="007659AC" w:rsidP="007659AC">
      <w:pPr>
        <w:rPr>
          <w:szCs w:val="24"/>
        </w:rPr>
      </w:pPr>
      <w:r w:rsidRPr="00490FF7">
        <w:rPr>
          <w:szCs w:val="24"/>
        </w:rPr>
        <w:sym w:font="Symbol" w:char="F072"/>
      </w:r>
      <w:r w:rsidRPr="00490FF7">
        <w:rPr>
          <w:szCs w:val="24"/>
          <w:vertAlign w:val="subscript"/>
          <w:lang w:val="en-US"/>
        </w:rPr>
        <w:t>k</w:t>
      </w:r>
      <w:r w:rsidRPr="00490FF7">
        <w:rPr>
          <w:szCs w:val="24"/>
        </w:rPr>
        <w:t xml:space="preserve"> - плотность частиц соответствующего размера в осажденном слое, кг/м</w:t>
      </w:r>
      <w:r w:rsidRPr="00490FF7">
        <w:rPr>
          <w:szCs w:val="24"/>
          <w:vertAlign w:val="superscript"/>
        </w:rPr>
        <w:t>3</w:t>
      </w:r>
      <w:r w:rsidRPr="00490FF7">
        <w:rPr>
          <w:szCs w:val="24"/>
        </w:rPr>
        <w:t>.</w:t>
      </w:r>
    </w:p>
    <w:p w:rsidR="007659AC" w:rsidRPr="00490FF7" w:rsidRDefault="007659AC" w:rsidP="007659AC">
      <w:pPr>
        <w:ind w:firstLine="425"/>
        <w:rPr>
          <w:szCs w:val="24"/>
        </w:rPr>
      </w:pPr>
      <w:r w:rsidRPr="00490FF7">
        <w:rPr>
          <w:szCs w:val="24"/>
        </w:rPr>
        <w:t>Заметим, что в коде СОКРАТ/В3 плотность всех аэрозолей одинакова и являетя входным параметром задачи.</w:t>
      </w:r>
    </w:p>
    <w:p w:rsidR="007659AC" w:rsidRPr="00490FF7" w:rsidRDefault="007659AC" w:rsidP="007659AC">
      <w:pPr>
        <w:rPr>
          <w:szCs w:val="24"/>
        </w:rPr>
      </w:pPr>
      <w:r w:rsidRPr="00490FF7">
        <w:rPr>
          <w:szCs w:val="24"/>
        </w:rPr>
        <w:t>В [</w:t>
      </w:r>
      <w:r w:rsidR="00FC3070">
        <w:fldChar w:fldCharType="begin"/>
      </w:r>
      <w:r w:rsidR="00FC3070">
        <w:instrText xml:space="preserve"> REF _Ref368578653 \n \h  \* MER</w:instrText>
      </w:r>
      <w:r w:rsidR="00FC3070">
        <w:instrText xml:space="preserve">GEFORMAT </w:instrText>
      </w:r>
      <w:r w:rsidR="00FC3070">
        <w:fldChar w:fldCharType="separate"/>
      </w:r>
      <w:ins w:id="3436" w:author="Tsaun" w:date="2017-02-22T15:30:00Z">
        <w:r w:rsidR="00226569" w:rsidRPr="00226569">
          <w:rPr>
            <w:szCs w:val="24"/>
          </w:rPr>
          <w:t>83</w:t>
        </w:r>
      </w:ins>
      <w:ins w:id="3437" w:author="Томащик" w:date="2017-01-19T16:46:00Z">
        <w:del w:id="3438" w:author="Tsaun" w:date="2017-02-22T15:29:00Z">
          <w:r w:rsidR="002F5999" w:rsidRPr="002F5999" w:rsidDel="00226569">
            <w:rPr>
              <w:szCs w:val="24"/>
            </w:rPr>
            <w:delText>83</w:delText>
          </w:r>
        </w:del>
      </w:ins>
      <w:del w:id="3439" w:author="Tsaun" w:date="2017-02-22T15:29:00Z">
        <w:r w:rsidR="00ED7A3A" w:rsidRPr="00ED7A3A" w:rsidDel="00226569">
          <w:rPr>
            <w:szCs w:val="24"/>
          </w:rPr>
          <w:delText>84</w:delText>
        </w:r>
      </w:del>
      <w:r w:rsidR="00FC3070">
        <w:fldChar w:fldCharType="end"/>
      </w:r>
      <w:r w:rsidRPr="00490FF7">
        <w:rPr>
          <w:szCs w:val="24"/>
        </w:rPr>
        <w:t xml:space="preserve">] предполагается, что поскольку коэффициент объемной «упаковки» (т.е., отношение суммарного объема некоторого числа частиц к объему вмещающей их части пространства) одинаковых сферических частиц есть не зависящая от их размера величина, то, можно предположить, что и коэффициент совместной упаковки набора частиц </w:t>
      </w:r>
      <w:r w:rsidRPr="00490FF7">
        <w:rPr>
          <w:szCs w:val="24"/>
          <w:lang w:val="en-US"/>
        </w:rPr>
        <w:t>c</w:t>
      </w:r>
      <w:r w:rsidRPr="00490FF7">
        <w:rPr>
          <w:szCs w:val="24"/>
        </w:rPr>
        <w:t xml:space="preserve"> некоторым распределением по размерам не будет зависеть от вида этого распределения. </w:t>
      </w:r>
    </w:p>
    <w:p w:rsidR="007659AC" w:rsidRPr="00490FF7" w:rsidRDefault="007659AC" w:rsidP="007659AC">
      <w:pPr>
        <w:pStyle w:val="55"/>
      </w:pPr>
      <w:r w:rsidRPr="00490FF7">
        <w:t xml:space="preserve">Тогда суммарная плотность частиц в слое </w:t>
      </w:r>
      <w:r w:rsidR="000837ED">
        <w:rPr>
          <w:noProof/>
          <w:position w:val="-10"/>
        </w:rPr>
        <w:drawing>
          <wp:inline distT="0" distB="0" distL="0" distR="0">
            <wp:extent cx="226695" cy="175260"/>
            <wp:effectExtent l="19050" t="0" r="0" b="0"/>
            <wp:docPr id="350" name="Рисунок 2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1"/>
                    <pic:cNvPicPr>
                      <a:picLocks noChangeAspect="1" noChangeArrowheads="1"/>
                    </pic:cNvPicPr>
                  </pic:nvPicPr>
                  <pic:blipFill>
                    <a:blip r:embed="rId595"/>
                    <a:srcRect/>
                    <a:stretch>
                      <a:fillRect/>
                    </a:stretch>
                  </pic:blipFill>
                  <pic:spPr bwMode="auto">
                    <a:xfrm>
                      <a:off x="0" y="0"/>
                      <a:ext cx="226695" cy="175260"/>
                    </a:xfrm>
                    <a:prstGeom prst="rect">
                      <a:avLst/>
                    </a:prstGeom>
                    <a:noFill/>
                    <a:ln w="9525">
                      <a:noFill/>
                      <a:miter lim="800000"/>
                      <a:headEnd/>
                      <a:tailEnd/>
                    </a:ln>
                  </pic:spPr>
                </pic:pic>
              </a:graphicData>
            </a:graphic>
          </wp:inline>
        </w:drawing>
      </w:r>
      <w:r w:rsidRPr="00490FF7">
        <w:t xml:space="preserve"> есть величина постоянная и для приращения высоты всего осажденного слоя </w:t>
      </w:r>
      <w:r w:rsidR="000837ED">
        <w:rPr>
          <w:noProof/>
          <w:position w:val="-6"/>
        </w:rPr>
        <w:drawing>
          <wp:inline distT="0" distB="0" distL="0" distR="0">
            <wp:extent cx="255905" cy="153670"/>
            <wp:effectExtent l="19050" t="0" r="0" b="0"/>
            <wp:docPr id="351" name="Рисунок 2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2"/>
                    <pic:cNvPicPr>
                      <a:picLocks noChangeAspect="1" noChangeArrowheads="1"/>
                    </pic:cNvPicPr>
                  </pic:nvPicPr>
                  <pic:blipFill>
                    <a:blip r:embed="rId596"/>
                    <a:srcRect/>
                    <a:stretch>
                      <a:fillRect/>
                    </a:stretch>
                  </pic:blipFill>
                  <pic:spPr bwMode="auto">
                    <a:xfrm>
                      <a:off x="0" y="0"/>
                      <a:ext cx="255905" cy="153670"/>
                    </a:xfrm>
                    <a:prstGeom prst="rect">
                      <a:avLst/>
                    </a:prstGeom>
                    <a:noFill/>
                    <a:ln w="9525">
                      <a:noFill/>
                      <a:miter lim="800000"/>
                      <a:headEnd/>
                      <a:tailEnd/>
                    </a:ln>
                  </pic:spPr>
                </pic:pic>
              </a:graphicData>
            </a:graphic>
          </wp:inline>
        </w:drawing>
      </w:r>
      <w:r w:rsidRPr="009223EE">
        <w:rPr>
          <w:noProof/>
          <w:position w:val="-6"/>
        </w:rPr>
        <w:t xml:space="preserve"> </w:t>
      </w:r>
      <w:r w:rsidRPr="00490FF7">
        <w:t xml:space="preserve"> за промежуток времени </w:t>
      </w:r>
      <w:r w:rsidR="000837ED">
        <w:rPr>
          <w:noProof/>
          <w:position w:val="-6"/>
        </w:rPr>
        <w:drawing>
          <wp:inline distT="0" distB="0" distL="0" distR="0">
            <wp:extent cx="102235" cy="102235"/>
            <wp:effectExtent l="19050" t="0" r="0" b="0"/>
            <wp:docPr id="352" name="Рисунок 2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3"/>
                    <pic:cNvPicPr>
                      <a:picLocks noChangeAspect="1" noChangeArrowheads="1"/>
                    </pic:cNvPicPr>
                  </pic:nvPicPr>
                  <pic:blipFill>
                    <a:blip r:embed="rId597"/>
                    <a:srcRect/>
                    <a:stretch>
                      <a:fillRect/>
                    </a:stretch>
                  </pic:blipFill>
                  <pic:spPr bwMode="auto">
                    <a:xfrm>
                      <a:off x="0" y="0"/>
                      <a:ext cx="102235" cy="102235"/>
                    </a:xfrm>
                    <a:prstGeom prst="rect">
                      <a:avLst/>
                    </a:prstGeom>
                    <a:noFill/>
                    <a:ln w="9525">
                      <a:noFill/>
                      <a:miter lim="800000"/>
                      <a:headEnd/>
                      <a:tailEnd/>
                    </a:ln>
                  </pic:spPr>
                </pic:pic>
              </a:graphicData>
            </a:graphic>
          </wp:inline>
        </w:drawing>
      </w:r>
      <w:r w:rsidRPr="00490FF7">
        <w:t xml:space="preserve"> можно написать выражение:</w:t>
      </w:r>
    </w:p>
    <w:tbl>
      <w:tblPr>
        <w:tblW w:w="9206" w:type="dxa"/>
        <w:tblInd w:w="648" w:type="dxa"/>
        <w:tblLook w:val="01E0" w:firstRow="1" w:lastRow="1" w:firstColumn="1" w:lastColumn="1" w:noHBand="0" w:noVBand="0"/>
      </w:tblPr>
      <w:tblGrid>
        <w:gridCol w:w="7930"/>
        <w:gridCol w:w="1276"/>
      </w:tblGrid>
      <w:tr w:rsidR="00B04480" w:rsidRPr="00490FF7" w:rsidTr="00B04480">
        <w:tc>
          <w:tcPr>
            <w:tcW w:w="7955" w:type="dxa"/>
            <w:vAlign w:val="center"/>
          </w:tcPr>
          <w:p w:rsidR="00B04480" w:rsidRPr="00490FF7" w:rsidRDefault="000837ED" w:rsidP="007659AC">
            <w:pPr>
              <w:pStyle w:val="1-6"/>
              <w:ind w:firstLine="203"/>
            </w:pPr>
            <w:bookmarkStart w:id="3440" w:name="_Ref435790389"/>
            <w:r>
              <w:rPr>
                <w:noProof/>
                <w:position w:val="-28"/>
              </w:rPr>
              <w:drawing>
                <wp:inline distT="0" distB="0" distL="0" distR="0">
                  <wp:extent cx="1931035" cy="453390"/>
                  <wp:effectExtent l="0" t="0" r="0" b="0"/>
                  <wp:docPr id="353" name="Рисунок 2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4"/>
                          <pic:cNvPicPr>
                            <a:picLocks noChangeAspect="1" noChangeArrowheads="1"/>
                          </pic:cNvPicPr>
                        </pic:nvPicPr>
                        <pic:blipFill>
                          <a:blip r:embed="rId598"/>
                          <a:srcRect/>
                          <a:stretch>
                            <a:fillRect/>
                          </a:stretch>
                        </pic:blipFill>
                        <pic:spPr bwMode="auto">
                          <a:xfrm>
                            <a:off x="0" y="0"/>
                            <a:ext cx="1931035" cy="453390"/>
                          </a:xfrm>
                          <a:prstGeom prst="rect">
                            <a:avLst/>
                          </a:prstGeom>
                          <a:noFill/>
                          <a:ln w="9525">
                            <a:noFill/>
                            <a:miter lim="800000"/>
                            <a:headEnd/>
                            <a:tailEnd/>
                          </a:ln>
                        </pic:spPr>
                      </pic:pic>
                    </a:graphicData>
                  </a:graphic>
                </wp:inline>
              </w:drawing>
            </w:r>
            <w:r w:rsidR="00B04480" w:rsidRPr="00490FF7">
              <w:t>,</w:t>
            </w:r>
          </w:p>
        </w:tc>
        <w:tc>
          <w:tcPr>
            <w:tcW w:w="1251" w:type="dxa"/>
            <w:vAlign w:val="center"/>
          </w:tcPr>
          <w:p w:rsidR="00B04480" w:rsidRPr="004C54D2" w:rsidRDefault="00B04480" w:rsidP="007B511C">
            <w:pPr>
              <w:pStyle w:val="affffffffff"/>
            </w:pPr>
            <w:bookmarkStart w:id="3441" w:name="_Ref470520306"/>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3442" w:author="Tsaun" w:date="2017-02-22T15:30:00Z">
              <w:r w:rsidR="00226569">
                <w:rPr>
                  <w:noProof/>
                </w:rPr>
                <w:t>89</w:t>
              </w:r>
            </w:ins>
            <w:ins w:id="3443" w:author="Томащик" w:date="2017-01-19T16:46:00Z">
              <w:del w:id="3444" w:author="Tsaun" w:date="2017-02-22T15:29:00Z">
                <w:r w:rsidR="002F5999" w:rsidDel="00226569">
                  <w:rPr>
                    <w:noProof/>
                  </w:rPr>
                  <w:delText>86</w:delText>
                </w:r>
              </w:del>
            </w:ins>
            <w:del w:id="3445" w:author="Tsaun" w:date="2017-02-22T15:29:00Z">
              <w:r w:rsidRPr="004C54D2" w:rsidDel="00226569">
                <w:rPr>
                  <w:noProof/>
                </w:rPr>
                <w:delText>70</w:delText>
              </w:r>
            </w:del>
            <w:r w:rsidR="00FF21EC" w:rsidRPr="004C54D2">
              <w:fldChar w:fldCharType="end"/>
            </w:r>
            <w:r w:rsidRPr="004C54D2">
              <w:t>)</w:t>
            </w:r>
            <w:bookmarkEnd w:id="3441"/>
          </w:p>
        </w:tc>
      </w:tr>
    </w:tbl>
    <w:bookmarkEnd w:id="3440"/>
    <w:p w:rsidR="007659AC" w:rsidRPr="00490FF7" w:rsidRDefault="007659AC" w:rsidP="007659AC">
      <w:pPr>
        <w:ind w:firstLine="0"/>
        <w:rPr>
          <w:szCs w:val="24"/>
        </w:rPr>
      </w:pPr>
      <w:r w:rsidRPr="00490FF7">
        <w:rPr>
          <w:szCs w:val="24"/>
        </w:rPr>
        <w:t xml:space="preserve">где: </w:t>
      </w:r>
      <w:r w:rsidR="000837ED">
        <w:rPr>
          <w:noProof/>
          <w:position w:val="-12"/>
          <w:szCs w:val="24"/>
          <w:lang w:eastAsia="ru-RU"/>
        </w:rPr>
        <w:drawing>
          <wp:inline distT="0" distB="0" distL="0" distR="0">
            <wp:extent cx="226695" cy="205105"/>
            <wp:effectExtent l="0" t="0" r="0" b="0"/>
            <wp:docPr id="354" name="Рисунок 2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5"/>
                    <pic:cNvPicPr>
                      <a:picLocks noChangeAspect="1" noChangeArrowheads="1"/>
                    </pic:cNvPicPr>
                  </pic:nvPicPr>
                  <pic:blipFill>
                    <a:blip r:embed="rId599"/>
                    <a:srcRect/>
                    <a:stretch>
                      <a:fillRect/>
                    </a:stretch>
                  </pic:blipFill>
                  <pic:spPr bwMode="auto">
                    <a:xfrm>
                      <a:off x="0" y="0"/>
                      <a:ext cx="226695" cy="205105"/>
                    </a:xfrm>
                    <a:prstGeom prst="rect">
                      <a:avLst/>
                    </a:prstGeom>
                    <a:noFill/>
                    <a:ln w="9525">
                      <a:noFill/>
                      <a:miter lim="800000"/>
                      <a:headEnd/>
                      <a:tailEnd/>
                    </a:ln>
                  </pic:spPr>
                </pic:pic>
              </a:graphicData>
            </a:graphic>
          </wp:inline>
        </w:drawing>
      </w:r>
      <w:r w:rsidRPr="00490FF7">
        <w:rPr>
          <w:szCs w:val="24"/>
        </w:rPr>
        <w:t xml:space="preserve"> — скорость уноса частиц, 1/с; </w:t>
      </w:r>
      <w:r w:rsidR="000837ED">
        <w:rPr>
          <w:noProof/>
          <w:position w:val="-12"/>
          <w:szCs w:val="24"/>
          <w:lang w:eastAsia="ru-RU"/>
        </w:rPr>
        <w:drawing>
          <wp:inline distT="0" distB="0" distL="0" distR="0">
            <wp:extent cx="255905" cy="226695"/>
            <wp:effectExtent l="0" t="0" r="0" b="0"/>
            <wp:docPr id="355" name="Рисунок 2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6"/>
                    <pic:cNvPicPr>
                      <a:picLocks noChangeAspect="1" noChangeArrowheads="1"/>
                    </pic:cNvPicPr>
                  </pic:nvPicPr>
                  <pic:blipFill>
                    <a:blip r:embed="rId600"/>
                    <a:srcRect/>
                    <a:stretch>
                      <a:fillRect/>
                    </a:stretch>
                  </pic:blipFill>
                  <pic:spPr bwMode="auto">
                    <a:xfrm>
                      <a:off x="0" y="0"/>
                      <a:ext cx="255905" cy="226695"/>
                    </a:xfrm>
                    <a:prstGeom prst="rect">
                      <a:avLst/>
                    </a:prstGeom>
                    <a:noFill/>
                    <a:ln w="9525">
                      <a:noFill/>
                      <a:miter lim="800000"/>
                      <a:headEnd/>
                      <a:tailEnd/>
                    </a:ln>
                  </pic:spPr>
                </pic:pic>
              </a:graphicData>
            </a:graphic>
          </wp:inline>
        </w:drawing>
      </w:r>
      <w:r w:rsidRPr="00490FF7">
        <w:rPr>
          <w:szCs w:val="24"/>
        </w:rPr>
        <w:t xml:space="preserve"> — поверхностная плотность частиц в свободном подслое, кг/м</w:t>
      </w:r>
      <w:r w:rsidRPr="00490FF7">
        <w:rPr>
          <w:szCs w:val="24"/>
          <w:vertAlign w:val="superscript"/>
        </w:rPr>
        <w:t>2</w:t>
      </w:r>
      <w:r w:rsidRPr="00490FF7">
        <w:rPr>
          <w:szCs w:val="24"/>
        </w:rPr>
        <w:t xml:space="preserve">; </w:t>
      </w:r>
      <w:r w:rsidR="000837ED">
        <w:rPr>
          <w:noProof/>
          <w:position w:val="-12"/>
          <w:szCs w:val="24"/>
          <w:lang w:eastAsia="ru-RU"/>
        </w:rPr>
        <w:drawing>
          <wp:inline distT="0" distB="0" distL="0" distR="0">
            <wp:extent cx="307340" cy="255905"/>
            <wp:effectExtent l="19050" t="0" r="0" b="0"/>
            <wp:docPr id="356" name="Рисунок 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7"/>
                    <pic:cNvPicPr>
                      <a:picLocks noChangeAspect="1" noChangeArrowheads="1"/>
                    </pic:cNvPicPr>
                  </pic:nvPicPr>
                  <pic:blipFill>
                    <a:blip r:embed="rId601"/>
                    <a:srcRect/>
                    <a:stretch>
                      <a:fillRect/>
                    </a:stretch>
                  </pic:blipFill>
                  <pic:spPr bwMode="auto">
                    <a:xfrm>
                      <a:off x="0" y="0"/>
                      <a:ext cx="307340" cy="255905"/>
                    </a:xfrm>
                    <a:prstGeom prst="rect">
                      <a:avLst/>
                    </a:prstGeom>
                    <a:noFill/>
                    <a:ln w="9525">
                      <a:noFill/>
                      <a:miter lim="800000"/>
                      <a:headEnd/>
                      <a:tailEnd/>
                    </a:ln>
                  </pic:spPr>
                </pic:pic>
              </a:graphicData>
            </a:graphic>
          </wp:inline>
        </w:drawing>
      </w:r>
      <w:r w:rsidRPr="00490FF7">
        <w:rPr>
          <w:szCs w:val="24"/>
        </w:rPr>
        <w:t xml:space="preserve"> — скорость осаждения частиц, м/с; </w:t>
      </w:r>
      <w:r w:rsidR="000837ED">
        <w:rPr>
          <w:noProof/>
          <w:position w:val="-12"/>
          <w:szCs w:val="24"/>
          <w:lang w:eastAsia="ru-RU"/>
        </w:rPr>
        <w:drawing>
          <wp:inline distT="0" distB="0" distL="0" distR="0">
            <wp:extent cx="226695" cy="226695"/>
            <wp:effectExtent l="0" t="0" r="0" b="0"/>
            <wp:docPr id="357" name="Рисунок 2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8"/>
                    <pic:cNvPicPr>
                      <a:picLocks noChangeAspect="1" noChangeArrowheads="1"/>
                    </pic:cNvPicPr>
                  </pic:nvPicPr>
                  <pic:blipFill>
                    <a:blip r:embed="rId602"/>
                    <a:srcRect/>
                    <a:stretch>
                      <a:fillRect/>
                    </a:stretch>
                  </pic:blipFill>
                  <pic:spPr bwMode="auto">
                    <a:xfrm>
                      <a:off x="0" y="0"/>
                      <a:ext cx="226695" cy="226695"/>
                    </a:xfrm>
                    <a:prstGeom prst="rect">
                      <a:avLst/>
                    </a:prstGeom>
                    <a:noFill/>
                    <a:ln w="9525">
                      <a:noFill/>
                      <a:miter lim="800000"/>
                      <a:headEnd/>
                      <a:tailEnd/>
                    </a:ln>
                  </pic:spPr>
                </pic:pic>
              </a:graphicData>
            </a:graphic>
          </wp:inline>
        </w:drawing>
      </w:r>
      <w:r w:rsidRPr="00490FF7">
        <w:rPr>
          <w:szCs w:val="24"/>
        </w:rPr>
        <w:t xml:space="preserve"> — массовая концентрация частиц в потоке над осажденным слоем, кг/м</w:t>
      </w:r>
      <w:r w:rsidRPr="00490FF7">
        <w:rPr>
          <w:szCs w:val="24"/>
          <w:vertAlign w:val="superscript"/>
        </w:rPr>
        <w:t>3</w:t>
      </w:r>
      <w:r w:rsidRPr="00490FF7">
        <w:rPr>
          <w:szCs w:val="24"/>
        </w:rPr>
        <w:t>;</w:t>
      </w:r>
    </w:p>
    <w:p w:rsidR="007659AC" w:rsidRPr="00490FF7" w:rsidRDefault="007659AC" w:rsidP="007659AC">
      <w:r w:rsidRPr="00490FF7">
        <w:t xml:space="preserve">Приращение поверхностной плотности частиц определенного размера в свободном подслое за промежуток времени </w:t>
      </w:r>
      <w:r w:rsidR="000837ED">
        <w:rPr>
          <w:noProof/>
          <w:position w:val="-6"/>
          <w:lang w:eastAsia="ru-RU"/>
        </w:rPr>
        <w:drawing>
          <wp:inline distT="0" distB="0" distL="0" distR="0">
            <wp:extent cx="102235" cy="102235"/>
            <wp:effectExtent l="19050" t="0" r="0" b="0"/>
            <wp:docPr id="358" name="Рисунок 2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99"/>
                    <pic:cNvPicPr>
                      <a:picLocks noChangeAspect="1" noChangeArrowheads="1"/>
                    </pic:cNvPicPr>
                  </pic:nvPicPr>
                  <pic:blipFill>
                    <a:blip r:embed="rId603"/>
                    <a:srcRect/>
                    <a:stretch>
                      <a:fillRect/>
                    </a:stretch>
                  </pic:blipFill>
                  <pic:spPr bwMode="auto">
                    <a:xfrm>
                      <a:off x="0" y="0"/>
                      <a:ext cx="102235" cy="102235"/>
                    </a:xfrm>
                    <a:prstGeom prst="rect">
                      <a:avLst/>
                    </a:prstGeom>
                    <a:noFill/>
                    <a:ln w="9525">
                      <a:noFill/>
                      <a:miter lim="800000"/>
                      <a:headEnd/>
                      <a:tailEnd/>
                    </a:ln>
                  </pic:spPr>
                </pic:pic>
              </a:graphicData>
            </a:graphic>
          </wp:inline>
        </w:drawing>
      </w:r>
      <w:r w:rsidRPr="00490FF7">
        <w:t xml:space="preserve"> может быть записано в виде:</w:t>
      </w:r>
    </w:p>
    <w:tbl>
      <w:tblPr>
        <w:tblW w:w="9206" w:type="dxa"/>
        <w:tblInd w:w="648" w:type="dxa"/>
        <w:tblLook w:val="01E0" w:firstRow="1" w:lastRow="1" w:firstColumn="1" w:lastColumn="1" w:noHBand="0" w:noVBand="0"/>
      </w:tblPr>
      <w:tblGrid>
        <w:gridCol w:w="7930"/>
        <w:gridCol w:w="1276"/>
      </w:tblGrid>
      <w:tr w:rsidR="00B04480" w:rsidRPr="00490FF7" w:rsidTr="00B04480">
        <w:tc>
          <w:tcPr>
            <w:tcW w:w="7960" w:type="dxa"/>
            <w:vAlign w:val="center"/>
          </w:tcPr>
          <w:p w:rsidR="00B04480" w:rsidRPr="00490FF7" w:rsidRDefault="000837ED" w:rsidP="007659AC">
            <w:pPr>
              <w:pStyle w:val="1-6"/>
            </w:pPr>
            <w:bookmarkStart w:id="3446" w:name="_Ref437516663"/>
            <w:r>
              <w:rPr>
                <w:noProof/>
                <w:position w:val="-12"/>
              </w:rPr>
              <w:drawing>
                <wp:inline distT="0" distB="0" distL="0" distR="0">
                  <wp:extent cx="2238375" cy="226695"/>
                  <wp:effectExtent l="0" t="0" r="9525" b="0"/>
                  <wp:docPr id="359" name="Рисунок 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00"/>
                          <pic:cNvPicPr>
                            <a:picLocks noChangeAspect="1" noChangeArrowheads="1"/>
                          </pic:cNvPicPr>
                        </pic:nvPicPr>
                        <pic:blipFill>
                          <a:blip r:embed="rId604"/>
                          <a:srcRect/>
                          <a:stretch>
                            <a:fillRect/>
                          </a:stretch>
                        </pic:blipFill>
                        <pic:spPr bwMode="auto">
                          <a:xfrm>
                            <a:off x="0" y="0"/>
                            <a:ext cx="2238375" cy="226695"/>
                          </a:xfrm>
                          <a:prstGeom prst="rect">
                            <a:avLst/>
                          </a:prstGeom>
                          <a:noFill/>
                          <a:ln w="9525">
                            <a:noFill/>
                            <a:miter lim="800000"/>
                            <a:headEnd/>
                            <a:tailEnd/>
                          </a:ln>
                        </pic:spPr>
                      </pic:pic>
                    </a:graphicData>
                  </a:graphic>
                </wp:inline>
              </w:drawing>
            </w:r>
            <w:r w:rsidR="00B04480" w:rsidRPr="00490FF7">
              <w:t>,</w:t>
            </w:r>
          </w:p>
        </w:tc>
        <w:tc>
          <w:tcPr>
            <w:tcW w:w="1246" w:type="dxa"/>
            <w:vAlign w:val="center"/>
          </w:tcPr>
          <w:p w:rsidR="00B04480" w:rsidRPr="004C54D2" w:rsidRDefault="00B04480" w:rsidP="007B511C">
            <w:pPr>
              <w:pStyle w:val="affffffffff"/>
            </w:pPr>
            <w:bookmarkStart w:id="3447" w:name="_Ref470520281"/>
            <w:r w:rsidRPr="004C54D2">
              <w:t>(</w:t>
            </w:r>
            <w:r w:rsidR="00FF21EC" w:rsidRPr="004C54D2">
              <w:fldChar w:fldCharType="begin"/>
            </w:r>
            <w:r w:rsidR="000817D8" w:rsidRPr="004C54D2">
              <w:instrText xml:space="preserve"> STYLEREF 1 \s </w:instrText>
            </w:r>
            <w:r w:rsidR="00FF21EC" w:rsidRPr="004C54D2">
              <w:fldChar w:fldCharType="separate"/>
            </w:r>
            <w:r w:rsidR="00226569">
              <w:rPr>
                <w:noProof/>
              </w:rPr>
              <w:t>1</w:t>
            </w:r>
            <w:r w:rsidR="00FF21EC" w:rsidRPr="004C54D2">
              <w:fldChar w:fldCharType="end"/>
            </w:r>
            <w:r w:rsidRPr="004C54D2">
              <w:t>.</w:t>
            </w:r>
            <w:r w:rsidR="00FF21EC" w:rsidRPr="004C54D2">
              <w:fldChar w:fldCharType="begin"/>
            </w:r>
            <w:r w:rsidR="000817D8" w:rsidRPr="004C54D2">
              <w:instrText xml:space="preserve"> SEQ ( \* ARABIC \s 1 </w:instrText>
            </w:r>
            <w:r w:rsidR="00FF21EC" w:rsidRPr="004C54D2">
              <w:fldChar w:fldCharType="separate"/>
            </w:r>
            <w:ins w:id="3448" w:author="Tsaun" w:date="2017-02-22T15:30:00Z">
              <w:r w:rsidR="00226569">
                <w:rPr>
                  <w:noProof/>
                </w:rPr>
                <w:t>90</w:t>
              </w:r>
            </w:ins>
            <w:ins w:id="3449" w:author="Томащик" w:date="2017-01-19T16:46:00Z">
              <w:del w:id="3450" w:author="Tsaun" w:date="2017-02-22T15:29:00Z">
                <w:r w:rsidR="002F5999" w:rsidDel="00226569">
                  <w:rPr>
                    <w:noProof/>
                  </w:rPr>
                  <w:delText>87</w:delText>
                </w:r>
              </w:del>
            </w:ins>
            <w:del w:id="3451" w:author="Tsaun" w:date="2017-02-22T15:29:00Z">
              <w:r w:rsidRPr="004C54D2" w:rsidDel="00226569">
                <w:rPr>
                  <w:noProof/>
                </w:rPr>
                <w:delText>71</w:delText>
              </w:r>
            </w:del>
            <w:r w:rsidR="00FF21EC" w:rsidRPr="004C54D2">
              <w:fldChar w:fldCharType="end"/>
            </w:r>
            <w:r w:rsidRPr="004C54D2">
              <w:t>)</w:t>
            </w:r>
            <w:bookmarkEnd w:id="3447"/>
          </w:p>
        </w:tc>
      </w:tr>
    </w:tbl>
    <w:bookmarkEnd w:id="3446"/>
    <w:p w:rsidR="007659AC" w:rsidRPr="00490FF7" w:rsidRDefault="007659AC" w:rsidP="007659AC">
      <w:pPr>
        <w:ind w:firstLine="0"/>
        <w:rPr>
          <w:szCs w:val="24"/>
        </w:rPr>
      </w:pPr>
      <w:r w:rsidRPr="00490FF7">
        <w:rPr>
          <w:szCs w:val="24"/>
        </w:rPr>
        <w:t xml:space="preserve">где </w:t>
      </w:r>
      <w:r w:rsidR="000837ED">
        <w:rPr>
          <w:noProof/>
          <w:position w:val="-6"/>
          <w:szCs w:val="24"/>
          <w:lang w:eastAsia="ru-RU"/>
        </w:rPr>
        <w:drawing>
          <wp:inline distT="0" distB="0" distL="0" distR="0">
            <wp:extent cx="175260" cy="175260"/>
            <wp:effectExtent l="19050" t="0" r="0" b="0"/>
            <wp:docPr id="360" name="Рисунок 2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01"/>
                    <pic:cNvPicPr>
                      <a:picLocks noChangeAspect="1" noChangeArrowheads="1"/>
                    </pic:cNvPicPr>
                  </pic:nvPicPr>
                  <pic:blipFill>
                    <a:blip r:embed="rId605"/>
                    <a:srcRect/>
                    <a:stretch>
                      <a:fillRect/>
                    </a:stretch>
                  </pic:blipFill>
                  <pic:spPr bwMode="auto">
                    <a:xfrm>
                      <a:off x="0" y="0"/>
                      <a:ext cx="175260" cy="175260"/>
                    </a:xfrm>
                    <a:prstGeom prst="rect">
                      <a:avLst/>
                    </a:prstGeom>
                    <a:noFill/>
                    <a:ln w="9525">
                      <a:noFill/>
                      <a:miter lim="800000"/>
                      <a:headEnd/>
                      <a:tailEnd/>
                    </a:ln>
                  </pic:spPr>
                </pic:pic>
              </a:graphicData>
            </a:graphic>
          </wp:inline>
        </w:drawing>
      </w:r>
      <w:r w:rsidRPr="00490FF7">
        <w:rPr>
          <w:szCs w:val="24"/>
        </w:rPr>
        <w:t xml:space="preserve"> есть приращение толщины свободного подслоя.</w:t>
      </w:r>
    </w:p>
    <w:p w:rsidR="007659AC" w:rsidRPr="00490FF7" w:rsidRDefault="007659AC" w:rsidP="007659AC">
      <w:pPr>
        <w:rPr>
          <w:szCs w:val="24"/>
        </w:rPr>
      </w:pPr>
      <w:r w:rsidRPr="00490FF7">
        <w:rPr>
          <w:szCs w:val="24"/>
        </w:rPr>
        <w:t>Можно предположить, что свободный подслой имеет толщину порядка размера частиц, представленных в нем в наибольшем количестве (размера, соответствующего максимуму кривой плотности  распределения частиц по размерам).</w:t>
      </w:r>
    </w:p>
    <w:p w:rsidR="007659AC" w:rsidRPr="00490FF7" w:rsidRDefault="007659AC" w:rsidP="007659AC">
      <w:r w:rsidRPr="00490FF7">
        <w:t xml:space="preserve">При численном решении уравнения </w:t>
      </w:r>
      <w:r w:rsidR="00FF21EC">
        <w:fldChar w:fldCharType="begin"/>
      </w:r>
      <w:r w:rsidR="00B04480">
        <w:instrText xml:space="preserve"> REF _Ref470520281 \h </w:instrText>
      </w:r>
      <w:r w:rsidR="00FF21EC">
        <w:fldChar w:fldCharType="separate"/>
      </w:r>
      <w:ins w:id="3452" w:author="Tsaun" w:date="2017-02-22T15:30:00Z">
        <w:r w:rsidR="00226569" w:rsidRPr="004C54D2">
          <w:t>(</w:t>
        </w:r>
        <w:r w:rsidR="00226569">
          <w:rPr>
            <w:noProof/>
          </w:rPr>
          <w:t>1</w:t>
        </w:r>
        <w:r w:rsidR="00226569" w:rsidRPr="004C54D2">
          <w:t>.</w:t>
        </w:r>
        <w:r w:rsidR="00226569">
          <w:rPr>
            <w:noProof/>
          </w:rPr>
          <w:t>90</w:t>
        </w:r>
        <w:r w:rsidR="00226569" w:rsidRPr="004C54D2">
          <w:t>)</w:t>
        </w:r>
      </w:ins>
      <w:ins w:id="3453" w:author="Томащик" w:date="2017-01-19T16:46:00Z">
        <w:del w:id="3454"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87</w:delText>
          </w:r>
          <w:r w:rsidR="002F5999" w:rsidRPr="004C54D2" w:rsidDel="00226569">
            <w:delText>)</w:delText>
          </w:r>
        </w:del>
      </w:ins>
      <w:del w:id="3455"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71</w:delText>
        </w:r>
        <w:r w:rsidR="00B04480" w:rsidRPr="002E146E" w:rsidDel="00226569">
          <w:delText>)</w:delText>
        </w:r>
      </w:del>
      <w:r w:rsidR="00FF21EC">
        <w:fldChar w:fldCharType="end"/>
      </w:r>
      <w:r w:rsidRPr="00490FF7">
        <w:t xml:space="preserve"> используются следующие предположения: </w:t>
      </w:r>
    </w:p>
    <w:p w:rsidR="007659AC" w:rsidRPr="00490FF7" w:rsidRDefault="007659AC" w:rsidP="00794673">
      <w:pPr>
        <w:numPr>
          <w:ilvl w:val="0"/>
          <w:numId w:val="46"/>
        </w:numPr>
        <w:tabs>
          <w:tab w:val="left" w:pos="1134"/>
        </w:tabs>
        <w:ind w:left="0" w:firstLine="851"/>
      </w:pPr>
      <w:r w:rsidRPr="00490FF7">
        <w:t>толщина свободного подслоя «постоянна», т.е. ее приращение за временной шаг мало по сравнению с приращением толщины  всего осажденного слоя.</w:t>
      </w:r>
    </w:p>
    <w:p w:rsidR="007659AC" w:rsidRPr="00490FF7" w:rsidRDefault="007659AC" w:rsidP="00794673">
      <w:pPr>
        <w:numPr>
          <w:ilvl w:val="0"/>
          <w:numId w:val="46"/>
        </w:numPr>
        <w:tabs>
          <w:tab w:val="left" w:pos="1134"/>
        </w:tabs>
        <w:ind w:left="0" w:firstLine="851"/>
        <w:rPr>
          <w:szCs w:val="24"/>
        </w:rPr>
      </w:pPr>
      <w:r w:rsidRPr="00490FF7">
        <w:rPr>
          <w:szCs w:val="24"/>
        </w:rPr>
        <w:t>силы адгезии и когезии не различаются по величине.</w:t>
      </w:r>
    </w:p>
    <w:p w:rsidR="007659AC" w:rsidRDefault="007659AC" w:rsidP="00794673">
      <w:pPr>
        <w:numPr>
          <w:ilvl w:val="0"/>
          <w:numId w:val="46"/>
        </w:numPr>
        <w:tabs>
          <w:tab w:val="left" w:pos="1134"/>
        </w:tabs>
        <w:ind w:left="0" w:firstLine="851"/>
        <w:rPr>
          <w:szCs w:val="24"/>
        </w:rPr>
      </w:pPr>
      <w:r w:rsidRPr="00490FF7">
        <w:rPr>
          <w:szCs w:val="24"/>
        </w:rPr>
        <w:t xml:space="preserve">дифференциальные уравнения </w:t>
      </w:r>
      <w:r w:rsidR="00FF21EC">
        <w:fldChar w:fldCharType="begin"/>
      </w:r>
      <w:r w:rsidR="00B04480">
        <w:rPr>
          <w:szCs w:val="24"/>
        </w:rPr>
        <w:instrText xml:space="preserve"> REF _Ref470520299 \h </w:instrText>
      </w:r>
      <w:r w:rsidR="00FF21EC">
        <w:fldChar w:fldCharType="separate"/>
      </w:r>
      <w:ins w:id="3456" w:author="Tsaun" w:date="2017-02-22T15:30:00Z">
        <w:r w:rsidR="00226569" w:rsidRPr="004C54D2">
          <w:t>(</w:t>
        </w:r>
        <w:r w:rsidR="00226569">
          <w:rPr>
            <w:noProof/>
          </w:rPr>
          <w:t>1</w:t>
        </w:r>
        <w:r w:rsidR="00226569" w:rsidRPr="004C54D2">
          <w:t>.</w:t>
        </w:r>
        <w:r w:rsidR="00226569">
          <w:rPr>
            <w:noProof/>
          </w:rPr>
          <w:t>88</w:t>
        </w:r>
        <w:r w:rsidR="00226569" w:rsidRPr="004C54D2">
          <w:t>)</w:t>
        </w:r>
      </w:ins>
      <w:ins w:id="3457" w:author="Томащик" w:date="2017-01-19T16:46:00Z">
        <w:del w:id="3458"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85</w:delText>
          </w:r>
          <w:r w:rsidR="002F5999" w:rsidRPr="004C54D2" w:rsidDel="00226569">
            <w:delText>)</w:delText>
          </w:r>
        </w:del>
      </w:ins>
      <w:del w:id="3459"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69</w:delText>
        </w:r>
        <w:r w:rsidR="00B04480" w:rsidRPr="002E146E" w:rsidDel="00226569">
          <w:delText>)</w:delText>
        </w:r>
      </w:del>
      <w:r w:rsidR="00FF21EC">
        <w:fldChar w:fldCharType="end"/>
      </w:r>
      <w:r w:rsidRPr="00490FF7">
        <w:rPr>
          <w:szCs w:val="24"/>
        </w:rPr>
        <w:t xml:space="preserve"> и </w:t>
      </w:r>
      <w:r w:rsidR="00FF21EC">
        <w:fldChar w:fldCharType="begin"/>
      </w:r>
      <w:r w:rsidR="00B04480">
        <w:rPr>
          <w:szCs w:val="24"/>
        </w:rPr>
        <w:instrText xml:space="preserve"> REF _Ref470520306 \h </w:instrText>
      </w:r>
      <w:r w:rsidR="00FF21EC">
        <w:fldChar w:fldCharType="separate"/>
      </w:r>
      <w:ins w:id="3460" w:author="Tsaun" w:date="2017-02-22T15:30:00Z">
        <w:r w:rsidR="00226569" w:rsidRPr="004C54D2">
          <w:t>(</w:t>
        </w:r>
        <w:r w:rsidR="00226569">
          <w:rPr>
            <w:noProof/>
          </w:rPr>
          <w:t>1</w:t>
        </w:r>
        <w:r w:rsidR="00226569" w:rsidRPr="004C54D2">
          <w:t>.</w:t>
        </w:r>
        <w:r w:rsidR="00226569">
          <w:rPr>
            <w:noProof/>
          </w:rPr>
          <w:t>89</w:t>
        </w:r>
        <w:r w:rsidR="00226569" w:rsidRPr="004C54D2">
          <w:t>)</w:t>
        </w:r>
      </w:ins>
      <w:ins w:id="3461" w:author="Томащик" w:date="2017-01-19T16:46:00Z">
        <w:del w:id="3462" w:author="Tsaun" w:date="2017-02-22T15:29:00Z">
          <w:r w:rsidR="002F5999" w:rsidRPr="004C54D2" w:rsidDel="00226569">
            <w:delText>(</w:delText>
          </w:r>
          <w:r w:rsidR="002F5999" w:rsidDel="00226569">
            <w:rPr>
              <w:noProof/>
            </w:rPr>
            <w:delText>1</w:delText>
          </w:r>
          <w:r w:rsidR="002F5999" w:rsidRPr="004C54D2" w:rsidDel="00226569">
            <w:delText>.</w:delText>
          </w:r>
          <w:r w:rsidR="002F5999" w:rsidDel="00226569">
            <w:rPr>
              <w:noProof/>
            </w:rPr>
            <w:delText>86</w:delText>
          </w:r>
          <w:r w:rsidR="002F5999" w:rsidRPr="004C54D2" w:rsidDel="00226569">
            <w:delText>)</w:delText>
          </w:r>
        </w:del>
      </w:ins>
      <w:del w:id="3463" w:author="Tsaun" w:date="2017-02-22T15:29:00Z">
        <w:r w:rsidR="00B04480" w:rsidDel="00226569">
          <w:delText>(</w:delText>
        </w:r>
        <w:r w:rsidR="00B04480" w:rsidDel="00226569">
          <w:rPr>
            <w:noProof/>
          </w:rPr>
          <w:delText>1</w:delText>
        </w:r>
        <w:r w:rsidR="00B04480" w:rsidDel="00226569">
          <w:delText>.</w:delText>
        </w:r>
        <w:r w:rsidR="00B04480" w:rsidDel="00226569">
          <w:rPr>
            <w:noProof/>
          </w:rPr>
          <w:delText>70</w:delText>
        </w:r>
        <w:r w:rsidR="00B04480" w:rsidRPr="002E146E" w:rsidDel="00226569">
          <w:delText>)</w:delText>
        </w:r>
      </w:del>
      <w:r w:rsidR="00FF21EC">
        <w:fldChar w:fldCharType="end"/>
      </w:r>
      <w:r w:rsidRPr="00490FF7">
        <w:rPr>
          <w:szCs w:val="24"/>
        </w:rPr>
        <w:t xml:space="preserve"> численно решаются методом Эйлера.</w:t>
      </w:r>
    </w:p>
    <w:p w:rsidR="000F111C" w:rsidRPr="00490FF7" w:rsidRDefault="000F111C" w:rsidP="000F111C">
      <w:pPr>
        <w:tabs>
          <w:tab w:val="left" w:pos="1134"/>
        </w:tabs>
        <w:ind w:firstLine="0"/>
        <w:rPr>
          <w:szCs w:val="24"/>
        </w:rPr>
      </w:pPr>
      <w:bookmarkStart w:id="3464" w:name="_Toc435020744"/>
      <w:r w:rsidRPr="00715600">
        <w:rPr>
          <w:highlight w:val="yellow"/>
        </w:rPr>
        <w:t xml:space="preserve">Поступление частиц в парогазовую фазу за счет уноса с поверхности в уравнении </w:t>
      </w:r>
      <w:r>
        <w:rPr>
          <w:highlight w:val="yellow"/>
        </w:rPr>
        <w:t>(</w:t>
      </w:r>
      <w:r w:rsidRPr="00715600">
        <w:rPr>
          <w:highlight w:val="yellow"/>
        </w:rPr>
        <w:t>А</w:t>
      </w:r>
      <w:r>
        <w:rPr>
          <w:highlight w:val="yellow"/>
        </w:rPr>
        <w:t>)</w:t>
      </w:r>
      <w:r w:rsidRPr="00715600">
        <w:rPr>
          <w:highlight w:val="yellow"/>
        </w:rPr>
        <w:t xml:space="preserve"> учитывается в источниковом члене </w:t>
      </w:r>
      <w:r w:rsidRPr="00715600">
        <w:rPr>
          <w:highlight w:val="yellow"/>
          <w:lang w:val="en-US"/>
        </w:rPr>
        <w:t>S</w:t>
      </w:r>
      <w:r w:rsidRPr="00715600">
        <w:rPr>
          <w:highlight w:val="yellow"/>
        </w:rPr>
        <w:t>.</w:t>
      </w:r>
      <w:bookmarkEnd w:id="3464"/>
    </w:p>
    <w:p w:rsidR="007659AC" w:rsidDel="00B95E78" w:rsidRDefault="007659AC" w:rsidP="00794673">
      <w:pPr>
        <w:numPr>
          <w:ilvl w:val="0"/>
          <w:numId w:val="57"/>
        </w:numPr>
        <w:rPr>
          <w:del w:id="3465" w:author="Tsaun" w:date="2017-01-12T13:42:00Z"/>
          <w:szCs w:val="24"/>
        </w:rPr>
      </w:pPr>
      <w:del w:id="3466" w:author="Tsaun" w:date="2017-01-12T13:42:00Z">
        <w:r w:rsidRPr="007659AC" w:rsidDel="00B95E78">
          <w:rPr>
            <w:szCs w:val="24"/>
          </w:rPr>
          <w:delText>С опцией «</w:delText>
        </w:r>
        <w:r w:rsidDel="00B95E78">
          <w:rPr>
            <w:szCs w:val="24"/>
          </w:rPr>
          <w:delText>адсорбция</w:delText>
        </w:r>
        <w:r w:rsidRPr="007659AC" w:rsidDel="00B95E78">
          <w:rPr>
            <w:szCs w:val="24"/>
          </w:rPr>
          <w:delText xml:space="preserve">» </w:delText>
        </w:r>
      </w:del>
    </w:p>
    <w:p w:rsidR="00103C83" w:rsidRPr="00B40CDD" w:rsidRDefault="00103C83" w:rsidP="00015DD9">
      <w:pPr>
        <w:pStyle w:val="5d"/>
        <w:spacing w:before="0"/>
      </w:pPr>
    </w:p>
    <w:p w:rsidR="00B72A74" w:rsidRDefault="00B72A74" w:rsidP="00FD1E93">
      <w:pPr>
        <w:pStyle w:val="20"/>
      </w:pPr>
      <w:bookmarkStart w:id="3467" w:name="_Toc436731473"/>
      <w:bookmarkStart w:id="3468" w:name="_Ref438050468"/>
      <w:bookmarkStart w:id="3469" w:name="_Toc438331039"/>
      <w:bookmarkStart w:id="3470" w:name="_Toc470520372"/>
      <w:bookmarkStart w:id="3471" w:name="_Toc184204885"/>
      <w:bookmarkStart w:id="3472" w:name="_Toc184204978"/>
      <w:bookmarkStart w:id="3473" w:name="_Toc184218694"/>
      <w:bookmarkStart w:id="3474" w:name="_Toc240811939"/>
      <w:bookmarkStart w:id="3475" w:name="_Toc247379765"/>
      <w:bookmarkStart w:id="3476" w:name="_Toc247525452"/>
      <w:r>
        <w:t>Общая архитектура</w:t>
      </w:r>
      <w:bookmarkEnd w:id="3467"/>
      <w:bookmarkEnd w:id="3468"/>
      <w:bookmarkEnd w:id="3469"/>
      <w:bookmarkEnd w:id="3470"/>
    </w:p>
    <w:p w:rsidR="00B72A74" w:rsidRDefault="00B72A74" w:rsidP="00CF0079">
      <w:pPr>
        <w:pStyle w:val="30"/>
      </w:pPr>
      <w:bookmarkStart w:id="3477" w:name="_Toc184204886"/>
      <w:bookmarkStart w:id="3478" w:name="_Toc184204979"/>
      <w:bookmarkStart w:id="3479" w:name="_Toc184218695"/>
      <w:bookmarkStart w:id="3480" w:name="_Toc240811940"/>
      <w:bookmarkStart w:id="3481" w:name="_Toc247379766"/>
      <w:bookmarkStart w:id="3482" w:name="_Toc247525453"/>
      <w:bookmarkStart w:id="3483" w:name="_Toc435020751"/>
      <w:bookmarkStart w:id="3484" w:name="_Toc436731474"/>
      <w:bookmarkStart w:id="3485" w:name="_Toc438331040"/>
      <w:bookmarkStart w:id="3486" w:name="_Toc470520373"/>
      <w:bookmarkEnd w:id="3471"/>
      <w:bookmarkEnd w:id="3472"/>
      <w:bookmarkEnd w:id="3473"/>
      <w:bookmarkEnd w:id="3474"/>
      <w:bookmarkEnd w:id="3475"/>
      <w:bookmarkEnd w:id="3476"/>
      <w:r>
        <w:t xml:space="preserve">Взаимодействие модуля ПРОФИТ </w:t>
      </w:r>
      <w:bookmarkEnd w:id="3477"/>
      <w:bookmarkEnd w:id="3478"/>
      <w:bookmarkEnd w:id="3479"/>
      <w:bookmarkEnd w:id="3480"/>
      <w:bookmarkEnd w:id="3481"/>
      <w:bookmarkEnd w:id="3482"/>
      <w:bookmarkEnd w:id="3483"/>
      <w:bookmarkEnd w:id="3484"/>
      <w:r>
        <w:t>с другими модулями</w:t>
      </w:r>
      <w:bookmarkEnd w:id="3485"/>
      <w:bookmarkEnd w:id="3486"/>
    </w:p>
    <w:p w:rsidR="00B72A74" w:rsidRPr="00FC409B" w:rsidRDefault="00B72A74" w:rsidP="00B72A74">
      <w:pPr>
        <w:pStyle w:val="af3"/>
      </w:pPr>
      <w:r w:rsidRPr="00FC409B">
        <w:t xml:space="preserve">На основании вышеприведенных моделей и подходов был разработан модуль ПРОФИТ, в котором рассчитывается поведение ПД в первом </w:t>
      </w:r>
      <w:r>
        <w:t xml:space="preserve">и/или втором </w:t>
      </w:r>
      <w:r w:rsidRPr="00FC409B">
        <w:t>контур</w:t>
      </w:r>
      <w:r>
        <w:t>ах</w:t>
      </w:r>
      <w:r w:rsidRPr="00FC409B">
        <w:t xml:space="preserve"> </w:t>
      </w:r>
      <w:r>
        <w:t>ЯЭУ</w:t>
      </w:r>
      <w:r w:rsidRPr="00FC409B">
        <w:t>.</w:t>
      </w:r>
    </w:p>
    <w:p w:rsidR="00B72A74" w:rsidRPr="00FC409B" w:rsidRDefault="00B72A74" w:rsidP="00B72A74">
      <w:pPr>
        <w:pStyle w:val="af3"/>
      </w:pPr>
      <w:r w:rsidRPr="00305F68">
        <w:t>Для каждой</w:t>
      </w:r>
      <w:r w:rsidRPr="00FC409B">
        <w:t xml:space="preserve"> гидравлической ячейки хранится информация о нуклидном составе находящихся в ней продуктов деления, количестве и распределении по размерам аэрозольных частиц. </w:t>
      </w:r>
      <w:r>
        <w:t xml:space="preserve">Связь модуля ПРОФИТ с остальными модулями кода СОКРАТ/В3 </w:t>
      </w:r>
      <w:r>
        <w:lastRenderedPageBreak/>
        <w:t>осуществляется с помощью алгоритма, описанного в разделе</w:t>
      </w:r>
      <w:r w:rsidR="00A170D7">
        <w:t xml:space="preserve"> </w:t>
      </w:r>
      <w:r w:rsidR="00FF21EC" w:rsidRPr="00B04480">
        <w:rPr>
          <w:highlight w:val="yellow"/>
        </w:rPr>
        <w:fldChar w:fldCharType="begin"/>
      </w:r>
      <w:r w:rsidR="00A170D7" w:rsidRPr="00B04480">
        <w:rPr>
          <w:highlight w:val="yellow"/>
        </w:rPr>
        <w:instrText xml:space="preserve"> REF _Ref438818063 \n \h </w:instrText>
      </w:r>
      <w:r w:rsidR="00B04480">
        <w:rPr>
          <w:highlight w:val="yellow"/>
        </w:rPr>
        <w:instrText xml:space="preserve"> \* MERGEFORMAT </w:instrText>
      </w:r>
      <w:r w:rsidR="00FF21EC" w:rsidRPr="00B04480">
        <w:rPr>
          <w:highlight w:val="yellow"/>
        </w:rPr>
      </w:r>
      <w:r w:rsidR="00FF21EC" w:rsidRPr="00B04480">
        <w:rPr>
          <w:highlight w:val="yellow"/>
        </w:rPr>
        <w:fldChar w:fldCharType="separate"/>
      </w:r>
      <w:ins w:id="3487" w:author="Tsaun" w:date="2017-02-22T15:30:00Z">
        <w:r w:rsidR="00226569">
          <w:rPr>
            <w:b/>
            <w:bCs/>
            <w:highlight w:val="yellow"/>
          </w:rPr>
          <w:t>Ошибка! Источник ссылки не найден.</w:t>
        </w:r>
      </w:ins>
      <w:ins w:id="3488" w:author="Томащик" w:date="2017-01-19T16:46:00Z">
        <w:del w:id="3489" w:author="Tsaun" w:date="2017-02-22T15:29:00Z">
          <w:r w:rsidR="002F5999" w:rsidDel="00226569">
            <w:rPr>
              <w:b/>
              <w:bCs/>
              <w:highlight w:val="yellow"/>
            </w:rPr>
            <w:delText>Ошибка! Источник ссылки не найден.</w:delText>
          </w:r>
        </w:del>
      </w:ins>
      <w:del w:id="3490" w:author="Tsaun" w:date="2017-01-09T11:28:00Z">
        <w:r w:rsidR="00B04480" w:rsidDel="00ED7A3A">
          <w:rPr>
            <w:b/>
            <w:bCs/>
            <w:highlight w:val="yellow"/>
          </w:rPr>
          <w:delText>Ошибка! Источник ссылки не найден.</w:delText>
        </w:r>
      </w:del>
      <w:r w:rsidR="00FF21EC" w:rsidRPr="00B04480">
        <w:rPr>
          <w:highlight w:val="yellow"/>
        </w:rPr>
        <w:fldChar w:fldCharType="end"/>
      </w:r>
      <w:r w:rsidRPr="00B04480">
        <w:rPr>
          <w:highlight w:val="yellow"/>
        </w:rPr>
        <w:t>.</w:t>
      </w:r>
    </w:p>
    <w:p w:rsidR="00B72A74" w:rsidRPr="00F90284" w:rsidRDefault="00B72A74" w:rsidP="00B72A74">
      <w:pPr>
        <w:pStyle w:val="af3"/>
      </w:pPr>
      <w:r w:rsidRPr="00FC409B">
        <w:t xml:space="preserve">Ввиду необходимости частого (на каждом шаге расчета тепло-гидравлических параметров) обмена большим количеством данных (характеристики теплоносителя, нуклидный и аэрозольный состав) модуль переноса продуктов деления реализован как один из внутренних </w:t>
      </w:r>
      <w:r w:rsidRPr="00503BBE">
        <w:t xml:space="preserve">блоков </w:t>
      </w:r>
      <w:r>
        <w:t>РК</w:t>
      </w:r>
      <w:r w:rsidRPr="00503BBE">
        <w:t>.</w:t>
      </w:r>
      <w:r>
        <w:t xml:space="preserve"> </w:t>
      </w:r>
      <w:r w:rsidRPr="00FC409B">
        <w:t xml:space="preserve">Модуль ПРОФИТ </w:t>
      </w:r>
      <w:r w:rsidRPr="00305F68">
        <w:t>рассчитывает поведение продуктов</w:t>
      </w:r>
      <w:r w:rsidRPr="00FC409B">
        <w:t xml:space="preserve"> деления в одно</w:t>
      </w:r>
      <w:r>
        <w:t>й</w:t>
      </w:r>
      <w:r w:rsidRPr="00FC409B">
        <w:t xml:space="preserve"> </w:t>
      </w:r>
      <w:r>
        <w:t>гидравлической ячейке</w:t>
      </w:r>
      <w:r w:rsidRPr="00305F68">
        <w:t xml:space="preserve">. </w:t>
      </w:r>
    </w:p>
    <w:p w:rsidR="00B72A74" w:rsidRPr="00FC409B" w:rsidRDefault="00B72A74" w:rsidP="00B72A74">
      <w:pPr>
        <w:pStyle w:val="af3"/>
      </w:pPr>
      <w:r w:rsidRPr="00FC409B">
        <w:t>Из модуля РАТЕГ в модуль ПРОФИТ передается следующая информация</w:t>
      </w:r>
      <w:r>
        <w:t>:</w:t>
      </w:r>
    </w:p>
    <w:p w:rsidR="00B72A74" w:rsidRDefault="00B72A74" w:rsidP="00B7336B">
      <w:pPr>
        <w:pStyle w:val="-"/>
      </w:pPr>
      <w:r>
        <w:t>Параметры контрольных объемов:</w:t>
      </w:r>
    </w:p>
    <w:p w:rsidR="00B72A74" w:rsidRPr="009C0F4B" w:rsidRDefault="00B72A74" w:rsidP="00B7336B">
      <w:pPr>
        <w:pStyle w:val="-"/>
      </w:pPr>
      <w:r w:rsidRPr="009C0F4B">
        <w:t>задаваемый модулем РАТЕГ временной шаг;</w:t>
      </w:r>
    </w:p>
    <w:p w:rsidR="00B72A74" w:rsidRPr="009C0F4B" w:rsidRDefault="00B72A74" w:rsidP="00B7336B">
      <w:pPr>
        <w:pStyle w:val="-"/>
      </w:pPr>
      <w:r w:rsidRPr="009C0F4B">
        <w:t xml:space="preserve">температура среды в </w:t>
      </w:r>
      <w:r>
        <w:t>гидравлической ячейке</w:t>
      </w:r>
      <w:r w:rsidRPr="009C0F4B">
        <w:t>;</w:t>
      </w:r>
    </w:p>
    <w:p w:rsidR="00B72A74" w:rsidRPr="009C0F4B" w:rsidRDefault="00B72A74" w:rsidP="00B7336B">
      <w:pPr>
        <w:pStyle w:val="-"/>
      </w:pPr>
      <w:r w:rsidRPr="009C0F4B">
        <w:t>величина объема контрольного объема;</w:t>
      </w:r>
    </w:p>
    <w:p w:rsidR="00B72A74" w:rsidRPr="009C0F4B" w:rsidRDefault="00B72A74" w:rsidP="00B7336B">
      <w:pPr>
        <w:pStyle w:val="-"/>
      </w:pPr>
      <w:r w:rsidRPr="009C0F4B">
        <w:t>длина (протяженность) контрольного объема</w:t>
      </w:r>
      <w:r>
        <w:t xml:space="preserve"> вдоль линии тока</w:t>
      </w:r>
      <w:r w:rsidRPr="009C0F4B">
        <w:t>;</w:t>
      </w:r>
    </w:p>
    <w:p w:rsidR="00B72A74" w:rsidRPr="009C0F4B" w:rsidRDefault="00B72A74" w:rsidP="00B7336B">
      <w:pPr>
        <w:pStyle w:val="-"/>
      </w:pPr>
      <w:r w:rsidRPr="009C0F4B">
        <w:t>высота контрольного объема</w:t>
      </w:r>
      <w:r>
        <w:t>, равная длине для вертикальных ячеек и диаметру для горизонтальных</w:t>
      </w:r>
      <w:r w:rsidRPr="009C0F4B">
        <w:t>;</w:t>
      </w:r>
    </w:p>
    <w:p w:rsidR="00B72A74" w:rsidRPr="009C0F4B" w:rsidRDefault="00B72A74" w:rsidP="00B7336B">
      <w:pPr>
        <w:pStyle w:val="-"/>
      </w:pPr>
      <w:r w:rsidRPr="009C0F4B">
        <w:t>площадь</w:t>
      </w:r>
      <w:r>
        <w:t xml:space="preserve"> проходного</w:t>
      </w:r>
      <w:r w:rsidRPr="009C0F4B">
        <w:t xml:space="preserve"> сечения;</w:t>
      </w:r>
    </w:p>
    <w:p w:rsidR="00B72A74" w:rsidRPr="009C0F4B" w:rsidRDefault="00B72A74" w:rsidP="00B7336B">
      <w:pPr>
        <w:pStyle w:val="-"/>
      </w:pPr>
      <w:r w:rsidRPr="009C0F4B">
        <w:t>тепловые структуры в данном контрольном объеме;</w:t>
      </w:r>
    </w:p>
    <w:p w:rsidR="00B72A74" w:rsidRPr="009C0F4B" w:rsidRDefault="00B72A74" w:rsidP="00B7336B">
      <w:pPr>
        <w:pStyle w:val="-"/>
      </w:pPr>
      <w:r w:rsidRPr="009C0F4B">
        <w:t>температур</w:t>
      </w:r>
      <w:r>
        <w:t>ы</w:t>
      </w:r>
      <w:r w:rsidRPr="009C0F4B">
        <w:t xml:space="preserve"> поверхност</w:t>
      </w:r>
      <w:r>
        <w:t>ей</w:t>
      </w:r>
      <w:r w:rsidRPr="009C0F4B">
        <w:t xml:space="preserve"> теплов</w:t>
      </w:r>
      <w:r>
        <w:t>ых</w:t>
      </w:r>
      <w:r w:rsidRPr="009C0F4B">
        <w:t xml:space="preserve"> </w:t>
      </w:r>
      <w:r>
        <w:t>элементов (твёрдых тел)</w:t>
      </w:r>
      <w:r w:rsidRPr="009C0F4B">
        <w:t>;</w:t>
      </w:r>
    </w:p>
    <w:p w:rsidR="00B72A74" w:rsidRPr="009C0F4B" w:rsidRDefault="00B72A74" w:rsidP="00B7336B">
      <w:pPr>
        <w:pStyle w:val="-"/>
      </w:pPr>
      <w:r w:rsidRPr="009C0F4B">
        <w:t>гидравлически</w:t>
      </w:r>
      <w:r>
        <w:t>е</w:t>
      </w:r>
      <w:r w:rsidRPr="009C0F4B">
        <w:t xml:space="preserve"> диаметр</w:t>
      </w:r>
      <w:r>
        <w:t>ы</w:t>
      </w:r>
      <w:r w:rsidRPr="009C0F4B">
        <w:t xml:space="preserve"> теплов</w:t>
      </w:r>
      <w:r>
        <w:t>ых</w:t>
      </w:r>
      <w:r w:rsidRPr="009C0F4B">
        <w:t xml:space="preserve"> </w:t>
      </w:r>
      <w:r>
        <w:t>элементов</w:t>
      </w:r>
      <w:r w:rsidRPr="009C0F4B">
        <w:t>;</w:t>
      </w:r>
    </w:p>
    <w:p w:rsidR="00B72A74" w:rsidRPr="009C0F4B" w:rsidRDefault="00B72A74" w:rsidP="00B7336B">
      <w:pPr>
        <w:pStyle w:val="-"/>
      </w:pPr>
      <w:r w:rsidRPr="009C0F4B">
        <w:t>длина потокового пути вдоль тепловой структуры;</w:t>
      </w:r>
    </w:p>
    <w:p w:rsidR="00B72A74" w:rsidRPr="009C0F4B" w:rsidRDefault="00B72A74" w:rsidP="00B7336B">
      <w:pPr>
        <w:pStyle w:val="-"/>
      </w:pPr>
      <w:r w:rsidRPr="009C0F4B">
        <w:t>площадь поверхности тепловой структуры, которая обращена вверх;</w:t>
      </w:r>
    </w:p>
    <w:p w:rsidR="00B72A74" w:rsidRPr="009C0F4B" w:rsidRDefault="00B72A74" w:rsidP="00B7336B">
      <w:pPr>
        <w:pStyle w:val="-"/>
      </w:pPr>
      <w:r w:rsidRPr="009C0F4B">
        <w:t>площадь поверхности тепловой структуры, которая обращена вниз;</w:t>
      </w:r>
    </w:p>
    <w:p w:rsidR="00B72A74" w:rsidRPr="009C0F4B" w:rsidRDefault="00B72A74" w:rsidP="00B7336B">
      <w:pPr>
        <w:pStyle w:val="-"/>
      </w:pPr>
      <w:r w:rsidRPr="009C0F4B">
        <w:t>площадь поверхности тепловой структуры, которая ориентирована вертикально;</w:t>
      </w:r>
    </w:p>
    <w:p w:rsidR="00B72A74" w:rsidRPr="009C0F4B" w:rsidRDefault="00B72A74" w:rsidP="00B7336B">
      <w:pPr>
        <w:pStyle w:val="-"/>
      </w:pPr>
      <w:r w:rsidRPr="009C0F4B">
        <w:t>динамическая вязкость среды вдоль тепловой структуры в контрольном объеме;</w:t>
      </w:r>
    </w:p>
    <w:p w:rsidR="00B72A74" w:rsidRPr="009C0F4B" w:rsidRDefault="00B72A74" w:rsidP="00B7336B">
      <w:pPr>
        <w:pStyle w:val="-"/>
      </w:pPr>
      <w:r w:rsidRPr="009C0F4B">
        <w:t>кинематическая вязкость среды вдоль тепловой структуры в контрольном объеме;</w:t>
      </w:r>
    </w:p>
    <w:p w:rsidR="00B72A74" w:rsidRPr="009C0F4B" w:rsidRDefault="00B72A74" w:rsidP="00B7336B">
      <w:pPr>
        <w:pStyle w:val="-"/>
      </w:pPr>
      <w:r w:rsidRPr="009C0F4B">
        <w:t xml:space="preserve">плотность среды в </w:t>
      </w:r>
      <w:r>
        <w:t>гидравлической ячейке</w:t>
      </w:r>
      <w:r w:rsidRPr="009C0F4B">
        <w:t>;</w:t>
      </w:r>
    </w:p>
    <w:p w:rsidR="00B72A74" w:rsidRPr="009C0F4B" w:rsidRDefault="00B72A74" w:rsidP="00B7336B">
      <w:pPr>
        <w:pStyle w:val="-"/>
      </w:pPr>
      <w:r w:rsidRPr="009C0F4B">
        <w:t>коэффициент теплоотдачи с поверхности тепловой структуры;</w:t>
      </w:r>
    </w:p>
    <w:p w:rsidR="00B72A74" w:rsidRPr="009C0F4B" w:rsidRDefault="00B72A74" w:rsidP="00B7336B">
      <w:pPr>
        <w:pStyle w:val="-"/>
      </w:pPr>
      <w:r w:rsidRPr="009C0F4B">
        <w:t>источники массы летучих форм продуктов деления для каждого из рассматриваемых классов радионуклидов и их состояний;</w:t>
      </w:r>
    </w:p>
    <w:p w:rsidR="00B72A74" w:rsidRPr="009C0F4B" w:rsidRDefault="00B72A74" w:rsidP="00B7336B">
      <w:pPr>
        <w:pStyle w:val="-"/>
      </w:pPr>
      <w:r w:rsidRPr="009C0F4B">
        <w:t>источники аэрозолей для каждого из рассматриваемых размерных интервалов.</w:t>
      </w:r>
    </w:p>
    <w:p w:rsidR="00B72A74" w:rsidRDefault="00B72A74" w:rsidP="00B72A74">
      <w:pPr>
        <w:pStyle w:val="af3"/>
      </w:pPr>
      <w:r w:rsidRPr="00FC409B">
        <w:t>Перечисленные теплогидравлические параметры контрольных объемов и источники ПД через соответствующие интерфейсы передаются в модуль ПРОФИТ, в котором моделируется поведение ПД в каждо</w:t>
      </w:r>
      <w:r>
        <w:t>й гидравлической ячейки</w:t>
      </w:r>
      <w:r w:rsidRPr="00FC409B">
        <w:t>.</w:t>
      </w:r>
    </w:p>
    <w:p w:rsidR="00B72A74" w:rsidRPr="003E5A95" w:rsidRDefault="00B72A74" w:rsidP="00B72A74">
      <w:pPr>
        <w:pStyle w:val="af3"/>
      </w:pPr>
      <w:r>
        <w:t xml:space="preserve">Из модуля ПРОФИТ в модули кода СОКРАТ/В3 передаются массы ПД и </w:t>
      </w:r>
      <w:del w:id="3491" w:author="to" w:date="2016-12-26T21:36:00Z">
        <w:r w:rsidDel="00D76AEB">
          <w:delText>ПК</w:delText>
        </w:r>
      </w:del>
      <w:ins w:id="3492" w:author="to" w:date="2016-12-26T21:36:00Z">
        <w:r w:rsidR="00D76AEB">
          <w:t>КМ</w:t>
        </w:r>
      </w:ins>
      <w:r>
        <w:t xml:space="preserve"> в </w:t>
      </w:r>
      <w:commentRangeStart w:id="3493"/>
      <w:r>
        <w:t>шести</w:t>
      </w:r>
      <w:commentRangeEnd w:id="3493"/>
      <w:r w:rsidR="00472EB2">
        <w:rPr>
          <w:rStyle w:val="afffffd"/>
          <w:lang w:val="en-US"/>
        </w:rPr>
        <w:commentReference w:id="3493"/>
      </w:r>
      <w:r>
        <w:t xml:space="preserve"> состояниях в каждой гидравлической ячейке. Передача осуществляется с помощью двумерных массивов: </w:t>
      </w:r>
      <w:r>
        <w:rPr>
          <w:lang w:val="en-US"/>
        </w:rPr>
        <w:t>X</w:t>
      </w:r>
      <w:r w:rsidRPr="003E5A95">
        <w:t>_</w:t>
      </w:r>
      <w:r>
        <w:rPr>
          <w:lang w:val="en-US"/>
        </w:rPr>
        <w:t>GS</w:t>
      </w:r>
      <w:r>
        <w:t xml:space="preserve"> и </w:t>
      </w:r>
      <w:r>
        <w:rPr>
          <w:lang w:val="en-US"/>
        </w:rPr>
        <w:t>X</w:t>
      </w:r>
      <w:r w:rsidRPr="003E5A95">
        <w:t>_</w:t>
      </w:r>
      <w:r>
        <w:rPr>
          <w:lang w:val="en-US"/>
        </w:rPr>
        <w:t>GS</w:t>
      </w:r>
      <w:r w:rsidRPr="003E5A95">
        <w:t>_1</w:t>
      </w:r>
      <w:r>
        <w:t>, которые содержат</w:t>
      </w:r>
      <w:r w:rsidRPr="003E5A95">
        <w:t xml:space="preserve"> </w:t>
      </w:r>
      <w:r>
        <w:t xml:space="preserve">массы ПД, </w:t>
      </w:r>
      <w:del w:id="3494" w:author="to" w:date="2016-12-26T21:36:00Z">
        <w:r w:rsidDel="00D76AEB">
          <w:delText>ПК</w:delText>
        </w:r>
      </w:del>
      <w:ins w:id="3495" w:author="to" w:date="2016-12-26T21:36:00Z">
        <w:r w:rsidR="00D76AEB">
          <w:t>КМ</w:t>
        </w:r>
      </w:ins>
      <w:r>
        <w:t xml:space="preserve"> и функцию распределения аэрозолей на (</w:t>
      </w:r>
      <w:r>
        <w:rPr>
          <w:lang w:val="en-US"/>
        </w:rPr>
        <w:t>n</w:t>
      </w:r>
      <w:r w:rsidRPr="003E5A95">
        <w:t>-1</w:t>
      </w:r>
      <w:r>
        <w:t>)-ом</w:t>
      </w:r>
      <w:r w:rsidRPr="003E5A95">
        <w:t xml:space="preserve"> </w:t>
      </w:r>
      <w:r>
        <w:t xml:space="preserve">и </w:t>
      </w:r>
      <w:r>
        <w:rPr>
          <w:lang w:val="en-US"/>
        </w:rPr>
        <w:t>n</w:t>
      </w:r>
      <w:r>
        <w:t xml:space="preserve">-ом временных шагах, соответственно. </w:t>
      </w:r>
    </w:p>
    <w:p w:rsidR="009D6252" w:rsidRDefault="009D6252">
      <w:pPr>
        <w:ind w:firstLine="0"/>
        <w:jc w:val="left"/>
      </w:pPr>
      <w:r>
        <w:br w:type="page"/>
      </w:r>
    </w:p>
    <w:p w:rsidR="00B72A74" w:rsidRDefault="00B72A74" w:rsidP="00B72A74"/>
    <w:p w:rsidR="00510D01" w:rsidRPr="00ED3012" w:rsidRDefault="00510D01" w:rsidP="004B7465">
      <w:pPr>
        <w:ind w:left="851" w:firstLine="0"/>
      </w:pPr>
      <w:bookmarkStart w:id="3496" w:name="_Toc182745972"/>
      <w:bookmarkStart w:id="3497" w:name="_Toc289339106"/>
      <w:bookmarkStart w:id="3498" w:name="_Toc316319325"/>
      <w:bookmarkStart w:id="3499" w:name="_Toc435020907"/>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7E6C56">
        <w:t>Список</w:t>
      </w:r>
      <w:r w:rsidRPr="00ED3012">
        <w:t xml:space="preserve"> </w:t>
      </w:r>
      <w:bookmarkEnd w:id="3496"/>
      <w:bookmarkEnd w:id="3497"/>
      <w:bookmarkEnd w:id="3498"/>
      <w:bookmarkEnd w:id="3499"/>
      <w:r>
        <w:t>литературы</w:t>
      </w:r>
    </w:p>
    <w:p w:rsidR="00510D01" w:rsidRPr="00FD34FD" w:rsidRDefault="00510D01" w:rsidP="00794673">
      <w:pPr>
        <w:numPr>
          <w:ilvl w:val="0"/>
          <w:numId w:val="42"/>
        </w:numPr>
        <w:tabs>
          <w:tab w:val="left" w:pos="1418"/>
        </w:tabs>
        <w:autoSpaceDE w:val="0"/>
        <w:autoSpaceDN w:val="0"/>
        <w:adjustRightInd w:val="0"/>
        <w:rPr>
          <w:szCs w:val="24"/>
          <w:lang w:val="en-US"/>
        </w:rPr>
      </w:pPr>
      <w:bookmarkStart w:id="3500" w:name="_Ref368569931"/>
      <w:r w:rsidRPr="00FD34FD">
        <w:rPr>
          <w:szCs w:val="24"/>
          <w:lang w:val="en-US"/>
        </w:rPr>
        <w:t>L. Bolshov, V. Strizhov. "</w:t>
      </w:r>
      <w:r w:rsidRPr="00FD34FD">
        <w:rPr>
          <w:bCs/>
          <w:szCs w:val="24"/>
          <w:lang w:val="en-US"/>
        </w:rPr>
        <w:t xml:space="preserve">SOCRAT — The System of Codes for Realistic Analysis of Severe Accidents", </w:t>
      </w:r>
      <w:r w:rsidRPr="00FD34FD">
        <w:rPr>
          <w:szCs w:val="24"/>
          <w:lang w:val="en-US"/>
        </w:rPr>
        <w:t>Proceedings of ICAPP’06Reno, NV USA, June 4–8, 2006, Paper 6439.</w:t>
      </w:r>
      <w:bookmarkEnd w:id="3500"/>
    </w:p>
    <w:p w:rsidR="00510D01" w:rsidRPr="00FD34FD" w:rsidRDefault="00510D01" w:rsidP="00794673">
      <w:pPr>
        <w:numPr>
          <w:ilvl w:val="0"/>
          <w:numId w:val="42"/>
        </w:numPr>
        <w:tabs>
          <w:tab w:val="left" w:pos="1418"/>
        </w:tabs>
        <w:rPr>
          <w:szCs w:val="24"/>
        </w:rPr>
      </w:pPr>
      <w:bookmarkStart w:id="3501" w:name="_Ref368570451"/>
      <w:r w:rsidRPr="00FD34FD">
        <w:rPr>
          <w:szCs w:val="24"/>
        </w:rPr>
        <w:t xml:space="preserve">А.Е. Киселев, В.Ф. Стрижов, В.В. Безлепкин и др. "Верификационный отчет базовой версии расчетного комплекса СОКРАТ/В1". </w:t>
      </w:r>
      <w:r w:rsidRPr="00FD34FD">
        <w:rPr>
          <w:rFonts w:eastAsia="MS Mincho"/>
          <w:szCs w:val="24"/>
        </w:rPr>
        <w:t>Отчет</w:t>
      </w:r>
      <w:r w:rsidRPr="00FD34FD">
        <w:rPr>
          <w:szCs w:val="24"/>
        </w:rPr>
        <w:t xml:space="preserve"> ИБРАЭ РАН № 248-08, 2008.</w:t>
      </w:r>
      <w:bookmarkEnd w:id="3501"/>
    </w:p>
    <w:p w:rsidR="00510D01" w:rsidRPr="00695C72" w:rsidRDefault="00510D01" w:rsidP="00794673">
      <w:pPr>
        <w:numPr>
          <w:ilvl w:val="0"/>
          <w:numId w:val="42"/>
        </w:numPr>
        <w:tabs>
          <w:tab w:val="left" w:pos="1418"/>
        </w:tabs>
        <w:rPr>
          <w:szCs w:val="24"/>
        </w:rPr>
      </w:pPr>
      <w:bookmarkStart w:id="3502" w:name="_Ref436827775"/>
      <w:r w:rsidRPr="00695C72">
        <w:rPr>
          <w:szCs w:val="24"/>
        </w:rPr>
        <w:t>"Аттестационный паспорт программного средства "Расчетный код СОКРАТ/В1", № 275 от 13.05.2010.</w:t>
      </w:r>
      <w:bookmarkEnd w:id="3502"/>
    </w:p>
    <w:p w:rsidR="00510D01" w:rsidRPr="00FD34FD" w:rsidRDefault="00510D01" w:rsidP="00794673">
      <w:pPr>
        <w:numPr>
          <w:ilvl w:val="0"/>
          <w:numId w:val="42"/>
        </w:numPr>
        <w:tabs>
          <w:tab w:val="left" w:pos="1418"/>
        </w:tabs>
        <w:rPr>
          <w:bCs/>
          <w:szCs w:val="24"/>
        </w:rPr>
      </w:pPr>
      <w:bookmarkStart w:id="3503" w:name="_Ref368574294"/>
      <w:r w:rsidRPr="00FD34FD">
        <w:rPr>
          <w:szCs w:val="24"/>
        </w:rPr>
        <w:t>"Инструкция об организации проведения экспертизы программных средств, применяемых при обосновании и (или) обеспечении безопасности объектов использования атомной энергии", РД-03-33-2008. Утверждена приказом Федеральной службы по экологическому, технологическому и атомному надзору от 19 августа 2008</w:t>
      </w:r>
      <w:r w:rsidRPr="00FD34FD">
        <w:rPr>
          <w:szCs w:val="24"/>
          <w:lang w:val="en-US"/>
        </w:rPr>
        <w:t> </w:t>
      </w:r>
      <w:r w:rsidRPr="00FD34FD">
        <w:rPr>
          <w:szCs w:val="24"/>
        </w:rPr>
        <w:t>г. № 634. Введена в действие с 1 сентября 2008 г.</w:t>
      </w:r>
      <w:bookmarkEnd w:id="3503"/>
    </w:p>
    <w:p w:rsidR="00510D01" w:rsidRPr="00FD34FD" w:rsidRDefault="00510D01" w:rsidP="00794673">
      <w:pPr>
        <w:numPr>
          <w:ilvl w:val="0"/>
          <w:numId w:val="42"/>
        </w:numPr>
        <w:tabs>
          <w:tab w:val="left" w:pos="1418"/>
        </w:tabs>
        <w:rPr>
          <w:szCs w:val="24"/>
          <w:lang w:val="en-GB"/>
        </w:rPr>
      </w:pPr>
      <w:bookmarkStart w:id="3504" w:name="_Ref368589168"/>
      <w:r w:rsidRPr="00FD34FD">
        <w:rPr>
          <w:szCs w:val="24"/>
          <w:lang w:val="en-US"/>
        </w:rPr>
        <w:t>MS ISO-10645-92. Calculation of the decay heat power in nuclear fuels in light water reactors</w:t>
      </w:r>
      <w:r w:rsidRPr="00FD34FD">
        <w:rPr>
          <w:szCs w:val="24"/>
          <w:lang w:val="en-GB"/>
        </w:rPr>
        <w:t>.</w:t>
      </w:r>
      <w:bookmarkEnd w:id="3504"/>
    </w:p>
    <w:p w:rsidR="00510D01" w:rsidRPr="00FD34FD" w:rsidRDefault="00510D01" w:rsidP="00794673">
      <w:pPr>
        <w:numPr>
          <w:ilvl w:val="0"/>
          <w:numId w:val="42"/>
        </w:numPr>
        <w:tabs>
          <w:tab w:val="left" w:pos="1418"/>
        </w:tabs>
        <w:rPr>
          <w:szCs w:val="24"/>
        </w:rPr>
      </w:pPr>
      <w:bookmarkStart w:id="3505" w:name="_Ref435526727"/>
      <w:bookmarkStart w:id="3506" w:name="_Ref368574480"/>
      <w:bookmarkStart w:id="3507" w:name="_Ref270846570"/>
      <w:r w:rsidRPr="00FD34FD">
        <w:rPr>
          <w:szCs w:val="24"/>
        </w:rPr>
        <w:t>В.И. Тарасов, "</w:t>
      </w:r>
      <w:r w:rsidRPr="00FD34FD">
        <w:rPr>
          <w:bCs/>
          <w:szCs w:val="24"/>
        </w:rPr>
        <w:t xml:space="preserve">Пакет БОНУС 1.2 </w:t>
      </w:r>
      <w:r w:rsidRPr="00FD34FD">
        <w:rPr>
          <w:szCs w:val="24"/>
        </w:rPr>
        <w:t>Н</w:t>
      </w:r>
      <w:r w:rsidRPr="00FD34FD">
        <w:rPr>
          <w:rFonts w:eastAsia="MS Mincho"/>
          <w:szCs w:val="24"/>
        </w:rPr>
        <w:t xml:space="preserve">аработка радионуклидов в реакторах </w:t>
      </w:r>
      <w:r w:rsidRPr="00FD34FD">
        <w:rPr>
          <w:szCs w:val="24"/>
        </w:rPr>
        <w:t xml:space="preserve">на тепловых нейтронах. </w:t>
      </w:r>
      <w:r w:rsidRPr="00FD34FD">
        <w:rPr>
          <w:bCs/>
          <w:szCs w:val="24"/>
        </w:rPr>
        <w:t xml:space="preserve">Руководство пользователя". Отчет ИБРАЭ РАН, </w:t>
      </w:r>
      <w:r w:rsidRPr="00FD34FD">
        <w:rPr>
          <w:bCs/>
          <w:kern w:val="24"/>
          <w:szCs w:val="24"/>
        </w:rPr>
        <w:t>NSI–SARR–137–2002.</w:t>
      </w:r>
      <w:bookmarkEnd w:id="3505"/>
    </w:p>
    <w:p w:rsidR="00510D01" w:rsidRPr="00FD34FD" w:rsidRDefault="00510D01" w:rsidP="00794673">
      <w:pPr>
        <w:numPr>
          <w:ilvl w:val="0"/>
          <w:numId w:val="42"/>
        </w:numPr>
        <w:tabs>
          <w:tab w:val="left" w:pos="1418"/>
        </w:tabs>
        <w:rPr>
          <w:bCs/>
          <w:szCs w:val="24"/>
        </w:rPr>
      </w:pPr>
      <w:bookmarkStart w:id="3508" w:name="_Ref435526718"/>
      <w:r w:rsidRPr="00FD34FD">
        <w:rPr>
          <w:rFonts w:eastAsia="MS Mincho"/>
          <w:szCs w:val="24"/>
        </w:rPr>
        <w:t>А. С. Герасимов, Т. С. Зарицкая, А. П. Рудик. Справочник по образованию нуклидов в ядерных реакторах. М.: Энергоатомиздат, 1989.</w:t>
      </w:r>
      <w:bookmarkEnd w:id="3506"/>
      <w:bookmarkEnd w:id="3507"/>
      <w:bookmarkEnd w:id="3508"/>
    </w:p>
    <w:p w:rsidR="00510D01" w:rsidRPr="00FD34FD" w:rsidRDefault="00510D01" w:rsidP="00794673">
      <w:pPr>
        <w:numPr>
          <w:ilvl w:val="0"/>
          <w:numId w:val="42"/>
        </w:numPr>
        <w:tabs>
          <w:tab w:val="left" w:pos="1418"/>
        </w:tabs>
        <w:rPr>
          <w:bCs/>
          <w:szCs w:val="24"/>
        </w:rPr>
      </w:pPr>
      <w:bookmarkStart w:id="3509" w:name="_Ref270845768"/>
      <w:r w:rsidRPr="00FD34FD">
        <w:rPr>
          <w:rFonts w:eastAsia="MS Mincho"/>
          <w:szCs w:val="24"/>
        </w:rPr>
        <w:t>А. В. Аввакумов, А. Е. Киселев, Е. Ф. Митенкова, В. Ф. Стрижов, В. И. Тарасов, С. В. Цаун , В. В. Безлепкин, И. А. Потапов, А. С. Фролов. Верификация модуля БОНУС в составе интегрального кода СОКРАТ. Атомная энергия, т. 250, (2009) 250</w:t>
      </w:r>
      <w:r w:rsidRPr="00FD34FD">
        <w:rPr>
          <w:rFonts w:eastAsia="MS Mincho"/>
          <w:szCs w:val="24"/>
        </w:rPr>
        <w:noBreakHyphen/>
        <w:t>257.</w:t>
      </w:r>
      <w:bookmarkEnd w:id="3509"/>
    </w:p>
    <w:p w:rsidR="00C6578D" w:rsidRPr="00FD34FD" w:rsidRDefault="00510D01" w:rsidP="00794673">
      <w:pPr>
        <w:numPr>
          <w:ilvl w:val="0"/>
          <w:numId w:val="42"/>
        </w:numPr>
        <w:tabs>
          <w:tab w:val="left" w:pos="1418"/>
        </w:tabs>
        <w:autoSpaceDE w:val="0"/>
        <w:autoSpaceDN w:val="0"/>
        <w:adjustRightInd w:val="0"/>
        <w:rPr>
          <w:color w:val="000000"/>
          <w:szCs w:val="24"/>
          <w:lang w:val="en-GB"/>
        </w:rPr>
      </w:pPr>
      <w:bookmarkStart w:id="3510" w:name="_Ref321767561"/>
      <w:r w:rsidRPr="00FD34FD">
        <w:rPr>
          <w:rFonts w:eastAsia="MS Mincho"/>
          <w:szCs w:val="24"/>
        </w:rPr>
        <w:t xml:space="preserve">А. Е. Киселев, В. И. Тарасов, С. В. Цаун. </w:t>
      </w:r>
      <w:r w:rsidRPr="00FD34FD">
        <w:rPr>
          <w:szCs w:val="24"/>
        </w:rPr>
        <w:t>Верификация обновленного модуля наработки расчета продуктов деления в составе отраслевого кода СОКРАТ</w:t>
      </w:r>
      <w:r w:rsidRPr="00FD34FD">
        <w:rPr>
          <w:rFonts w:eastAsia="MS Mincho"/>
          <w:szCs w:val="24"/>
        </w:rPr>
        <w:t xml:space="preserve">. Атомная Энергия, </w:t>
      </w:r>
      <w:bookmarkStart w:id="3511" w:name="_Ref291693153"/>
      <w:bookmarkEnd w:id="3510"/>
      <w:r w:rsidR="00C6578D" w:rsidRPr="00FD34FD">
        <w:rPr>
          <w:szCs w:val="24"/>
        </w:rPr>
        <w:t>№113, том  6,</w:t>
      </w:r>
      <w:r w:rsidR="00C6578D" w:rsidRPr="00FD34FD">
        <w:rPr>
          <w:szCs w:val="24"/>
          <w:lang w:val="en-GB"/>
        </w:rPr>
        <w:t xml:space="preserve"> 2013.</w:t>
      </w:r>
    </w:p>
    <w:p w:rsidR="00510D01" w:rsidRPr="00FD34FD" w:rsidRDefault="00510D01" w:rsidP="00794673">
      <w:pPr>
        <w:numPr>
          <w:ilvl w:val="0"/>
          <w:numId w:val="42"/>
        </w:numPr>
        <w:tabs>
          <w:tab w:val="left" w:pos="1418"/>
        </w:tabs>
        <w:rPr>
          <w:bCs/>
          <w:szCs w:val="24"/>
        </w:rPr>
      </w:pPr>
      <w:bookmarkStart w:id="3512" w:name="_Ref440461162"/>
      <w:r w:rsidRPr="00FD34FD">
        <w:rPr>
          <w:szCs w:val="24"/>
        </w:rPr>
        <w:t>В.И.</w:t>
      </w:r>
      <w:r w:rsidRPr="00FD34FD">
        <w:rPr>
          <w:szCs w:val="24"/>
          <w:lang w:val="en-US"/>
        </w:rPr>
        <w:t> </w:t>
      </w:r>
      <w:r w:rsidRPr="00FD34FD">
        <w:rPr>
          <w:szCs w:val="24"/>
        </w:rPr>
        <w:t xml:space="preserve">Тарасов. Моделирование диффузионного выхода радиоактивных продуктов деления из топлива </w:t>
      </w:r>
      <w:r w:rsidRPr="00FD34FD">
        <w:rPr>
          <w:szCs w:val="24"/>
          <w:lang w:val="en-US"/>
        </w:rPr>
        <w:t>UO</w:t>
      </w:r>
      <w:r w:rsidRPr="00FD34FD">
        <w:rPr>
          <w:szCs w:val="24"/>
          <w:vertAlign w:val="subscript"/>
        </w:rPr>
        <w:t>2</w:t>
      </w:r>
      <w:r w:rsidRPr="00FD34FD">
        <w:rPr>
          <w:szCs w:val="24"/>
          <w:lang w:val="en-US"/>
        </w:rPr>
        <w:t> </w:t>
      </w:r>
      <w:r w:rsidRPr="00FD34FD">
        <w:rPr>
          <w:szCs w:val="24"/>
        </w:rPr>
        <w:t>, Атомная Энергия 106 (2009), 319</w:t>
      </w:r>
      <w:r w:rsidRPr="00FD34FD">
        <w:rPr>
          <w:szCs w:val="24"/>
        </w:rPr>
        <w:noBreakHyphen/>
        <w:t>328.</w:t>
      </w:r>
      <w:bookmarkEnd w:id="3511"/>
      <w:bookmarkEnd w:id="3512"/>
    </w:p>
    <w:p w:rsidR="00510D01" w:rsidRPr="00FD34FD" w:rsidRDefault="00510D01" w:rsidP="00794673">
      <w:pPr>
        <w:numPr>
          <w:ilvl w:val="0"/>
          <w:numId w:val="42"/>
        </w:numPr>
        <w:tabs>
          <w:tab w:val="left" w:pos="1418"/>
        </w:tabs>
        <w:rPr>
          <w:szCs w:val="24"/>
          <w:lang w:val="en-US"/>
        </w:rPr>
      </w:pPr>
      <w:bookmarkStart w:id="3513" w:name="_Ref338589140"/>
      <w:bookmarkStart w:id="3514" w:name="_Ref378365891"/>
      <w:bookmarkStart w:id="3515" w:name="_Ref378365045"/>
      <w:r w:rsidRPr="00FD34FD">
        <w:rPr>
          <w:szCs w:val="24"/>
          <w:lang w:val="en-US"/>
        </w:rPr>
        <w:t>P. Garcia, A. Boulore, Y. Guerin, M. Trotabas, P. Goeuriot, In-Pile Densification of MOX Fuels in Relation to their Initial Microstructure, Proceedings of the Light Water Reactor</w:t>
      </w:r>
      <w:bookmarkEnd w:id="3513"/>
      <w:r w:rsidRPr="00FD34FD">
        <w:rPr>
          <w:szCs w:val="24"/>
          <w:lang w:val="en-US"/>
        </w:rPr>
        <w:t>.</w:t>
      </w:r>
      <w:bookmarkEnd w:id="3514"/>
    </w:p>
    <w:p w:rsidR="00510D01" w:rsidRPr="00FD34FD" w:rsidRDefault="00510D01" w:rsidP="00794673">
      <w:pPr>
        <w:numPr>
          <w:ilvl w:val="0"/>
          <w:numId w:val="42"/>
        </w:numPr>
        <w:tabs>
          <w:tab w:val="left" w:pos="1418"/>
        </w:tabs>
        <w:rPr>
          <w:szCs w:val="24"/>
        </w:rPr>
      </w:pPr>
      <w:bookmarkStart w:id="3516" w:name="_Ref378364951"/>
      <w:r w:rsidRPr="00FD34FD">
        <w:rPr>
          <w:szCs w:val="24"/>
          <w:lang w:val="en-US"/>
        </w:rPr>
        <w:t xml:space="preserve">C.T. Walker, T. Kameyama, S. Kitijma, M. Kinoshita, J. Nucl. </w:t>
      </w:r>
      <w:r w:rsidRPr="00FD34FD">
        <w:rPr>
          <w:szCs w:val="24"/>
        </w:rPr>
        <w:t>Mater. 188 (1992) 73.</w:t>
      </w:r>
      <w:bookmarkEnd w:id="3516"/>
    </w:p>
    <w:p w:rsidR="00510D01" w:rsidRPr="00FD34FD" w:rsidRDefault="00510D01" w:rsidP="00794673">
      <w:pPr>
        <w:numPr>
          <w:ilvl w:val="0"/>
          <w:numId w:val="42"/>
        </w:numPr>
        <w:tabs>
          <w:tab w:val="left" w:pos="1418"/>
        </w:tabs>
        <w:rPr>
          <w:szCs w:val="24"/>
        </w:rPr>
      </w:pPr>
      <w:r w:rsidRPr="00FD34FD">
        <w:rPr>
          <w:szCs w:val="24"/>
          <w:lang w:val="en-US"/>
        </w:rPr>
        <w:t xml:space="preserve">K. Nogita and K. Une, “Radiation-induced microstructural change in high burnup UO2 fuel  pellets”, Nucl. </w:t>
      </w:r>
      <w:r w:rsidRPr="00FD34FD">
        <w:rPr>
          <w:szCs w:val="24"/>
        </w:rPr>
        <w:t>Instruments and Meth. In Physics Research B91, pp 301-306, 1994.</w:t>
      </w:r>
    </w:p>
    <w:p w:rsidR="00510D01" w:rsidRPr="00FD34FD" w:rsidRDefault="00510D01" w:rsidP="00794673">
      <w:pPr>
        <w:numPr>
          <w:ilvl w:val="0"/>
          <w:numId w:val="42"/>
        </w:numPr>
        <w:tabs>
          <w:tab w:val="left" w:pos="1418"/>
        </w:tabs>
        <w:rPr>
          <w:szCs w:val="24"/>
        </w:rPr>
      </w:pPr>
      <w:r w:rsidRPr="00FD34FD">
        <w:rPr>
          <w:szCs w:val="24"/>
          <w:lang w:val="fr-FR"/>
        </w:rPr>
        <w:t xml:space="preserve">J. Spino, K. Vennix, M. Coquerelle, J. Nucl. </w:t>
      </w:r>
      <w:r w:rsidRPr="00FD34FD">
        <w:rPr>
          <w:szCs w:val="24"/>
        </w:rPr>
        <w:t>Mater. 231 (1996) 179.</w:t>
      </w:r>
    </w:p>
    <w:p w:rsidR="00510D01" w:rsidRPr="00FD34FD" w:rsidRDefault="00510D01" w:rsidP="00794673">
      <w:pPr>
        <w:numPr>
          <w:ilvl w:val="0"/>
          <w:numId w:val="42"/>
        </w:numPr>
        <w:tabs>
          <w:tab w:val="left" w:pos="1418"/>
        </w:tabs>
        <w:rPr>
          <w:szCs w:val="24"/>
          <w:lang w:val="en-US"/>
        </w:rPr>
      </w:pPr>
      <w:r w:rsidRPr="00FD34FD">
        <w:rPr>
          <w:szCs w:val="24"/>
          <w:lang w:val="en-US"/>
        </w:rPr>
        <w:t>I.L.F. Ray, Hj. Matzke, H.A. Thiele, M. Kinoshita, J. Nucl. Mater. 245 (1997) 115.</w:t>
      </w:r>
    </w:p>
    <w:p w:rsidR="00510D01" w:rsidRPr="00FD34FD" w:rsidRDefault="00510D01" w:rsidP="00794673">
      <w:pPr>
        <w:numPr>
          <w:ilvl w:val="0"/>
          <w:numId w:val="42"/>
        </w:numPr>
        <w:tabs>
          <w:tab w:val="left" w:pos="1418"/>
        </w:tabs>
        <w:rPr>
          <w:szCs w:val="24"/>
          <w:lang w:val="en-US"/>
        </w:rPr>
      </w:pPr>
      <w:r w:rsidRPr="00FD34FD">
        <w:rPr>
          <w:szCs w:val="24"/>
          <w:lang w:val="en-US"/>
        </w:rPr>
        <w:t>M.E. Cunningham, M.D. Freshley and D.D. Lanning, “Development and characteristics of the rim region in high burnup UO2 fuel pellets”, J. Nucl. Mat. 188 (1992) 19.</w:t>
      </w:r>
    </w:p>
    <w:p w:rsidR="00510D01" w:rsidRPr="00FD34FD" w:rsidRDefault="00510D01" w:rsidP="00794673">
      <w:pPr>
        <w:numPr>
          <w:ilvl w:val="0"/>
          <w:numId w:val="42"/>
        </w:numPr>
        <w:tabs>
          <w:tab w:val="left" w:pos="1418"/>
        </w:tabs>
        <w:rPr>
          <w:szCs w:val="24"/>
          <w:lang w:val="en-US"/>
        </w:rPr>
      </w:pPr>
      <w:r w:rsidRPr="00FD34FD">
        <w:rPr>
          <w:szCs w:val="24"/>
          <w:lang w:val="en-US"/>
        </w:rPr>
        <w:t>Fuel Performance Conference, April 10-13, Park City, USA, p. 679 (Oral Presentations), 2000.</w:t>
      </w:r>
    </w:p>
    <w:p w:rsidR="00510D01" w:rsidRPr="00FD34FD" w:rsidRDefault="00510D01" w:rsidP="00794673">
      <w:pPr>
        <w:numPr>
          <w:ilvl w:val="0"/>
          <w:numId w:val="42"/>
        </w:numPr>
        <w:tabs>
          <w:tab w:val="left" w:pos="1418"/>
        </w:tabs>
        <w:rPr>
          <w:szCs w:val="24"/>
          <w:lang w:val="en-US"/>
        </w:rPr>
      </w:pPr>
      <w:bookmarkStart w:id="3517" w:name="_Ref378365918"/>
      <w:r w:rsidRPr="00FD34FD">
        <w:rPr>
          <w:szCs w:val="24"/>
          <w:lang w:val="en-US"/>
        </w:rPr>
        <w:t>P. Cook, R. Stratton, C.T. Walker, Post Irradiation Examination of BNFL MOX Fuel, Proceedings of the Light Water Reactor Fuel Performance Conference, April 10-13, Park City, USA, p. 653 (Oral Presentations), 2000.</w:t>
      </w:r>
      <w:bookmarkEnd w:id="3517"/>
    </w:p>
    <w:p w:rsidR="00510D01" w:rsidRPr="00FD34FD" w:rsidRDefault="00510D01" w:rsidP="00794673">
      <w:pPr>
        <w:numPr>
          <w:ilvl w:val="0"/>
          <w:numId w:val="42"/>
        </w:numPr>
        <w:tabs>
          <w:tab w:val="left" w:pos="1418"/>
        </w:tabs>
        <w:rPr>
          <w:szCs w:val="24"/>
        </w:rPr>
      </w:pPr>
      <w:r w:rsidRPr="00FD34FD">
        <w:rPr>
          <w:szCs w:val="24"/>
          <w:lang w:val="en-US"/>
        </w:rPr>
        <w:t xml:space="preserve">H. Kleykamp, Post-irradiation studies on LWR-MOX fuel fabricated by the optimized co-milling process, J. Nucl. </w:t>
      </w:r>
      <w:r w:rsidRPr="00FD34FD">
        <w:rPr>
          <w:szCs w:val="24"/>
        </w:rPr>
        <w:t>Mater. 324 (2004) 198–202.</w:t>
      </w:r>
    </w:p>
    <w:p w:rsidR="00510D01" w:rsidRPr="00FD34FD" w:rsidRDefault="00510D01" w:rsidP="00794673">
      <w:pPr>
        <w:numPr>
          <w:ilvl w:val="0"/>
          <w:numId w:val="42"/>
        </w:numPr>
        <w:tabs>
          <w:tab w:val="left" w:pos="1418"/>
        </w:tabs>
        <w:rPr>
          <w:szCs w:val="24"/>
          <w:lang w:val="en-US"/>
        </w:rPr>
      </w:pPr>
      <w:bookmarkStart w:id="3518" w:name="_Ref378364956"/>
      <w:r w:rsidRPr="00FD34FD">
        <w:rPr>
          <w:szCs w:val="24"/>
          <w:lang w:val="en-US"/>
        </w:rPr>
        <w:t>Blanpain, P., Brunel, L., Thibault, X., and Trotabas, M., 2000. MOX fuel performance in the French PWRs: status and development, Proc. ANS Topical Meeting on Light Water Reactor Fuel Performance, Park City, Utah, April 10-13.</w:t>
      </w:r>
      <w:bookmarkEnd w:id="3518"/>
    </w:p>
    <w:p w:rsidR="00510D01" w:rsidRPr="00FD34FD" w:rsidRDefault="00510D01" w:rsidP="00794673">
      <w:pPr>
        <w:numPr>
          <w:ilvl w:val="0"/>
          <w:numId w:val="42"/>
        </w:numPr>
        <w:tabs>
          <w:tab w:val="left" w:pos="1418"/>
        </w:tabs>
        <w:rPr>
          <w:szCs w:val="24"/>
          <w:lang w:val="en-US"/>
        </w:rPr>
      </w:pPr>
      <w:bookmarkStart w:id="3519" w:name="_Ref435567537"/>
      <w:r w:rsidRPr="00FD34FD">
        <w:rPr>
          <w:szCs w:val="24"/>
          <w:lang w:val="en-US"/>
        </w:rPr>
        <w:t>L.O. Jernkvist, A.R. Massih, A.R., Models for fuel rod behaviour at high burnup, Swedish Nuclear Power Inspectorate (SKI) research report 2005:41, December 2004.</w:t>
      </w:r>
      <w:bookmarkEnd w:id="3515"/>
      <w:bookmarkEnd w:id="3519"/>
    </w:p>
    <w:p w:rsidR="00510D01" w:rsidRPr="00FD34FD" w:rsidRDefault="00510D01" w:rsidP="00794673">
      <w:pPr>
        <w:numPr>
          <w:ilvl w:val="0"/>
          <w:numId w:val="42"/>
        </w:numPr>
        <w:tabs>
          <w:tab w:val="left" w:pos="1418"/>
        </w:tabs>
        <w:rPr>
          <w:szCs w:val="24"/>
          <w:lang w:val="en-US"/>
        </w:rPr>
      </w:pPr>
      <w:bookmarkStart w:id="3520" w:name="_Ref338771784"/>
      <w:r w:rsidRPr="00FD34FD">
        <w:rPr>
          <w:szCs w:val="24"/>
          <w:lang w:val="en-US"/>
        </w:rPr>
        <w:t>L. O. Jernkvist, A model for fission gas release from mixed oxide nuclear fuel, SKI Report 2008:30, 2007.</w:t>
      </w:r>
      <w:bookmarkEnd w:id="3520"/>
    </w:p>
    <w:p w:rsidR="00510D01" w:rsidRPr="00FD34FD" w:rsidRDefault="00510D01" w:rsidP="00794673">
      <w:pPr>
        <w:numPr>
          <w:ilvl w:val="0"/>
          <w:numId w:val="42"/>
        </w:numPr>
        <w:tabs>
          <w:tab w:val="left" w:pos="1418"/>
        </w:tabs>
        <w:rPr>
          <w:bCs/>
          <w:szCs w:val="24"/>
          <w:lang w:val="en-US"/>
        </w:rPr>
      </w:pPr>
      <w:bookmarkStart w:id="3521" w:name="_Ref436768163"/>
      <w:bookmarkStart w:id="3522" w:name="_Ref338780191"/>
      <w:r w:rsidRPr="00FD34FD">
        <w:rPr>
          <w:bCs/>
          <w:szCs w:val="24"/>
          <w:lang w:val="en-US"/>
        </w:rPr>
        <w:t>T.R. England, B.F. Rider. Thermal Neutron Induced Fission Decay, LA-UR-94-3106,ENDF-349</w:t>
      </w:r>
      <w:bookmarkEnd w:id="3521"/>
    </w:p>
    <w:p w:rsidR="00510D01" w:rsidRPr="00FD34FD" w:rsidRDefault="00510D01" w:rsidP="00794673">
      <w:pPr>
        <w:numPr>
          <w:ilvl w:val="0"/>
          <w:numId w:val="42"/>
        </w:numPr>
        <w:tabs>
          <w:tab w:val="left" w:pos="1418"/>
        </w:tabs>
        <w:rPr>
          <w:bCs/>
          <w:szCs w:val="24"/>
        </w:rPr>
      </w:pPr>
      <w:bookmarkStart w:id="3523" w:name="_Ref368574580"/>
      <w:bookmarkEnd w:id="3522"/>
      <w:r w:rsidRPr="00FD34FD">
        <w:rPr>
          <w:szCs w:val="24"/>
        </w:rPr>
        <w:t>В.М. Колобашкин, П.М. Рубцов, В.Д. Ружанский, В.Д. Сидоренко "Радиационные характеристики облученного ядерного топлива: Справочник", Энергоатомиздат, 1983.</w:t>
      </w:r>
      <w:bookmarkEnd w:id="3523"/>
    </w:p>
    <w:p w:rsidR="00510D01" w:rsidRPr="00FD34FD" w:rsidRDefault="00510D01" w:rsidP="00794673">
      <w:pPr>
        <w:numPr>
          <w:ilvl w:val="0"/>
          <w:numId w:val="42"/>
        </w:numPr>
        <w:tabs>
          <w:tab w:val="left" w:pos="1418"/>
        </w:tabs>
        <w:rPr>
          <w:szCs w:val="24"/>
        </w:rPr>
      </w:pPr>
      <w:bookmarkStart w:id="3524" w:name="_Ref368574693"/>
      <w:r w:rsidRPr="00FD34FD">
        <w:rPr>
          <w:szCs w:val="24"/>
        </w:rPr>
        <w:lastRenderedPageBreak/>
        <w:t>Ю.Г. Дегальцев, Н.Н. Пономарев-Степной, В.Ф. Кузнецов. "Поведение высокотемпературного ядерного топлива при облучении", М., Энергоатомиздат, 1987.</w:t>
      </w:r>
      <w:bookmarkEnd w:id="3524"/>
    </w:p>
    <w:p w:rsidR="00510D01" w:rsidRPr="00FD34FD" w:rsidRDefault="00510D01" w:rsidP="00794673">
      <w:pPr>
        <w:numPr>
          <w:ilvl w:val="0"/>
          <w:numId w:val="42"/>
        </w:numPr>
        <w:tabs>
          <w:tab w:val="left" w:pos="1418"/>
        </w:tabs>
        <w:rPr>
          <w:szCs w:val="24"/>
          <w:lang w:val="en-US"/>
        </w:rPr>
      </w:pPr>
      <w:bookmarkStart w:id="3525" w:name="_Ref296712101"/>
      <w:bookmarkStart w:id="3526" w:name="_Ref440452821"/>
      <w:bookmarkStart w:id="3527" w:name="_Ref438129041"/>
      <w:bookmarkStart w:id="3528" w:name="_Ref368574783"/>
      <w:r w:rsidRPr="00FD34FD">
        <w:rPr>
          <w:szCs w:val="24"/>
          <w:lang w:val="en-US"/>
        </w:rPr>
        <w:t>M.S. Veshchunov, V.I. Tarasov, An Advanced Model for Grain Face Diffusion Transport in Irradiated UO</w:t>
      </w:r>
      <w:r w:rsidRPr="00FD34FD">
        <w:rPr>
          <w:szCs w:val="24"/>
          <w:vertAlign w:val="subscript"/>
          <w:lang w:val="en-US"/>
        </w:rPr>
        <w:t>2</w:t>
      </w:r>
      <w:r w:rsidRPr="00FD34FD">
        <w:rPr>
          <w:szCs w:val="24"/>
          <w:lang w:val="en-US"/>
        </w:rPr>
        <w:t xml:space="preserve"> Fuel. Part 1. Model Formulation, J. Nucl. Mater. 392 (2009) 78</w:t>
      </w:r>
      <w:r w:rsidRPr="00FD34FD">
        <w:rPr>
          <w:szCs w:val="24"/>
          <w:lang w:val="en-US"/>
        </w:rPr>
        <w:noBreakHyphen/>
        <w:t>84.</w:t>
      </w:r>
      <w:bookmarkEnd w:id="3525"/>
      <w:r w:rsidRPr="00FD34FD">
        <w:rPr>
          <w:szCs w:val="24"/>
          <w:lang w:val="en-US"/>
        </w:rPr>
        <w:t>,</w:t>
      </w:r>
      <w:bookmarkEnd w:id="3526"/>
      <w:r w:rsidRPr="00FD34FD">
        <w:rPr>
          <w:szCs w:val="24"/>
          <w:lang w:val="en-US"/>
        </w:rPr>
        <w:t xml:space="preserve"> </w:t>
      </w:r>
      <w:bookmarkEnd w:id="3527"/>
    </w:p>
    <w:p w:rsidR="00510D01" w:rsidRPr="00FD34FD" w:rsidRDefault="00510D01" w:rsidP="00794673">
      <w:pPr>
        <w:numPr>
          <w:ilvl w:val="0"/>
          <w:numId w:val="42"/>
        </w:numPr>
        <w:tabs>
          <w:tab w:val="left" w:pos="1418"/>
        </w:tabs>
        <w:rPr>
          <w:szCs w:val="24"/>
          <w:lang w:val="en-US"/>
        </w:rPr>
      </w:pPr>
      <w:bookmarkStart w:id="3529" w:name="_Ref438130631"/>
      <w:r w:rsidRPr="00FD34FD">
        <w:rPr>
          <w:szCs w:val="24"/>
          <w:lang w:val="en-US"/>
        </w:rPr>
        <w:t>H. Kleykamp. "The chemical state of the fission products in oxide fuels", J. Nucl. Mater., V. 131 (1985), P. 221–246.</w:t>
      </w:r>
      <w:bookmarkEnd w:id="3528"/>
      <w:bookmarkEnd w:id="3529"/>
    </w:p>
    <w:p w:rsidR="00510D01" w:rsidRPr="00FD34FD" w:rsidRDefault="00510D01" w:rsidP="00794673">
      <w:pPr>
        <w:numPr>
          <w:ilvl w:val="0"/>
          <w:numId w:val="42"/>
        </w:numPr>
        <w:tabs>
          <w:tab w:val="left" w:pos="1418"/>
        </w:tabs>
        <w:rPr>
          <w:szCs w:val="24"/>
          <w:lang w:val="en-US"/>
        </w:rPr>
      </w:pPr>
      <w:bookmarkStart w:id="3530" w:name="_Ref368575095"/>
      <w:r w:rsidRPr="00FD34FD">
        <w:rPr>
          <w:szCs w:val="24"/>
          <w:lang w:val="de-DE"/>
        </w:rPr>
        <w:t xml:space="preserve">J. Rest, S.A. Zawadzki. </w:t>
      </w:r>
      <w:r w:rsidRPr="00FD34FD">
        <w:rPr>
          <w:szCs w:val="24"/>
          <w:lang w:val="en-US"/>
        </w:rPr>
        <w:t>"FASTGRASS, A Mechanistic Model for the Prediction of Xe, I, Cs, Te, Ba and Sr release from Nuclear Fuel under Normal and Severe-Accident Conditions", NUREG/CR-5840 TI92 040783, 1994.</w:t>
      </w:r>
      <w:bookmarkEnd w:id="3530"/>
    </w:p>
    <w:p w:rsidR="00510D01" w:rsidRPr="00FD34FD" w:rsidRDefault="00510D01" w:rsidP="00794673">
      <w:pPr>
        <w:numPr>
          <w:ilvl w:val="0"/>
          <w:numId w:val="42"/>
        </w:numPr>
        <w:tabs>
          <w:tab w:val="left" w:pos="1418"/>
        </w:tabs>
        <w:rPr>
          <w:szCs w:val="24"/>
          <w:lang w:val="en-US"/>
        </w:rPr>
      </w:pPr>
      <w:bookmarkStart w:id="3531" w:name="_Ref368575127"/>
      <w:r w:rsidRPr="00FD34FD">
        <w:rPr>
          <w:szCs w:val="24"/>
          <w:lang w:val="da-DK"/>
        </w:rPr>
        <w:t xml:space="preserve">T.J. Heames et al. </w:t>
      </w:r>
      <w:r w:rsidRPr="00FD34FD">
        <w:rPr>
          <w:szCs w:val="24"/>
          <w:lang w:val="en-US"/>
        </w:rPr>
        <w:t>"VICTORIA: A Mechanistic Model of Radionuclide Behavior in the Reactor Coolant System Under Severe Accident Conditions", NUREG/CR-5545 SAND90-0756 Rev 1 R3, R4, 1992.</w:t>
      </w:r>
      <w:bookmarkEnd w:id="3531"/>
    </w:p>
    <w:p w:rsidR="00510D01" w:rsidRPr="00FD34FD" w:rsidRDefault="00510D01" w:rsidP="00794673">
      <w:pPr>
        <w:numPr>
          <w:ilvl w:val="0"/>
          <w:numId w:val="42"/>
        </w:numPr>
        <w:tabs>
          <w:tab w:val="left" w:pos="1418"/>
        </w:tabs>
        <w:rPr>
          <w:szCs w:val="24"/>
        </w:rPr>
      </w:pPr>
      <w:bookmarkStart w:id="3532" w:name="_Ref368575158"/>
      <w:r w:rsidRPr="00FD34FD">
        <w:rPr>
          <w:szCs w:val="24"/>
        </w:rPr>
        <w:t xml:space="preserve">А.В. Бердышев, М.С. Вещунов, В.Д. Озрин и др. "Механистический код "РЕЛИЗ", </w:t>
      </w:r>
      <w:r w:rsidRPr="00FD34FD">
        <w:rPr>
          <w:bCs/>
          <w:szCs w:val="24"/>
        </w:rPr>
        <w:t xml:space="preserve">Руководство пользователя", отчет ИБРАЭ РАН, </w:t>
      </w:r>
      <w:r w:rsidRPr="00FD34FD">
        <w:rPr>
          <w:bCs/>
          <w:kern w:val="24"/>
          <w:szCs w:val="24"/>
          <w:lang w:val="en-US"/>
        </w:rPr>
        <w:t>NSI</w:t>
      </w:r>
      <w:r w:rsidRPr="00FD34FD">
        <w:rPr>
          <w:bCs/>
          <w:kern w:val="24"/>
          <w:szCs w:val="24"/>
        </w:rPr>
        <w:t>–</w:t>
      </w:r>
      <w:r w:rsidRPr="00FD34FD">
        <w:rPr>
          <w:bCs/>
          <w:kern w:val="24"/>
          <w:szCs w:val="24"/>
          <w:lang w:val="en-US"/>
        </w:rPr>
        <w:t>SARR</w:t>
      </w:r>
      <w:r w:rsidRPr="00FD34FD">
        <w:rPr>
          <w:bCs/>
          <w:kern w:val="24"/>
          <w:szCs w:val="24"/>
        </w:rPr>
        <w:t>–116–2001.</w:t>
      </w:r>
      <w:bookmarkEnd w:id="3532"/>
    </w:p>
    <w:p w:rsidR="00510D01" w:rsidRPr="00FD34FD" w:rsidRDefault="00510D01" w:rsidP="00794673">
      <w:pPr>
        <w:numPr>
          <w:ilvl w:val="0"/>
          <w:numId w:val="42"/>
        </w:numPr>
        <w:tabs>
          <w:tab w:val="left" w:pos="1418"/>
        </w:tabs>
        <w:rPr>
          <w:szCs w:val="24"/>
          <w:lang w:val="en-US"/>
        </w:rPr>
      </w:pPr>
      <w:bookmarkStart w:id="3533" w:name="_Ref440452744"/>
      <w:bookmarkStart w:id="3534" w:name="_Ref438129952"/>
      <w:r w:rsidRPr="00FD34FD">
        <w:rPr>
          <w:szCs w:val="24"/>
          <w:lang w:val="en-US"/>
        </w:rPr>
        <w:t>M.S. Veshchunov, V.D. Ozrin, V.E. Shestak, V.I. Tarasov, R. Dubourg, G. Nicaise. «Development of mechanistic code MFPR for modelling fission product release from irradiated UO2 fuel», Nuclear Engineering and Design, 206 (2006) 179</w:t>
      </w:r>
      <w:r w:rsidR="005E3857" w:rsidRPr="00FD34FD">
        <w:rPr>
          <w:szCs w:val="24"/>
          <w:lang w:val="en-US"/>
        </w:rPr>
        <w:t>-200.</w:t>
      </w:r>
      <w:bookmarkEnd w:id="3533"/>
      <w:r w:rsidRPr="00FD34FD">
        <w:rPr>
          <w:szCs w:val="24"/>
          <w:lang w:val="en-US"/>
        </w:rPr>
        <w:t xml:space="preserve"> </w:t>
      </w:r>
      <w:bookmarkEnd w:id="3534"/>
    </w:p>
    <w:p w:rsidR="00510D01" w:rsidRPr="00FD34FD" w:rsidRDefault="00510D01" w:rsidP="00794673">
      <w:pPr>
        <w:numPr>
          <w:ilvl w:val="0"/>
          <w:numId w:val="42"/>
        </w:numPr>
        <w:tabs>
          <w:tab w:val="left" w:pos="1418"/>
        </w:tabs>
        <w:rPr>
          <w:szCs w:val="24"/>
          <w:lang w:val="en-US"/>
        </w:rPr>
      </w:pPr>
      <w:bookmarkStart w:id="3535" w:name="_Ref438130020"/>
      <w:bookmarkStart w:id="3536" w:name="_Ref368575276"/>
      <w:r w:rsidRPr="00FD34FD">
        <w:rPr>
          <w:szCs w:val="24"/>
          <w:lang w:val="en-US"/>
        </w:rPr>
        <w:t>M</w:t>
      </w:r>
      <w:r w:rsidRPr="00FD34FD">
        <w:rPr>
          <w:szCs w:val="24"/>
          <w:lang w:val="en-GB"/>
        </w:rPr>
        <w:t>.</w:t>
      </w:r>
      <w:r w:rsidRPr="00FD34FD">
        <w:rPr>
          <w:szCs w:val="24"/>
          <w:lang w:val="en-US"/>
        </w:rPr>
        <w:t>S</w:t>
      </w:r>
      <w:r w:rsidRPr="00FD34FD">
        <w:rPr>
          <w:szCs w:val="24"/>
          <w:lang w:val="en-GB"/>
        </w:rPr>
        <w:t>. Veshchuno</w:t>
      </w:r>
      <w:r w:rsidRPr="00FD34FD">
        <w:rPr>
          <w:szCs w:val="24"/>
          <w:lang w:val="en-US"/>
        </w:rPr>
        <w:t>v,</w:t>
      </w:r>
      <w:r w:rsidRPr="00FD34FD">
        <w:rPr>
          <w:szCs w:val="24"/>
          <w:lang w:val="en-GB"/>
        </w:rPr>
        <w:t xml:space="preserve"> </w:t>
      </w:r>
      <w:r w:rsidRPr="00FD34FD">
        <w:rPr>
          <w:szCs w:val="24"/>
          <w:lang w:val="en-US"/>
        </w:rPr>
        <w:t>R.</w:t>
      </w:r>
      <w:r w:rsidRPr="00FD34FD">
        <w:rPr>
          <w:szCs w:val="24"/>
          <w:lang w:val="en-GB"/>
        </w:rPr>
        <w:t xml:space="preserve"> Dubour</w:t>
      </w:r>
      <w:r w:rsidRPr="00FD34FD">
        <w:rPr>
          <w:szCs w:val="24"/>
          <w:lang w:val="en-US"/>
        </w:rPr>
        <w:t>g,</w:t>
      </w:r>
      <w:r w:rsidRPr="00FD34FD">
        <w:rPr>
          <w:szCs w:val="24"/>
          <w:lang w:val="en-GB"/>
        </w:rPr>
        <w:t xml:space="preserve"> </w:t>
      </w:r>
      <w:r w:rsidRPr="00FD34FD">
        <w:rPr>
          <w:szCs w:val="24"/>
          <w:lang w:val="en-US"/>
        </w:rPr>
        <w:t>V</w:t>
      </w:r>
      <w:r w:rsidRPr="00FD34FD">
        <w:rPr>
          <w:szCs w:val="24"/>
          <w:lang w:val="en-GB"/>
        </w:rPr>
        <w:t>.</w:t>
      </w:r>
      <w:r w:rsidRPr="00FD34FD">
        <w:rPr>
          <w:szCs w:val="24"/>
          <w:lang w:val="en-US"/>
        </w:rPr>
        <w:t>D.</w:t>
      </w:r>
      <w:r w:rsidRPr="00FD34FD">
        <w:rPr>
          <w:szCs w:val="24"/>
          <w:lang w:val="en-GB"/>
        </w:rPr>
        <w:t xml:space="preserve"> Ozri</w:t>
      </w:r>
      <w:r w:rsidRPr="00FD34FD">
        <w:rPr>
          <w:szCs w:val="24"/>
          <w:lang w:val="en-US"/>
        </w:rPr>
        <w:t>n,</w:t>
      </w:r>
      <w:r w:rsidRPr="00FD34FD">
        <w:rPr>
          <w:szCs w:val="24"/>
          <w:lang w:val="en-GB"/>
        </w:rPr>
        <w:t xml:space="preserve"> </w:t>
      </w:r>
      <w:r w:rsidRPr="00FD34FD">
        <w:rPr>
          <w:szCs w:val="24"/>
          <w:lang w:val="en-US"/>
        </w:rPr>
        <w:t>V</w:t>
      </w:r>
      <w:r w:rsidRPr="00FD34FD">
        <w:rPr>
          <w:szCs w:val="24"/>
          <w:lang w:val="en-GB"/>
        </w:rPr>
        <w:t>.</w:t>
      </w:r>
      <w:r w:rsidRPr="00FD34FD">
        <w:rPr>
          <w:szCs w:val="24"/>
          <w:lang w:val="en-US"/>
        </w:rPr>
        <w:t>E.</w:t>
      </w:r>
      <w:r w:rsidRPr="00FD34FD">
        <w:rPr>
          <w:szCs w:val="24"/>
          <w:lang w:val="en-GB"/>
        </w:rPr>
        <w:t xml:space="preserve"> Shesta</w:t>
      </w:r>
      <w:r w:rsidRPr="00FD34FD">
        <w:rPr>
          <w:szCs w:val="24"/>
          <w:lang w:val="en-US"/>
        </w:rPr>
        <w:t>k,</w:t>
      </w:r>
      <w:r w:rsidRPr="00FD34FD">
        <w:rPr>
          <w:szCs w:val="24"/>
          <w:lang w:val="en-GB"/>
        </w:rPr>
        <w:t xml:space="preserve"> </w:t>
      </w:r>
      <w:r w:rsidRPr="00FD34FD">
        <w:rPr>
          <w:szCs w:val="24"/>
          <w:lang w:val="en-US"/>
        </w:rPr>
        <w:t>V</w:t>
      </w:r>
      <w:r w:rsidRPr="00FD34FD">
        <w:rPr>
          <w:szCs w:val="24"/>
          <w:lang w:val="en-GB"/>
        </w:rPr>
        <w:t>.</w:t>
      </w:r>
      <w:r w:rsidRPr="00FD34FD">
        <w:rPr>
          <w:szCs w:val="24"/>
          <w:lang w:val="en-US"/>
        </w:rPr>
        <w:t>I.</w:t>
      </w:r>
      <w:r w:rsidRPr="00FD34FD">
        <w:rPr>
          <w:szCs w:val="24"/>
          <w:lang w:val="en-GB"/>
        </w:rPr>
        <w:t xml:space="preserve"> Taraso</w:t>
      </w:r>
      <w:r w:rsidRPr="00FD34FD">
        <w:rPr>
          <w:szCs w:val="24"/>
          <w:lang w:val="en-US"/>
        </w:rPr>
        <w:t xml:space="preserve">v, </w:t>
      </w:r>
      <w:r w:rsidRPr="00FD34FD">
        <w:rPr>
          <w:szCs w:val="24"/>
          <w:lang w:val="en-GB"/>
        </w:rPr>
        <w:t>«Mechanistic modelling of urania fuel evolution and fission product migration during irradiation and heatin</w:t>
      </w:r>
      <w:r w:rsidRPr="00FD34FD">
        <w:rPr>
          <w:szCs w:val="24"/>
          <w:lang w:val="en-US"/>
        </w:rPr>
        <w:t>g», Journal of Nuclear Materials, 362 (2007) 327-335.</w:t>
      </w:r>
      <w:bookmarkEnd w:id="3535"/>
    </w:p>
    <w:p w:rsidR="00510D01" w:rsidRPr="00FD34FD" w:rsidRDefault="00510D01" w:rsidP="00794673">
      <w:pPr>
        <w:numPr>
          <w:ilvl w:val="0"/>
          <w:numId w:val="42"/>
        </w:numPr>
        <w:tabs>
          <w:tab w:val="left" w:pos="1418"/>
        </w:tabs>
        <w:rPr>
          <w:szCs w:val="24"/>
          <w:lang w:val="en-US"/>
        </w:rPr>
      </w:pPr>
      <w:bookmarkStart w:id="3537" w:name="_Ref438130605"/>
      <w:r w:rsidRPr="00FD34FD">
        <w:rPr>
          <w:szCs w:val="24"/>
          <w:lang w:val="de-DE"/>
        </w:rPr>
        <w:t xml:space="preserve">T.B. Lindemer and T.M. Besmann. </w:t>
      </w:r>
      <w:r w:rsidRPr="00FD34FD">
        <w:rPr>
          <w:szCs w:val="24"/>
          <w:lang w:val="en-US"/>
        </w:rPr>
        <w:t>"Chemical thermodynamic representation of &lt;UO</w:t>
      </w:r>
      <w:r w:rsidRPr="00FD34FD">
        <w:rPr>
          <w:szCs w:val="24"/>
          <w:vertAlign w:val="subscript"/>
          <w:lang w:val="en-US"/>
        </w:rPr>
        <w:t>2</w:t>
      </w:r>
      <w:r w:rsidRPr="00FD34FD">
        <w:rPr>
          <w:szCs w:val="24"/>
          <w:vertAlign w:val="subscript"/>
        </w:rPr>
        <w:sym w:font="Symbol" w:char="F0B1"/>
      </w:r>
      <w:r w:rsidRPr="00FD34FD">
        <w:rPr>
          <w:szCs w:val="24"/>
          <w:vertAlign w:val="subscript"/>
          <w:lang w:val="en-US"/>
        </w:rPr>
        <w:t>x</w:t>
      </w:r>
      <w:r w:rsidRPr="00FD34FD">
        <w:rPr>
          <w:szCs w:val="24"/>
          <w:lang w:val="en-US"/>
        </w:rPr>
        <w:t>&gt;", J. Nucl. Matter., V.</w:t>
      </w:r>
      <w:r w:rsidRPr="00FD34FD">
        <w:rPr>
          <w:szCs w:val="24"/>
        </w:rPr>
        <w:t xml:space="preserve"> </w:t>
      </w:r>
      <w:r w:rsidRPr="00FD34FD">
        <w:rPr>
          <w:szCs w:val="24"/>
          <w:lang w:val="en-US"/>
        </w:rPr>
        <w:t>130 (1985), ), P. 473–488.</w:t>
      </w:r>
      <w:bookmarkEnd w:id="3537"/>
    </w:p>
    <w:p w:rsidR="00510D01" w:rsidRPr="00FD34FD" w:rsidRDefault="00510D01" w:rsidP="00794673">
      <w:pPr>
        <w:numPr>
          <w:ilvl w:val="0"/>
          <w:numId w:val="42"/>
        </w:numPr>
        <w:tabs>
          <w:tab w:val="left" w:pos="1418"/>
        </w:tabs>
        <w:rPr>
          <w:szCs w:val="24"/>
          <w:lang w:val="en-US"/>
        </w:rPr>
      </w:pPr>
      <w:bookmarkStart w:id="3538" w:name="_Ref438130807"/>
      <w:r w:rsidRPr="00FD34FD">
        <w:rPr>
          <w:szCs w:val="24"/>
          <w:lang w:val="en-US"/>
        </w:rPr>
        <w:t>V.I. Tarasov, M.S. Veshchunov, An Advanced Model for Grain Face Diffusion Transport in Irradiated UO</w:t>
      </w:r>
      <w:r w:rsidRPr="00FD34FD">
        <w:rPr>
          <w:szCs w:val="24"/>
          <w:vertAlign w:val="subscript"/>
          <w:lang w:val="en-US"/>
        </w:rPr>
        <w:t>2</w:t>
      </w:r>
      <w:r w:rsidRPr="00FD34FD">
        <w:rPr>
          <w:szCs w:val="24"/>
          <w:lang w:val="en-US"/>
        </w:rPr>
        <w:t xml:space="preserve"> Fuel. Part 2. Model Implementation and Validation, J. Nucl. Mater. 392 (2009) 85</w:t>
      </w:r>
      <w:r w:rsidRPr="00FD34FD">
        <w:rPr>
          <w:szCs w:val="24"/>
          <w:lang w:val="en-US"/>
        </w:rPr>
        <w:noBreakHyphen/>
        <w:t>89.</w:t>
      </w:r>
      <w:bookmarkEnd w:id="3538"/>
    </w:p>
    <w:p w:rsidR="00510D01" w:rsidRPr="00FD34FD" w:rsidRDefault="00510D01" w:rsidP="00794673">
      <w:pPr>
        <w:numPr>
          <w:ilvl w:val="0"/>
          <w:numId w:val="42"/>
        </w:numPr>
        <w:tabs>
          <w:tab w:val="left" w:pos="1418"/>
        </w:tabs>
        <w:rPr>
          <w:szCs w:val="24"/>
          <w:lang w:val="en-US"/>
        </w:rPr>
      </w:pPr>
      <w:bookmarkStart w:id="3539" w:name="_Ref438131008"/>
      <w:r w:rsidRPr="00FD34FD">
        <w:rPr>
          <w:kern w:val="36"/>
          <w:szCs w:val="24"/>
          <w:lang w:val="en-US"/>
        </w:rPr>
        <w:t>V.D. Ozrin. A model for evolution of oxygen potential and stoichiometry deviation in irradiated UO</w:t>
      </w:r>
      <w:r w:rsidRPr="00FD34FD">
        <w:rPr>
          <w:kern w:val="36"/>
          <w:szCs w:val="24"/>
          <w:vertAlign w:val="subscript"/>
          <w:lang w:val="en-US"/>
        </w:rPr>
        <w:t>2</w:t>
      </w:r>
      <w:r w:rsidRPr="00FD34FD">
        <w:rPr>
          <w:kern w:val="36"/>
          <w:szCs w:val="24"/>
          <w:lang w:val="en-US"/>
        </w:rPr>
        <w:t xml:space="preserve"> fuel. J</w:t>
      </w:r>
      <w:r w:rsidRPr="00FD34FD">
        <w:rPr>
          <w:kern w:val="36"/>
          <w:szCs w:val="24"/>
        </w:rPr>
        <w:t xml:space="preserve">. </w:t>
      </w:r>
      <w:r w:rsidRPr="00FD34FD">
        <w:rPr>
          <w:kern w:val="36"/>
          <w:szCs w:val="24"/>
          <w:lang w:val="en-US"/>
        </w:rPr>
        <w:t>Nucl</w:t>
      </w:r>
      <w:r w:rsidRPr="00FD34FD">
        <w:rPr>
          <w:kern w:val="36"/>
          <w:szCs w:val="24"/>
        </w:rPr>
        <w:t xml:space="preserve">. </w:t>
      </w:r>
      <w:r w:rsidRPr="00FD34FD">
        <w:rPr>
          <w:kern w:val="36"/>
          <w:szCs w:val="24"/>
          <w:lang w:val="en-US"/>
        </w:rPr>
        <w:t>Mater</w:t>
      </w:r>
      <w:r w:rsidRPr="00FD34FD">
        <w:rPr>
          <w:kern w:val="36"/>
          <w:szCs w:val="24"/>
        </w:rPr>
        <w:t>. 419 (2011) 371–377.</w:t>
      </w:r>
      <w:bookmarkEnd w:id="3539"/>
    </w:p>
    <w:p w:rsidR="00510D01" w:rsidRPr="00FD34FD" w:rsidRDefault="00510D01" w:rsidP="00794673">
      <w:pPr>
        <w:numPr>
          <w:ilvl w:val="0"/>
          <w:numId w:val="42"/>
        </w:numPr>
        <w:tabs>
          <w:tab w:val="left" w:pos="1418"/>
        </w:tabs>
        <w:rPr>
          <w:szCs w:val="24"/>
          <w:lang w:val="en-US"/>
        </w:rPr>
      </w:pPr>
      <w:bookmarkStart w:id="3540" w:name="_Ref368576024"/>
      <w:bookmarkEnd w:id="3536"/>
      <w:r w:rsidRPr="00FD34FD">
        <w:rPr>
          <w:szCs w:val="24"/>
          <w:lang w:val="en-US"/>
        </w:rPr>
        <w:t>H. Kleykamp. "The solubility of selected fission products in UO</w:t>
      </w:r>
      <w:r w:rsidRPr="00FD34FD">
        <w:rPr>
          <w:szCs w:val="24"/>
          <w:vertAlign w:val="subscript"/>
          <w:lang w:val="en-US"/>
        </w:rPr>
        <w:t>2</w:t>
      </w:r>
      <w:r w:rsidRPr="00FD34FD">
        <w:rPr>
          <w:szCs w:val="24"/>
          <w:lang w:val="en-US"/>
        </w:rPr>
        <w:t xml:space="preserve"> and (U, Pu)O</w:t>
      </w:r>
      <w:r w:rsidRPr="00FD34FD">
        <w:rPr>
          <w:szCs w:val="24"/>
          <w:vertAlign w:val="subscript"/>
          <w:lang w:val="en-US"/>
        </w:rPr>
        <w:t>2</w:t>
      </w:r>
      <w:r w:rsidRPr="00FD34FD">
        <w:rPr>
          <w:szCs w:val="24"/>
          <w:lang w:val="en-US"/>
        </w:rPr>
        <w:t>", J. Nucl. Mater., V. 206 (1993), P. 82–86.</w:t>
      </w:r>
      <w:bookmarkEnd w:id="3540"/>
    </w:p>
    <w:p w:rsidR="00510D01" w:rsidRPr="00FD34FD" w:rsidRDefault="00510D01" w:rsidP="00794673">
      <w:pPr>
        <w:numPr>
          <w:ilvl w:val="0"/>
          <w:numId w:val="42"/>
        </w:numPr>
        <w:tabs>
          <w:tab w:val="left" w:pos="1418"/>
        </w:tabs>
        <w:rPr>
          <w:szCs w:val="24"/>
          <w:lang w:val="en-US"/>
        </w:rPr>
      </w:pPr>
      <w:bookmarkStart w:id="3541" w:name="_Ref368576094"/>
      <w:r w:rsidRPr="00FD34FD">
        <w:rPr>
          <w:szCs w:val="24"/>
          <w:lang w:val="en-US"/>
        </w:rPr>
        <w:t>S. Imoto. "Chemical state of fission products in irradiated UO</w:t>
      </w:r>
      <w:r w:rsidRPr="00FD34FD">
        <w:rPr>
          <w:szCs w:val="24"/>
          <w:vertAlign w:val="subscript"/>
          <w:lang w:val="en-US"/>
        </w:rPr>
        <w:t>2</w:t>
      </w:r>
      <w:r w:rsidRPr="00FD34FD">
        <w:rPr>
          <w:szCs w:val="24"/>
          <w:lang w:val="en-US"/>
        </w:rPr>
        <w:t>", J. Nucl. Mater., V. 140 (1986), P. 1927.</w:t>
      </w:r>
      <w:bookmarkEnd w:id="3541"/>
    </w:p>
    <w:p w:rsidR="00510D01" w:rsidRPr="00FD34FD" w:rsidRDefault="00510D01" w:rsidP="00794673">
      <w:pPr>
        <w:numPr>
          <w:ilvl w:val="0"/>
          <w:numId w:val="42"/>
        </w:numPr>
        <w:tabs>
          <w:tab w:val="left" w:pos="1418"/>
        </w:tabs>
        <w:rPr>
          <w:szCs w:val="24"/>
          <w:lang w:val="en-US"/>
        </w:rPr>
      </w:pPr>
      <w:r w:rsidRPr="00FD34FD">
        <w:rPr>
          <w:szCs w:val="24"/>
          <w:lang w:val="en-US"/>
        </w:rPr>
        <w:t>E.H.P. Cordfunke and R.J.M. Konings. "Chemical interactions in water-cooled nuclear fuel: a thermochemical approach", J. Nucl. Mater., V. 152 (1988), P. 301–309.</w:t>
      </w:r>
    </w:p>
    <w:p w:rsidR="00510D01" w:rsidRPr="00FD34FD" w:rsidRDefault="00510D01" w:rsidP="00794673">
      <w:pPr>
        <w:numPr>
          <w:ilvl w:val="0"/>
          <w:numId w:val="42"/>
        </w:numPr>
        <w:tabs>
          <w:tab w:val="left" w:pos="1418"/>
        </w:tabs>
        <w:rPr>
          <w:szCs w:val="24"/>
          <w:lang w:val="en-US"/>
        </w:rPr>
      </w:pPr>
      <w:r w:rsidRPr="00FD34FD">
        <w:rPr>
          <w:szCs w:val="24"/>
          <w:lang w:val="en-US"/>
        </w:rPr>
        <w:t>R.G.J. Ball, W.G. Burns, J. Henshaw, M.A. Mignanelli and P.E. Potter. "The chemical constitution of the fuel-clad gap in oxide fuel pins for nuclear reactors", J. Nucl. Mater., V. 167 (1989), P. 191–204.</w:t>
      </w:r>
    </w:p>
    <w:p w:rsidR="00510D01" w:rsidRPr="00FD34FD" w:rsidRDefault="00510D01" w:rsidP="00794673">
      <w:pPr>
        <w:numPr>
          <w:ilvl w:val="0"/>
          <w:numId w:val="42"/>
        </w:numPr>
        <w:tabs>
          <w:tab w:val="left" w:pos="1418"/>
        </w:tabs>
        <w:rPr>
          <w:szCs w:val="24"/>
          <w:lang w:val="en-US"/>
        </w:rPr>
      </w:pPr>
      <w:r w:rsidRPr="00FD34FD">
        <w:rPr>
          <w:szCs w:val="24"/>
          <w:lang w:val="en-US"/>
        </w:rPr>
        <w:t>E.H.P. Cordfunke and R.J.M. Konings. "The release of fission products from degraded UO</w:t>
      </w:r>
      <w:r w:rsidRPr="00FD34FD">
        <w:rPr>
          <w:szCs w:val="24"/>
          <w:vertAlign w:val="subscript"/>
          <w:lang w:val="en-US"/>
        </w:rPr>
        <w:t>2</w:t>
      </w:r>
      <w:r w:rsidRPr="00FD34FD">
        <w:rPr>
          <w:szCs w:val="24"/>
          <w:lang w:val="en-US"/>
        </w:rPr>
        <w:t xml:space="preserve"> fuel: thermochemical aspects", J. Nucl. Mater., V. 201 (1993), P. 57–69.</w:t>
      </w:r>
    </w:p>
    <w:p w:rsidR="00510D01" w:rsidRPr="00FD34FD" w:rsidRDefault="00510D01" w:rsidP="00794673">
      <w:pPr>
        <w:numPr>
          <w:ilvl w:val="0"/>
          <w:numId w:val="42"/>
        </w:numPr>
        <w:tabs>
          <w:tab w:val="left" w:pos="1418"/>
        </w:tabs>
        <w:rPr>
          <w:szCs w:val="24"/>
          <w:lang w:val="en-US"/>
        </w:rPr>
      </w:pPr>
      <w:bookmarkStart w:id="3542" w:name="_Ref368576107"/>
      <w:r w:rsidRPr="00FD34FD">
        <w:rPr>
          <w:szCs w:val="24"/>
          <w:lang w:val="en-US"/>
        </w:rPr>
        <w:t>K. Moriyama and H. Furuya. "Thermochemical prediction of chemical form distributions of fission products in LWR oxide fuels irradiated to high burnup", J. Nucl. Sci. and Techn., V. 34 (1997), P. 900–908.</w:t>
      </w:r>
      <w:bookmarkEnd w:id="3542"/>
    </w:p>
    <w:p w:rsidR="00510D01" w:rsidRPr="00FD34FD" w:rsidRDefault="00510D01" w:rsidP="00794673">
      <w:pPr>
        <w:numPr>
          <w:ilvl w:val="0"/>
          <w:numId w:val="42"/>
        </w:numPr>
        <w:tabs>
          <w:tab w:val="left" w:pos="1418"/>
        </w:tabs>
        <w:rPr>
          <w:szCs w:val="24"/>
          <w:lang w:val="en-US"/>
        </w:rPr>
      </w:pPr>
      <w:bookmarkStart w:id="3543" w:name="_Ref368576226"/>
      <w:r w:rsidRPr="00FD34FD">
        <w:rPr>
          <w:szCs w:val="24"/>
          <w:lang w:val="de-DE"/>
        </w:rPr>
        <w:t xml:space="preserve">W.E. Wang, D.R. Olander and T.B. Lindemer. </w:t>
      </w:r>
      <w:r w:rsidRPr="00FD34FD">
        <w:rPr>
          <w:szCs w:val="24"/>
          <w:lang w:val="en-US"/>
        </w:rPr>
        <w:t>"Vaporisation thermodynamics of urania-neodymium mixed oxides", J. Nucl. Mater., V.</w:t>
      </w:r>
      <w:r w:rsidRPr="00FD34FD">
        <w:rPr>
          <w:szCs w:val="24"/>
        </w:rPr>
        <w:t> </w:t>
      </w:r>
      <w:r w:rsidRPr="00FD34FD">
        <w:rPr>
          <w:szCs w:val="24"/>
          <w:lang w:val="en-US"/>
        </w:rPr>
        <w:t xml:space="preserve">211 </w:t>
      </w:r>
      <w:r w:rsidRPr="00FD34FD">
        <w:rPr>
          <w:szCs w:val="24"/>
        </w:rPr>
        <w:t xml:space="preserve">(1994), </w:t>
      </w:r>
      <w:r w:rsidRPr="00FD34FD">
        <w:rPr>
          <w:szCs w:val="24"/>
          <w:lang w:val="en-US"/>
        </w:rPr>
        <w:t xml:space="preserve">P. </w:t>
      </w:r>
      <w:r w:rsidRPr="00FD34FD">
        <w:rPr>
          <w:szCs w:val="24"/>
        </w:rPr>
        <w:t>85</w:t>
      </w:r>
      <w:r w:rsidRPr="00FD34FD">
        <w:rPr>
          <w:szCs w:val="24"/>
          <w:lang w:val="en-US"/>
        </w:rPr>
        <w:t>–</w:t>
      </w:r>
      <w:r w:rsidRPr="00FD34FD">
        <w:rPr>
          <w:szCs w:val="24"/>
        </w:rPr>
        <w:t>94.</w:t>
      </w:r>
      <w:bookmarkEnd w:id="3543"/>
    </w:p>
    <w:p w:rsidR="00510D01" w:rsidRPr="00FD34FD" w:rsidRDefault="00510D01" w:rsidP="00794673">
      <w:pPr>
        <w:numPr>
          <w:ilvl w:val="0"/>
          <w:numId w:val="42"/>
        </w:numPr>
        <w:tabs>
          <w:tab w:val="left" w:pos="1418"/>
        </w:tabs>
        <w:rPr>
          <w:szCs w:val="24"/>
        </w:rPr>
      </w:pPr>
      <w:bookmarkStart w:id="3544" w:name="_Ref368576254"/>
      <w:r w:rsidRPr="00FD34FD">
        <w:rPr>
          <w:szCs w:val="24"/>
        </w:rPr>
        <w:t>Байбуз, В.Ю. Зицерман, Л.М. Голубушкин, У.Г. Чернов. "Химическое равновесие в неидеальных системах", М.: Институт высоких температур, 1985.</w:t>
      </w:r>
      <w:bookmarkEnd w:id="3544"/>
    </w:p>
    <w:p w:rsidR="00510D01" w:rsidRPr="00FD34FD" w:rsidRDefault="00510D01" w:rsidP="00794673">
      <w:pPr>
        <w:numPr>
          <w:ilvl w:val="0"/>
          <w:numId w:val="42"/>
        </w:numPr>
        <w:tabs>
          <w:tab w:val="left" w:pos="1418"/>
        </w:tabs>
        <w:rPr>
          <w:szCs w:val="24"/>
        </w:rPr>
      </w:pPr>
      <w:bookmarkStart w:id="3545" w:name="_Ref368576465"/>
      <w:r w:rsidRPr="00FD34FD">
        <w:rPr>
          <w:szCs w:val="24"/>
          <w:lang w:val="en-US"/>
        </w:rPr>
        <w:t xml:space="preserve">L.V. Gurvich, I.V. Veitz et al. "Thermodynamic properties of individual substances", Fourth edition in 5 volumes, Hemisphere Publ. </w:t>
      </w:r>
      <w:r w:rsidRPr="00FD34FD">
        <w:rPr>
          <w:szCs w:val="24"/>
        </w:rPr>
        <w:t>Co, NY, L., 1989.</w:t>
      </w:r>
      <w:bookmarkEnd w:id="3545"/>
    </w:p>
    <w:p w:rsidR="00510D01" w:rsidRPr="00FD34FD" w:rsidRDefault="00510D01" w:rsidP="00794673">
      <w:pPr>
        <w:numPr>
          <w:ilvl w:val="0"/>
          <w:numId w:val="42"/>
        </w:numPr>
        <w:tabs>
          <w:tab w:val="left" w:pos="1418"/>
        </w:tabs>
        <w:rPr>
          <w:szCs w:val="24"/>
          <w:lang w:val="en-US"/>
        </w:rPr>
      </w:pPr>
      <w:bookmarkStart w:id="3546" w:name="_Ref368576480"/>
      <w:r w:rsidRPr="00FD34FD">
        <w:rPr>
          <w:szCs w:val="24"/>
          <w:lang w:val="da-DK"/>
        </w:rPr>
        <w:t xml:space="preserve">L.V. Gurvich, V.S. Iorish et al. </w:t>
      </w:r>
      <w:r w:rsidRPr="00FD34FD">
        <w:rPr>
          <w:szCs w:val="24"/>
          <w:lang w:val="en-US"/>
        </w:rPr>
        <w:t>"IVTANTHERMO — A Thermodynamic Database and Software System for Personal Computer. User's guide", CRC Press, Inc., Boca Raton, 1993.</w:t>
      </w:r>
      <w:bookmarkEnd w:id="3546"/>
    </w:p>
    <w:p w:rsidR="00510D01" w:rsidRPr="00FD34FD" w:rsidRDefault="00510D01" w:rsidP="00794673">
      <w:pPr>
        <w:numPr>
          <w:ilvl w:val="0"/>
          <w:numId w:val="42"/>
        </w:numPr>
        <w:tabs>
          <w:tab w:val="left" w:pos="1418"/>
        </w:tabs>
        <w:rPr>
          <w:szCs w:val="24"/>
          <w:lang w:val="en-US"/>
        </w:rPr>
      </w:pPr>
      <w:bookmarkStart w:id="3547" w:name="_Ref358233020"/>
      <w:r w:rsidRPr="00FD34FD">
        <w:rPr>
          <w:szCs w:val="24"/>
          <w:lang w:val="en-US"/>
        </w:rPr>
        <w:t xml:space="preserve">B.J. Lewis, W.T. Thompson, F. Akbari, D.M. Thompson, C. Thurgood, J. Higgs, Thermodynamic and kinetic modeling of fuel oxidation behaviour in operating defective fuel, J. Nucl. </w:t>
      </w:r>
      <w:r w:rsidRPr="00FD34FD">
        <w:rPr>
          <w:szCs w:val="24"/>
        </w:rPr>
        <w:t>Mater. 328 (2004) 180.</w:t>
      </w:r>
      <w:bookmarkEnd w:id="3547"/>
    </w:p>
    <w:p w:rsidR="00510D01" w:rsidRPr="00FD34FD" w:rsidRDefault="00510D01" w:rsidP="00794673">
      <w:pPr>
        <w:numPr>
          <w:ilvl w:val="0"/>
          <w:numId w:val="42"/>
        </w:numPr>
        <w:tabs>
          <w:tab w:val="left" w:pos="1418"/>
        </w:tabs>
        <w:rPr>
          <w:szCs w:val="24"/>
          <w:lang w:val="en-US"/>
        </w:rPr>
      </w:pPr>
      <w:bookmarkStart w:id="3548" w:name="_Ref438131832"/>
      <w:r w:rsidRPr="00FD34FD">
        <w:rPr>
          <w:kern w:val="36"/>
          <w:szCs w:val="24"/>
          <w:lang w:val="en-US"/>
        </w:rPr>
        <w:t>V.D. Ozrin. A model for evolution of oxygen potential and stoichiometry deviation in irradiated UO</w:t>
      </w:r>
      <w:r w:rsidRPr="00FD34FD">
        <w:rPr>
          <w:kern w:val="36"/>
          <w:szCs w:val="24"/>
          <w:vertAlign w:val="subscript"/>
          <w:lang w:val="en-US"/>
        </w:rPr>
        <w:t>2</w:t>
      </w:r>
      <w:r w:rsidRPr="00FD34FD">
        <w:rPr>
          <w:kern w:val="36"/>
          <w:szCs w:val="24"/>
          <w:lang w:val="en-US"/>
        </w:rPr>
        <w:t xml:space="preserve"> fuel. J</w:t>
      </w:r>
      <w:r w:rsidRPr="00FD34FD">
        <w:rPr>
          <w:kern w:val="36"/>
          <w:szCs w:val="24"/>
        </w:rPr>
        <w:t xml:space="preserve">. </w:t>
      </w:r>
      <w:r w:rsidRPr="00FD34FD">
        <w:rPr>
          <w:kern w:val="36"/>
          <w:szCs w:val="24"/>
          <w:lang w:val="en-US"/>
        </w:rPr>
        <w:t>Nucl</w:t>
      </w:r>
      <w:r w:rsidRPr="00FD34FD">
        <w:rPr>
          <w:kern w:val="36"/>
          <w:szCs w:val="24"/>
        </w:rPr>
        <w:t xml:space="preserve">. </w:t>
      </w:r>
      <w:r w:rsidRPr="00FD34FD">
        <w:rPr>
          <w:kern w:val="36"/>
          <w:szCs w:val="24"/>
          <w:lang w:val="en-US"/>
        </w:rPr>
        <w:t>Mater</w:t>
      </w:r>
      <w:r w:rsidRPr="00FD34FD">
        <w:rPr>
          <w:kern w:val="36"/>
          <w:szCs w:val="24"/>
        </w:rPr>
        <w:t>. 419 (2011) 371–377</w:t>
      </w:r>
      <w:bookmarkEnd w:id="3548"/>
    </w:p>
    <w:p w:rsidR="00510D01" w:rsidRPr="00FD34FD" w:rsidRDefault="00510D01" w:rsidP="00794673">
      <w:pPr>
        <w:numPr>
          <w:ilvl w:val="0"/>
          <w:numId w:val="42"/>
        </w:numPr>
        <w:tabs>
          <w:tab w:val="left" w:pos="1418"/>
        </w:tabs>
        <w:rPr>
          <w:szCs w:val="24"/>
          <w:lang w:val="en-US"/>
        </w:rPr>
      </w:pPr>
      <w:bookmarkStart w:id="3549" w:name="_Ref295328150"/>
      <w:bookmarkStart w:id="3550" w:name="_Ref295302616"/>
      <w:r w:rsidRPr="00FD34FD">
        <w:rPr>
          <w:szCs w:val="24"/>
          <w:lang w:val="en-US"/>
        </w:rPr>
        <w:lastRenderedPageBreak/>
        <w:t>C. Sari and G. Schumacher, Oxygen redistribution in fast reactor oxide fuel, J. Nucl. Mater. 61 (1976) 192–202.</w:t>
      </w:r>
      <w:bookmarkEnd w:id="3549"/>
    </w:p>
    <w:p w:rsidR="00B31DBB" w:rsidRPr="00FD34FD" w:rsidRDefault="00510D01" w:rsidP="00794673">
      <w:pPr>
        <w:numPr>
          <w:ilvl w:val="0"/>
          <w:numId w:val="42"/>
        </w:numPr>
        <w:tabs>
          <w:tab w:val="left" w:pos="1418"/>
        </w:tabs>
        <w:rPr>
          <w:szCs w:val="24"/>
          <w:lang w:val="en-US"/>
        </w:rPr>
      </w:pPr>
      <w:bookmarkStart w:id="3551" w:name="_Ref438131914"/>
      <w:r w:rsidRPr="00FD34FD">
        <w:rPr>
          <w:szCs w:val="24"/>
          <w:lang w:val="en-US"/>
        </w:rPr>
        <w:t>J. Abrefah, A.de Aguiar Briad, W. Wang, Y. Khalil, and D.R. Olander, High Temperature Oxidation of UO2 in Steam-Hydrogen Mixtures, J. Nucl. Matter. 208 (1994) 98-110</w:t>
      </w:r>
      <w:bookmarkStart w:id="3552" w:name="_Ref295329469"/>
      <w:bookmarkEnd w:id="3550"/>
      <w:r w:rsidR="00B31DBB" w:rsidRPr="00FD34FD">
        <w:rPr>
          <w:szCs w:val="24"/>
          <w:lang w:val="en-US"/>
        </w:rPr>
        <w:t>.</w:t>
      </w:r>
    </w:p>
    <w:p w:rsidR="00510D01" w:rsidRPr="00FD34FD" w:rsidRDefault="00510D01" w:rsidP="00794673">
      <w:pPr>
        <w:numPr>
          <w:ilvl w:val="0"/>
          <w:numId w:val="42"/>
        </w:numPr>
        <w:tabs>
          <w:tab w:val="left" w:pos="1418"/>
        </w:tabs>
        <w:rPr>
          <w:szCs w:val="24"/>
          <w:lang w:val="en-US"/>
        </w:rPr>
      </w:pPr>
      <w:r w:rsidRPr="00FD34FD">
        <w:rPr>
          <w:szCs w:val="24"/>
          <w:lang w:val="en-US"/>
        </w:rPr>
        <w:t xml:space="preserve"> </w:t>
      </w:r>
      <w:bookmarkStart w:id="3553" w:name="_Ref440453234"/>
      <w:r w:rsidRPr="00FD34FD">
        <w:rPr>
          <w:szCs w:val="24"/>
          <w:lang w:val="en-US"/>
        </w:rPr>
        <w:t>B.V. Dobrov, V.V. Likhanskii, V.D. Ozrin, A.A. Solodov, M.P. Kissane and H. Manenc, Kinetics of UO</w:t>
      </w:r>
      <w:r w:rsidRPr="00FD34FD">
        <w:rPr>
          <w:szCs w:val="24"/>
          <w:vertAlign w:val="subscript"/>
          <w:lang w:val="en-US"/>
        </w:rPr>
        <w:t>2</w:t>
      </w:r>
      <w:r w:rsidRPr="00FD34FD">
        <w:rPr>
          <w:szCs w:val="24"/>
          <w:lang w:val="en-US"/>
        </w:rPr>
        <w:t xml:space="preserve"> oxidation in steam atmosphere, J. Nucl. Matter. 255 (1998) 59.</w:t>
      </w:r>
      <w:bookmarkEnd w:id="3551"/>
      <w:bookmarkEnd w:id="3552"/>
      <w:bookmarkEnd w:id="3553"/>
    </w:p>
    <w:p w:rsidR="00510D01" w:rsidRPr="00FD34FD" w:rsidRDefault="00510D01" w:rsidP="00794673">
      <w:pPr>
        <w:numPr>
          <w:ilvl w:val="0"/>
          <w:numId w:val="42"/>
        </w:numPr>
        <w:tabs>
          <w:tab w:val="left" w:pos="1418"/>
        </w:tabs>
        <w:rPr>
          <w:szCs w:val="24"/>
          <w:lang w:val="en-US"/>
        </w:rPr>
      </w:pPr>
      <w:bookmarkStart w:id="3554" w:name="_Ref372211306"/>
      <w:r w:rsidRPr="00FD34FD">
        <w:rPr>
          <w:szCs w:val="24"/>
          <w:lang w:val="en-US"/>
        </w:rPr>
        <w:t>W.R. Smith. in "Theoretical Chemistry, Advances and Perspectives", V. 5, N.Y., Academic Press, 1979.</w:t>
      </w:r>
      <w:bookmarkEnd w:id="3554"/>
    </w:p>
    <w:p w:rsidR="00510D01" w:rsidRPr="00FD34FD" w:rsidRDefault="00510D01" w:rsidP="00794673">
      <w:pPr>
        <w:numPr>
          <w:ilvl w:val="0"/>
          <w:numId w:val="42"/>
        </w:numPr>
        <w:tabs>
          <w:tab w:val="left" w:pos="1418"/>
        </w:tabs>
        <w:rPr>
          <w:szCs w:val="24"/>
          <w:lang w:val="en-US"/>
        </w:rPr>
      </w:pPr>
      <w:bookmarkStart w:id="3555" w:name="_Ref368577016"/>
      <w:r w:rsidRPr="00FD34FD">
        <w:rPr>
          <w:szCs w:val="24"/>
        </w:rPr>
        <w:t>Методические</w:t>
      </w:r>
      <w:r w:rsidRPr="00DB5DA7">
        <w:rPr>
          <w:szCs w:val="24"/>
        </w:rPr>
        <w:t xml:space="preserve"> </w:t>
      </w:r>
      <w:r w:rsidRPr="00FD34FD">
        <w:rPr>
          <w:szCs w:val="24"/>
        </w:rPr>
        <w:t>указания</w:t>
      </w:r>
      <w:r w:rsidRPr="00DB5DA7">
        <w:rPr>
          <w:szCs w:val="24"/>
        </w:rPr>
        <w:t xml:space="preserve"> </w:t>
      </w:r>
      <w:r w:rsidRPr="00FD34FD">
        <w:rPr>
          <w:szCs w:val="24"/>
        </w:rPr>
        <w:t>по</w:t>
      </w:r>
      <w:r w:rsidRPr="00DB5DA7">
        <w:rPr>
          <w:szCs w:val="24"/>
        </w:rPr>
        <w:t xml:space="preserve"> </w:t>
      </w:r>
      <w:r w:rsidRPr="00FD34FD">
        <w:rPr>
          <w:szCs w:val="24"/>
        </w:rPr>
        <w:t xml:space="preserve">определению выхода радиоактивных продуктов из твэлов и за пределы первого контура при нормальной эксплуатации и при авариях. Правила и нормы в атомной энергетике. Приложение </w:t>
      </w:r>
      <w:r w:rsidRPr="00FD34FD">
        <w:rPr>
          <w:szCs w:val="24"/>
          <w:lang w:val="en-US"/>
        </w:rPr>
        <w:t>III</w:t>
      </w:r>
      <w:r w:rsidRPr="00FD34FD">
        <w:rPr>
          <w:szCs w:val="24"/>
        </w:rPr>
        <w:t>: Методика расчета активности продуктов деления в теплоносителе КМПЦ и в сдувках с эжекторов реактора типа РБМК. Вторая редакция. ИАЭ им. И.В. Курчатова, М., 1987.</w:t>
      </w:r>
      <w:bookmarkEnd w:id="3555"/>
    </w:p>
    <w:p w:rsidR="00510D01" w:rsidRPr="00FD34FD" w:rsidRDefault="00510D01" w:rsidP="00794673">
      <w:pPr>
        <w:numPr>
          <w:ilvl w:val="0"/>
          <w:numId w:val="42"/>
        </w:numPr>
        <w:tabs>
          <w:tab w:val="left" w:pos="1418"/>
        </w:tabs>
        <w:rPr>
          <w:szCs w:val="24"/>
          <w:lang w:val="en-US"/>
        </w:rPr>
      </w:pPr>
      <w:bookmarkStart w:id="3556" w:name="_Ref368577269"/>
      <w:r w:rsidRPr="00FD34FD">
        <w:rPr>
          <w:szCs w:val="24"/>
          <w:lang w:val="en-US"/>
        </w:rPr>
        <w:t>Reid and Thomas. The properties of gases and liquids. MacGraw Hill, 1966.</w:t>
      </w:r>
      <w:bookmarkEnd w:id="3556"/>
    </w:p>
    <w:p w:rsidR="00510D01" w:rsidRPr="00FD34FD" w:rsidRDefault="00510D01" w:rsidP="00794673">
      <w:pPr>
        <w:numPr>
          <w:ilvl w:val="0"/>
          <w:numId w:val="42"/>
        </w:numPr>
        <w:tabs>
          <w:tab w:val="left" w:pos="1418"/>
        </w:tabs>
        <w:rPr>
          <w:szCs w:val="24"/>
          <w:lang w:val="en-US"/>
        </w:rPr>
      </w:pPr>
      <w:bookmarkStart w:id="3557" w:name="_Ref368577353"/>
      <w:r w:rsidRPr="00FD34FD">
        <w:rPr>
          <w:szCs w:val="24"/>
          <w:lang w:val="en-US"/>
        </w:rPr>
        <w:t>S.R. Brinkley. "Calculation of equilibrium of system of many constituents", J. Chem. Phys. V. 15 (1947), P. 107–110.</w:t>
      </w:r>
      <w:bookmarkEnd w:id="3557"/>
    </w:p>
    <w:p w:rsidR="00510D01" w:rsidRPr="00FD34FD" w:rsidRDefault="00510D01" w:rsidP="00794673">
      <w:pPr>
        <w:numPr>
          <w:ilvl w:val="0"/>
          <w:numId w:val="42"/>
        </w:numPr>
        <w:tabs>
          <w:tab w:val="left" w:pos="1418"/>
        </w:tabs>
        <w:rPr>
          <w:szCs w:val="24"/>
          <w:lang w:val="en-US"/>
        </w:rPr>
      </w:pPr>
      <w:bookmarkStart w:id="3558" w:name="_Ref368577571"/>
      <w:r w:rsidRPr="00FD34FD">
        <w:rPr>
          <w:szCs w:val="24"/>
        </w:rPr>
        <w:t>К. Флетчер. Вычислительные методы в динамике жидкостей. Том 2. Методы расчета различных течений. М., Мир, 1991.</w:t>
      </w:r>
      <w:bookmarkEnd w:id="3558"/>
    </w:p>
    <w:p w:rsidR="00510D01" w:rsidRPr="00FD34FD" w:rsidRDefault="00510D01" w:rsidP="00794673">
      <w:pPr>
        <w:numPr>
          <w:ilvl w:val="0"/>
          <w:numId w:val="42"/>
        </w:numPr>
        <w:tabs>
          <w:tab w:val="left" w:pos="1418"/>
        </w:tabs>
        <w:rPr>
          <w:szCs w:val="24"/>
          <w:lang w:val="en-US"/>
        </w:rPr>
      </w:pPr>
      <w:bookmarkStart w:id="3559" w:name="_Ref368577624"/>
      <w:r w:rsidRPr="00FD34FD">
        <w:rPr>
          <w:szCs w:val="24"/>
        </w:rPr>
        <w:t>В.В. Коняшов, А.М. Краснов. Методика расчета выхода радиоактивных газообразных продуктов деления из-под оболочки дефектного твэла в теплоноситель водоохлаждаемого реактора. Димитровград, 1993.</w:t>
      </w:r>
      <w:bookmarkEnd w:id="3559"/>
    </w:p>
    <w:p w:rsidR="00510D01" w:rsidRDefault="00510D01" w:rsidP="00794673">
      <w:pPr>
        <w:numPr>
          <w:ilvl w:val="0"/>
          <w:numId w:val="42"/>
        </w:numPr>
        <w:tabs>
          <w:tab w:val="left" w:pos="1418"/>
        </w:tabs>
        <w:rPr>
          <w:ins w:id="3560" w:author="Tatiana Yudina" w:date="2016-12-15T14:42:00Z"/>
          <w:szCs w:val="24"/>
          <w:lang w:val="en-US"/>
        </w:rPr>
      </w:pPr>
      <w:bookmarkStart w:id="3561" w:name="_Ref368577759"/>
      <w:r w:rsidRPr="00FD34FD">
        <w:rPr>
          <w:szCs w:val="24"/>
        </w:rPr>
        <w:t>П. Райст. Аэрозоли. Введение в теорию. М</w:t>
      </w:r>
      <w:r w:rsidRPr="00FD34FD">
        <w:rPr>
          <w:szCs w:val="24"/>
          <w:lang w:val="en-US"/>
        </w:rPr>
        <w:t>.,</w:t>
      </w:r>
      <w:r w:rsidRPr="00FD34FD">
        <w:rPr>
          <w:szCs w:val="24"/>
        </w:rPr>
        <w:t>Мир</w:t>
      </w:r>
      <w:r w:rsidRPr="00FD34FD">
        <w:rPr>
          <w:szCs w:val="24"/>
          <w:lang w:val="en-US"/>
        </w:rPr>
        <w:t xml:space="preserve">, 1987, 279 </w:t>
      </w:r>
      <w:r w:rsidRPr="00FD34FD">
        <w:rPr>
          <w:szCs w:val="24"/>
        </w:rPr>
        <w:t>с</w:t>
      </w:r>
      <w:r w:rsidRPr="00FD34FD">
        <w:rPr>
          <w:szCs w:val="24"/>
          <w:lang w:val="en-US"/>
        </w:rPr>
        <w:t>.</w:t>
      </w:r>
      <w:bookmarkEnd w:id="3561"/>
    </w:p>
    <w:p w:rsidR="00510D01" w:rsidRPr="00FD34FD" w:rsidRDefault="00510D01" w:rsidP="00794673">
      <w:pPr>
        <w:numPr>
          <w:ilvl w:val="0"/>
          <w:numId w:val="42"/>
        </w:numPr>
        <w:tabs>
          <w:tab w:val="left" w:pos="1418"/>
        </w:tabs>
        <w:rPr>
          <w:szCs w:val="24"/>
          <w:lang w:val="en-US"/>
        </w:rPr>
      </w:pPr>
      <w:bookmarkStart w:id="3562" w:name="_Ref368577914"/>
      <w:r w:rsidRPr="003C4F95">
        <w:rPr>
          <w:szCs w:val="24"/>
          <w:highlight w:val="green"/>
          <w:lang w:val="en-US"/>
        </w:rPr>
        <w:t>Talbot</w:t>
      </w:r>
      <w:r w:rsidRPr="00FD34FD">
        <w:rPr>
          <w:szCs w:val="24"/>
          <w:lang w:val="en-US"/>
        </w:rPr>
        <w:t xml:space="preserve"> L., Cheng R.K., Schefer R.W., Willis D.R., "Termophoretic deposition of small particles in a direct numerical simulation of turbulent channel flow", Int. J. Heat and Mass Transfer., 1998, V. 41, P. 4167–4182.</w:t>
      </w:r>
      <w:bookmarkEnd w:id="3562"/>
    </w:p>
    <w:p w:rsidR="00510D01" w:rsidRPr="00FD34FD" w:rsidRDefault="00510D01" w:rsidP="00794673">
      <w:pPr>
        <w:numPr>
          <w:ilvl w:val="0"/>
          <w:numId w:val="42"/>
        </w:numPr>
        <w:tabs>
          <w:tab w:val="left" w:pos="1418"/>
        </w:tabs>
        <w:rPr>
          <w:szCs w:val="24"/>
          <w:lang w:val="en-US"/>
        </w:rPr>
      </w:pPr>
      <w:bookmarkStart w:id="3563" w:name="_Ref368577954"/>
      <w:r w:rsidRPr="00FD34FD">
        <w:rPr>
          <w:szCs w:val="24"/>
          <w:lang w:val="en-US"/>
        </w:rPr>
        <w:t>Clift R., Grace J.</w:t>
      </w:r>
      <w:r w:rsidRPr="00FD34FD">
        <w:rPr>
          <w:caps/>
          <w:szCs w:val="24"/>
          <w:lang w:val="en-US"/>
        </w:rPr>
        <w:t>R,</w:t>
      </w:r>
      <w:r w:rsidRPr="00FD34FD">
        <w:rPr>
          <w:szCs w:val="24"/>
          <w:lang w:val="en-US"/>
        </w:rPr>
        <w:t xml:space="preserve"> Weber M.E. Bubbles, drops and particles. N.Y., Academic Press, 1978.</w:t>
      </w:r>
      <w:bookmarkEnd w:id="3563"/>
    </w:p>
    <w:p w:rsidR="00510D01" w:rsidRPr="00FD34FD" w:rsidDel="00D451A2" w:rsidRDefault="00510D01" w:rsidP="00794673">
      <w:pPr>
        <w:numPr>
          <w:ilvl w:val="0"/>
          <w:numId w:val="42"/>
        </w:numPr>
        <w:tabs>
          <w:tab w:val="left" w:pos="1418"/>
        </w:tabs>
        <w:rPr>
          <w:del w:id="3564" w:author="Tsaun" w:date="2017-01-09T16:09:00Z"/>
          <w:szCs w:val="24"/>
        </w:rPr>
      </w:pPr>
      <w:bookmarkStart w:id="3565" w:name="_Ref368577995"/>
      <w:del w:id="3566" w:author="Tsaun" w:date="2017-01-09T16:09:00Z">
        <w:r w:rsidRPr="00FD34FD" w:rsidDel="00D451A2">
          <w:rPr>
            <w:szCs w:val="24"/>
            <w:lang w:val="en-US"/>
          </w:rPr>
          <w:delText xml:space="preserve">Davies C.N.. Fundamentals of Aerosol Science. D.T.Shaw. Ed.. Wiley. </w:delText>
        </w:r>
        <w:r w:rsidRPr="00FD34FD" w:rsidDel="00D451A2">
          <w:rPr>
            <w:szCs w:val="24"/>
          </w:rPr>
          <w:delText>New York (1978)</w:delText>
        </w:r>
        <w:bookmarkEnd w:id="3565"/>
      </w:del>
    </w:p>
    <w:p w:rsidR="00510D01" w:rsidRPr="00FD34FD" w:rsidRDefault="00510D01" w:rsidP="00794673">
      <w:pPr>
        <w:numPr>
          <w:ilvl w:val="0"/>
          <w:numId w:val="42"/>
        </w:numPr>
        <w:tabs>
          <w:tab w:val="left" w:pos="1418"/>
        </w:tabs>
        <w:rPr>
          <w:szCs w:val="24"/>
          <w:lang w:val="en-US"/>
        </w:rPr>
      </w:pPr>
      <w:bookmarkStart w:id="3567" w:name="_Ref368578027"/>
      <w:r w:rsidRPr="00647F4F">
        <w:rPr>
          <w:szCs w:val="24"/>
          <w:highlight w:val="green"/>
          <w:lang w:val="en-US"/>
        </w:rPr>
        <w:t>Talbot</w:t>
      </w:r>
      <w:r w:rsidRPr="00FD34FD">
        <w:rPr>
          <w:szCs w:val="24"/>
          <w:lang w:val="en-US"/>
        </w:rPr>
        <w:t xml:space="preserve"> L., Cheng R.K., Schefer R.W., Willis D.R. "</w:t>
      </w:r>
      <w:r w:rsidRPr="00FD34FD">
        <w:rPr>
          <w:szCs w:val="24"/>
          <w:lang w:val="en-GB"/>
        </w:rPr>
        <w:t>Thermophoresis of particles in a heated boundary layer", J</w:t>
      </w:r>
      <w:r w:rsidRPr="00FD34FD">
        <w:rPr>
          <w:szCs w:val="24"/>
          <w:lang w:val="en-US"/>
        </w:rPr>
        <w:t xml:space="preserve">. </w:t>
      </w:r>
      <w:r w:rsidRPr="00FD34FD">
        <w:rPr>
          <w:szCs w:val="24"/>
          <w:lang w:val="en-GB"/>
        </w:rPr>
        <w:t>Fluid</w:t>
      </w:r>
      <w:r w:rsidRPr="00FD34FD">
        <w:rPr>
          <w:szCs w:val="24"/>
          <w:lang w:val="en-US"/>
        </w:rPr>
        <w:t xml:space="preserve"> </w:t>
      </w:r>
      <w:r w:rsidRPr="00FD34FD">
        <w:rPr>
          <w:szCs w:val="24"/>
          <w:lang w:val="en-GB"/>
        </w:rPr>
        <w:t>Mech</w:t>
      </w:r>
      <w:r w:rsidRPr="00FD34FD">
        <w:rPr>
          <w:szCs w:val="24"/>
          <w:lang w:val="en-US"/>
        </w:rPr>
        <w:t xml:space="preserve">., </w:t>
      </w:r>
      <w:r w:rsidRPr="00FD34FD">
        <w:rPr>
          <w:szCs w:val="24"/>
          <w:lang w:val="en-GB"/>
        </w:rPr>
        <w:t>V</w:t>
      </w:r>
      <w:r w:rsidRPr="00FD34FD">
        <w:rPr>
          <w:szCs w:val="24"/>
          <w:lang w:val="en-US"/>
        </w:rPr>
        <w:t xml:space="preserve">. 101, 1980, </w:t>
      </w:r>
      <w:r w:rsidRPr="00FD34FD">
        <w:rPr>
          <w:szCs w:val="24"/>
          <w:lang w:val="en-GB"/>
        </w:rPr>
        <w:t>P</w:t>
      </w:r>
      <w:r w:rsidRPr="00FD34FD">
        <w:rPr>
          <w:szCs w:val="24"/>
          <w:lang w:val="en-US"/>
        </w:rPr>
        <w:t>. 737</w:t>
      </w:r>
      <w:r w:rsidRPr="00FD34FD">
        <w:rPr>
          <w:szCs w:val="24"/>
          <w:lang w:val="en-GB"/>
        </w:rPr>
        <w:sym w:font="Symbol" w:char="F02D"/>
      </w:r>
      <w:r w:rsidRPr="00FD34FD">
        <w:rPr>
          <w:szCs w:val="24"/>
          <w:lang w:val="en-US"/>
        </w:rPr>
        <w:t>758.</w:t>
      </w:r>
      <w:bookmarkEnd w:id="3567"/>
    </w:p>
    <w:p w:rsidR="00510D01" w:rsidRPr="00FD34FD" w:rsidRDefault="00510D01" w:rsidP="00794673">
      <w:pPr>
        <w:numPr>
          <w:ilvl w:val="0"/>
          <w:numId w:val="42"/>
        </w:numPr>
        <w:tabs>
          <w:tab w:val="left" w:pos="1418"/>
        </w:tabs>
        <w:rPr>
          <w:szCs w:val="24"/>
          <w:lang w:val="en-US"/>
        </w:rPr>
      </w:pPr>
      <w:bookmarkStart w:id="3568" w:name="_Ref368578132"/>
      <w:r w:rsidRPr="00FD34FD">
        <w:rPr>
          <w:szCs w:val="24"/>
          <w:lang w:val="en-US"/>
        </w:rPr>
        <w:t>Saffman P.G., Turner J.S. 1956. On the collision of drops in turbulent clouds. J.Fluid Mech., Vol.</w:t>
      </w:r>
      <w:r w:rsidRPr="00FD34FD">
        <w:rPr>
          <w:szCs w:val="24"/>
        </w:rPr>
        <w:t xml:space="preserve"> </w:t>
      </w:r>
      <w:r w:rsidRPr="00FD34FD">
        <w:rPr>
          <w:szCs w:val="24"/>
          <w:lang w:val="en-US"/>
        </w:rPr>
        <w:t>1, Pt 1, P.</w:t>
      </w:r>
      <w:r w:rsidRPr="00FD34FD">
        <w:rPr>
          <w:szCs w:val="24"/>
        </w:rPr>
        <w:t xml:space="preserve"> </w:t>
      </w:r>
      <w:r w:rsidRPr="00FD34FD">
        <w:rPr>
          <w:szCs w:val="24"/>
          <w:lang w:val="en-US"/>
        </w:rPr>
        <w:t>16–30.</w:t>
      </w:r>
      <w:bookmarkEnd w:id="3568"/>
    </w:p>
    <w:p w:rsidR="00510D01" w:rsidRPr="00FD34FD" w:rsidRDefault="00510D01" w:rsidP="00794673">
      <w:pPr>
        <w:numPr>
          <w:ilvl w:val="0"/>
          <w:numId w:val="42"/>
        </w:numPr>
        <w:tabs>
          <w:tab w:val="left" w:pos="1418"/>
        </w:tabs>
        <w:rPr>
          <w:szCs w:val="24"/>
          <w:lang w:val="en-US"/>
        </w:rPr>
      </w:pPr>
      <w:bookmarkStart w:id="3569" w:name="_Ref368578171"/>
      <w:r w:rsidRPr="00FD34FD">
        <w:rPr>
          <w:szCs w:val="24"/>
          <w:lang w:val="en-US"/>
        </w:rPr>
        <w:t>Jordan H. And Kuhlman M.R. TRAP-MELT2 User’s Manual, BMI-2124, NUREG/CR-4205 (May 1985).</w:t>
      </w:r>
      <w:bookmarkEnd w:id="3569"/>
    </w:p>
    <w:p w:rsidR="00510D01" w:rsidRPr="00FD34FD" w:rsidRDefault="00510D01" w:rsidP="00794673">
      <w:pPr>
        <w:numPr>
          <w:ilvl w:val="0"/>
          <w:numId w:val="42"/>
        </w:numPr>
        <w:tabs>
          <w:tab w:val="left" w:pos="1418"/>
        </w:tabs>
        <w:rPr>
          <w:szCs w:val="24"/>
          <w:lang w:val="en-US"/>
        </w:rPr>
      </w:pPr>
      <w:bookmarkStart w:id="3570" w:name="_Ref368578190"/>
      <w:r w:rsidRPr="00FD34FD">
        <w:rPr>
          <w:szCs w:val="24"/>
          <w:lang w:val="en-US"/>
        </w:rPr>
        <w:t>Seinfeld J.H., Pandis S.N. Atmospheric chemistry and physics. Wiley 2006, New Jersey, p. 1213.</w:t>
      </w:r>
      <w:bookmarkEnd w:id="3570"/>
    </w:p>
    <w:p w:rsidR="00510D01" w:rsidRPr="00FD34FD" w:rsidRDefault="00510D01" w:rsidP="00794673">
      <w:pPr>
        <w:numPr>
          <w:ilvl w:val="0"/>
          <w:numId w:val="42"/>
        </w:numPr>
        <w:tabs>
          <w:tab w:val="left" w:pos="1418"/>
        </w:tabs>
        <w:rPr>
          <w:szCs w:val="24"/>
          <w:lang w:val="en-US"/>
        </w:rPr>
      </w:pPr>
      <w:bookmarkStart w:id="3571" w:name="_Ref368578252"/>
      <w:r w:rsidRPr="00FD34FD">
        <w:rPr>
          <w:szCs w:val="24"/>
          <w:lang w:val="en-US"/>
        </w:rPr>
        <w:t>Perry’s chemical engineers of gases. 6</w:t>
      </w:r>
      <w:r w:rsidRPr="00FD34FD">
        <w:rPr>
          <w:szCs w:val="24"/>
          <w:vertAlign w:val="superscript"/>
          <w:lang w:val="en-US"/>
        </w:rPr>
        <w:t>th</w:t>
      </w:r>
      <w:r w:rsidRPr="00FD34FD">
        <w:rPr>
          <w:szCs w:val="24"/>
          <w:lang w:val="en-US"/>
        </w:rPr>
        <w:t xml:space="preserve"> edition MacGraw Hill, 1984.</w:t>
      </w:r>
      <w:bookmarkEnd w:id="3571"/>
    </w:p>
    <w:p w:rsidR="00510D01" w:rsidRPr="00FD34FD" w:rsidRDefault="00510D01" w:rsidP="00794673">
      <w:pPr>
        <w:numPr>
          <w:ilvl w:val="0"/>
          <w:numId w:val="42"/>
        </w:numPr>
        <w:tabs>
          <w:tab w:val="left" w:pos="1418"/>
        </w:tabs>
        <w:rPr>
          <w:szCs w:val="24"/>
          <w:lang w:val="en-US"/>
        </w:rPr>
      </w:pPr>
      <w:bookmarkStart w:id="3572" w:name="_Ref368578300"/>
      <w:r w:rsidRPr="00FD34FD">
        <w:rPr>
          <w:szCs w:val="24"/>
          <w:lang w:val="en-US"/>
        </w:rPr>
        <w:t>Genco J.M., Berry W.E., Rosenberg H.S., Morrison D.L., Fission Product Deposition and Its Enhancement under Reactor Accident Conditions: Deposition on Primary-System Surfaces, Buttelle Columbus Laboratories No. BMI – 1863, March, 1969.</w:t>
      </w:r>
      <w:bookmarkEnd w:id="3572"/>
    </w:p>
    <w:p w:rsidR="00510D01" w:rsidRPr="00FD34FD" w:rsidRDefault="00510D01" w:rsidP="00794673">
      <w:pPr>
        <w:numPr>
          <w:ilvl w:val="0"/>
          <w:numId w:val="42"/>
        </w:numPr>
        <w:tabs>
          <w:tab w:val="left" w:pos="1418"/>
        </w:tabs>
        <w:rPr>
          <w:szCs w:val="24"/>
          <w:lang w:val="en-US"/>
        </w:rPr>
      </w:pPr>
      <w:bookmarkStart w:id="3573" w:name="_Ref368578327"/>
      <w:r w:rsidRPr="00FD34FD">
        <w:rPr>
          <w:szCs w:val="24"/>
          <w:lang w:val="en-US"/>
        </w:rPr>
        <w:t>Elrick R.M., Sallach R.A., Fission Product Chemistry in the Primary System, Proceedings of the International Meeting on Light Water Reactor Severe Accidents Evaluation, Vol.1, p4.6-1, 4.6-5, ANS publication number 700085.</w:t>
      </w:r>
      <w:bookmarkEnd w:id="3573"/>
    </w:p>
    <w:p w:rsidR="00510D01" w:rsidRPr="00FD34FD" w:rsidRDefault="00510D01" w:rsidP="00794673">
      <w:pPr>
        <w:numPr>
          <w:ilvl w:val="0"/>
          <w:numId w:val="42"/>
        </w:numPr>
        <w:tabs>
          <w:tab w:val="left" w:pos="1418"/>
        </w:tabs>
        <w:rPr>
          <w:szCs w:val="24"/>
          <w:lang w:val="en-US"/>
        </w:rPr>
      </w:pPr>
      <w:bookmarkStart w:id="3574" w:name="_Ref368578356"/>
      <w:r w:rsidRPr="00FD34FD">
        <w:rPr>
          <w:szCs w:val="24"/>
          <w:lang w:val="en-US"/>
        </w:rPr>
        <w:t>Sallach R.A., Greenholt C.G., Taig A.R., Chemical Interactions of Tellurium Vapors with Reactor Materials, UREG/CR-2921, Sandia National Laboratories No.SAND82-1145, 1983.</w:t>
      </w:r>
      <w:bookmarkEnd w:id="3574"/>
    </w:p>
    <w:p w:rsidR="00510D01" w:rsidRPr="00FD34FD" w:rsidRDefault="00D451A2" w:rsidP="00794673">
      <w:pPr>
        <w:numPr>
          <w:ilvl w:val="0"/>
          <w:numId w:val="42"/>
        </w:numPr>
        <w:tabs>
          <w:tab w:val="left" w:pos="1418"/>
        </w:tabs>
        <w:rPr>
          <w:szCs w:val="24"/>
          <w:lang w:val="en-US"/>
        </w:rPr>
      </w:pPr>
      <w:bookmarkStart w:id="3575" w:name="_Ref368578078"/>
      <w:ins w:id="3576" w:author="Tsaun" w:date="2017-01-09T16:04:00Z">
        <w:r w:rsidRPr="00FD34FD">
          <w:rPr>
            <w:szCs w:val="24"/>
            <w:lang w:val="en-US"/>
          </w:rPr>
          <w:t>Zaichik L.I.</w:t>
        </w:r>
        <w:r>
          <w:rPr>
            <w:szCs w:val="24"/>
            <w:lang w:val="en-US"/>
          </w:rPr>
          <w:t xml:space="preserve">, </w:t>
        </w:r>
      </w:ins>
      <w:del w:id="3577" w:author="Tsaun" w:date="2017-01-09T16:04:00Z">
        <w:r w:rsidR="00510D01" w:rsidRPr="00FD34FD" w:rsidDel="00D451A2">
          <w:rPr>
            <w:szCs w:val="24"/>
            <w:lang w:val="en-US"/>
          </w:rPr>
          <w:delText xml:space="preserve">Alipchenkov </w:delText>
        </w:r>
      </w:del>
      <w:ins w:id="3578" w:author="Tsaun" w:date="2017-01-09T16:04:00Z">
        <w:r>
          <w:rPr>
            <w:szCs w:val="24"/>
            <w:lang w:val="en-US"/>
          </w:rPr>
          <w:t>Drobyshevsky N.I.,</w:t>
        </w:r>
        <w:r w:rsidRPr="00FD34FD">
          <w:rPr>
            <w:szCs w:val="24"/>
            <w:lang w:val="en-US"/>
          </w:rPr>
          <w:t xml:space="preserve"> </w:t>
        </w:r>
      </w:ins>
      <w:del w:id="3579" w:author="Tsaun" w:date="2017-01-09T16:04:00Z">
        <w:r w:rsidR="00510D01" w:rsidRPr="00FD34FD" w:rsidDel="00D451A2">
          <w:rPr>
            <w:szCs w:val="24"/>
            <w:lang w:val="en-US"/>
          </w:rPr>
          <w:delText>V.M., Kiselev</w:delText>
        </w:r>
      </w:del>
      <w:ins w:id="3580" w:author="Tsaun" w:date="2017-01-09T16:04:00Z">
        <w:r>
          <w:rPr>
            <w:szCs w:val="24"/>
            <w:lang w:val="en-US"/>
          </w:rPr>
          <w:t>Filippov</w:t>
        </w:r>
      </w:ins>
      <w:r w:rsidR="00510D01" w:rsidRPr="00FD34FD">
        <w:rPr>
          <w:szCs w:val="24"/>
          <w:lang w:val="en-US"/>
        </w:rPr>
        <w:t xml:space="preserve"> A.</w:t>
      </w:r>
      <w:ins w:id="3581" w:author="Tsaun" w:date="2017-01-09T16:04:00Z">
        <w:r>
          <w:rPr>
            <w:szCs w:val="24"/>
            <w:lang w:val="en-US"/>
          </w:rPr>
          <w:t>S</w:t>
        </w:r>
      </w:ins>
      <w:del w:id="3582" w:author="Tsaun" w:date="2017-01-09T16:04:00Z">
        <w:r w:rsidR="00510D01" w:rsidRPr="00FD34FD" w:rsidDel="00D451A2">
          <w:rPr>
            <w:szCs w:val="24"/>
            <w:lang w:val="en-US"/>
          </w:rPr>
          <w:delText>E</w:delText>
        </w:r>
      </w:del>
      <w:r w:rsidR="00510D01" w:rsidRPr="00FD34FD">
        <w:rPr>
          <w:szCs w:val="24"/>
          <w:lang w:val="en-US"/>
        </w:rPr>
        <w:t>.,</w:t>
      </w:r>
      <w:ins w:id="3583" w:author="Tsaun" w:date="2017-01-09T16:03:00Z">
        <w:r w:rsidRPr="00FD34FD">
          <w:rPr>
            <w:szCs w:val="24"/>
            <w:lang w:val="en-US"/>
          </w:rPr>
          <w:t xml:space="preserve"> </w:t>
        </w:r>
        <w:r>
          <w:rPr>
            <w:szCs w:val="24"/>
            <w:lang w:val="en-US"/>
          </w:rPr>
          <w:t xml:space="preserve">Mukin </w:t>
        </w:r>
      </w:ins>
      <w:ins w:id="3584" w:author="Tsaun" w:date="2017-01-09T16:04:00Z">
        <w:r>
          <w:rPr>
            <w:szCs w:val="24"/>
            <w:lang w:val="en-US"/>
          </w:rPr>
          <w:t>R</w:t>
        </w:r>
      </w:ins>
      <w:ins w:id="3585" w:author="Tsaun" w:date="2017-01-09T16:03:00Z">
        <w:r w:rsidRPr="00FD34FD">
          <w:rPr>
            <w:szCs w:val="24"/>
            <w:lang w:val="en-US"/>
          </w:rPr>
          <w:t>.</w:t>
        </w:r>
      </w:ins>
      <w:ins w:id="3586" w:author="Tsaun" w:date="2017-01-09T16:04:00Z">
        <w:r>
          <w:rPr>
            <w:szCs w:val="24"/>
            <w:lang w:val="en-US"/>
          </w:rPr>
          <w:t>V</w:t>
        </w:r>
      </w:ins>
      <w:ins w:id="3587" w:author="Tsaun" w:date="2017-01-09T16:03:00Z">
        <w:r w:rsidRPr="00FD34FD">
          <w:rPr>
            <w:szCs w:val="24"/>
            <w:lang w:val="en-US"/>
          </w:rPr>
          <w:t>.,</w:t>
        </w:r>
      </w:ins>
      <w:r w:rsidR="00510D01" w:rsidRPr="00FD34FD">
        <w:rPr>
          <w:szCs w:val="24"/>
          <w:lang w:val="en-US"/>
        </w:rPr>
        <w:t xml:space="preserve"> Strizhov V.F.</w:t>
      </w:r>
      <w:del w:id="3588" w:author="Tsaun" w:date="2017-01-09T16:04:00Z">
        <w:r w:rsidR="00510D01" w:rsidRPr="00FD34FD" w:rsidDel="00D451A2">
          <w:rPr>
            <w:szCs w:val="24"/>
            <w:lang w:val="en-US"/>
          </w:rPr>
          <w:delText xml:space="preserve">, </w:delText>
        </w:r>
      </w:del>
      <w:del w:id="3589" w:author="Tsaun" w:date="2017-01-09T16:03:00Z">
        <w:r w:rsidR="00510D01" w:rsidRPr="00FD34FD" w:rsidDel="00D451A2">
          <w:rPr>
            <w:szCs w:val="24"/>
            <w:lang w:val="en-US"/>
          </w:rPr>
          <w:delText xml:space="preserve">Tsaun S.V., </w:delText>
        </w:r>
      </w:del>
      <w:del w:id="3590" w:author="Tsaun" w:date="2017-01-09T16:04:00Z">
        <w:r w:rsidR="00510D01" w:rsidRPr="00FD34FD" w:rsidDel="00D451A2">
          <w:rPr>
            <w:szCs w:val="24"/>
            <w:lang w:val="en-US"/>
          </w:rPr>
          <w:delText>Zaichik L.I.</w:delText>
        </w:r>
      </w:del>
      <w:r w:rsidR="00510D01" w:rsidRPr="00FD34FD">
        <w:rPr>
          <w:szCs w:val="24"/>
          <w:lang w:val="en-US"/>
        </w:rPr>
        <w:t xml:space="preserve"> </w:t>
      </w:r>
      <w:del w:id="3591" w:author="Tsaun" w:date="2017-01-09T16:05:00Z">
        <w:r w:rsidR="00510D01" w:rsidRPr="00FD34FD" w:rsidDel="00D451A2">
          <w:rPr>
            <w:szCs w:val="24"/>
            <w:lang w:val="en-US"/>
          </w:rPr>
          <w:delText>Advancement of modeling deposition and coagulation of aerosols in nuclear reactor</w:delText>
        </w:r>
      </w:del>
      <w:ins w:id="3592" w:author="Tsaun" w:date="2017-01-09T16:05:00Z">
        <w:r>
          <w:rPr>
            <w:szCs w:val="24"/>
            <w:lang w:val="en-US"/>
          </w:rPr>
          <w:t>A diffusion-inertia model for predicting dispersion and deposition of low-inertia particles in turbule</w:t>
        </w:r>
      </w:ins>
      <w:ins w:id="3593" w:author="Tsaun" w:date="2017-01-09T16:06:00Z">
        <w:r>
          <w:rPr>
            <w:szCs w:val="24"/>
            <w:lang w:val="en-US"/>
          </w:rPr>
          <w:t>nt flows</w:t>
        </w:r>
      </w:ins>
      <w:r w:rsidR="00510D01" w:rsidRPr="00FD34FD">
        <w:rPr>
          <w:szCs w:val="24"/>
          <w:lang w:val="en-US"/>
        </w:rPr>
        <w:t xml:space="preserve">. </w:t>
      </w:r>
      <w:del w:id="3594" w:author="Tsaun" w:date="2017-01-09T16:06:00Z">
        <w:r w:rsidR="00510D01" w:rsidRPr="00FD34FD" w:rsidDel="00D451A2">
          <w:rPr>
            <w:szCs w:val="24"/>
            <w:lang w:val="en-US"/>
          </w:rPr>
          <w:delText>Nuclear Engineering and Design</w:delText>
        </w:r>
      </w:del>
      <w:ins w:id="3595" w:author="Tsaun" w:date="2017-01-09T16:06:00Z">
        <w:r>
          <w:rPr>
            <w:szCs w:val="24"/>
            <w:lang w:val="en-US"/>
          </w:rPr>
          <w:t>International Journal of Heat and Mass Transfer</w:t>
        </w:r>
      </w:ins>
      <w:r w:rsidR="00510D01" w:rsidRPr="00FD34FD">
        <w:rPr>
          <w:szCs w:val="24"/>
          <w:lang w:val="en-US"/>
        </w:rPr>
        <w:t xml:space="preserve">, V. </w:t>
      </w:r>
      <w:del w:id="3596" w:author="Tsaun" w:date="2017-01-09T16:06:00Z">
        <w:r w:rsidR="00510D01" w:rsidRPr="00FD34FD" w:rsidDel="00D451A2">
          <w:rPr>
            <w:szCs w:val="24"/>
            <w:lang w:val="en-US"/>
          </w:rPr>
          <w:delText>239</w:delText>
        </w:r>
      </w:del>
      <w:ins w:id="3597" w:author="Tsaun" w:date="2017-01-09T16:06:00Z">
        <w:r>
          <w:rPr>
            <w:szCs w:val="24"/>
            <w:lang w:val="en-US"/>
          </w:rPr>
          <w:t>53</w:t>
        </w:r>
      </w:ins>
      <w:r w:rsidR="00510D01" w:rsidRPr="00FD34FD">
        <w:rPr>
          <w:szCs w:val="24"/>
          <w:lang w:val="en-US"/>
        </w:rPr>
        <w:t>(20</w:t>
      </w:r>
      <w:del w:id="3598" w:author="Tsaun" w:date="2017-01-09T16:06:00Z">
        <w:r w:rsidR="00510D01" w:rsidRPr="00FD34FD" w:rsidDel="00D451A2">
          <w:rPr>
            <w:szCs w:val="24"/>
            <w:lang w:val="en-US"/>
          </w:rPr>
          <w:delText>09</w:delText>
        </w:r>
      </w:del>
      <w:ins w:id="3599" w:author="Tsaun" w:date="2017-01-09T16:06:00Z">
        <w:r>
          <w:rPr>
            <w:szCs w:val="24"/>
            <w:lang w:val="en-US"/>
          </w:rPr>
          <w:t>10</w:t>
        </w:r>
      </w:ins>
      <w:r w:rsidR="00510D01" w:rsidRPr="00FD34FD">
        <w:rPr>
          <w:szCs w:val="24"/>
          <w:lang w:val="en-US"/>
        </w:rPr>
        <w:t xml:space="preserve">), P. </w:t>
      </w:r>
      <w:del w:id="3600" w:author="Tsaun" w:date="2017-01-09T16:06:00Z">
        <w:r w:rsidR="00510D01" w:rsidRPr="00FD34FD" w:rsidDel="00D451A2">
          <w:rPr>
            <w:szCs w:val="24"/>
            <w:lang w:val="en-US"/>
          </w:rPr>
          <w:delText>641</w:delText>
        </w:r>
      </w:del>
      <w:ins w:id="3601" w:author="Tsaun" w:date="2017-01-09T16:06:00Z">
        <w:r>
          <w:rPr>
            <w:szCs w:val="24"/>
            <w:lang w:val="en-US"/>
          </w:rPr>
          <w:t>154</w:t>
        </w:r>
      </w:ins>
      <w:r w:rsidR="00510D01" w:rsidRPr="00FD34FD">
        <w:rPr>
          <w:szCs w:val="24"/>
          <w:lang w:val="en-US"/>
        </w:rPr>
        <w:t>–</w:t>
      </w:r>
      <w:del w:id="3602" w:author="Tsaun" w:date="2017-01-09T16:06:00Z">
        <w:r w:rsidR="00510D01" w:rsidRPr="00FD34FD" w:rsidDel="00D451A2">
          <w:rPr>
            <w:szCs w:val="24"/>
            <w:lang w:val="en-US"/>
          </w:rPr>
          <w:delText>647</w:delText>
        </w:r>
      </w:del>
      <w:ins w:id="3603" w:author="Tsaun" w:date="2017-01-09T16:06:00Z">
        <w:r>
          <w:rPr>
            <w:szCs w:val="24"/>
            <w:lang w:val="en-US"/>
          </w:rPr>
          <w:t>162</w:t>
        </w:r>
      </w:ins>
      <w:r w:rsidR="00510D01" w:rsidRPr="00FD34FD">
        <w:rPr>
          <w:szCs w:val="24"/>
          <w:lang w:val="en-US"/>
        </w:rPr>
        <w:t>.</w:t>
      </w:r>
      <w:bookmarkEnd w:id="3575"/>
    </w:p>
    <w:p w:rsidR="00510D01" w:rsidRPr="00FD34FD" w:rsidRDefault="00510D01" w:rsidP="00794673">
      <w:pPr>
        <w:numPr>
          <w:ilvl w:val="0"/>
          <w:numId w:val="42"/>
        </w:numPr>
        <w:tabs>
          <w:tab w:val="left" w:pos="1418"/>
        </w:tabs>
        <w:rPr>
          <w:szCs w:val="24"/>
          <w:lang w:val="en-US"/>
        </w:rPr>
      </w:pPr>
      <w:bookmarkStart w:id="3604" w:name="_Ref368586696"/>
      <w:r w:rsidRPr="00FD34FD">
        <w:rPr>
          <w:szCs w:val="24"/>
          <w:lang w:val="en-US"/>
        </w:rPr>
        <w:t>Williams M.R., Loyalka S.K. Aerosol science. Theory and practice. Pergamon Press, Oxford, 1991, p. 446.</w:t>
      </w:r>
      <w:bookmarkEnd w:id="3604"/>
    </w:p>
    <w:p w:rsidR="00510D01" w:rsidRPr="00FD34FD" w:rsidRDefault="00510D01" w:rsidP="00794673">
      <w:pPr>
        <w:numPr>
          <w:ilvl w:val="0"/>
          <w:numId w:val="42"/>
        </w:numPr>
        <w:tabs>
          <w:tab w:val="left" w:pos="1418"/>
        </w:tabs>
        <w:rPr>
          <w:szCs w:val="24"/>
          <w:lang w:val="en-US"/>
        </w:rPr>
      </w:pPr>
      <w:bookmarkStart w:id="3605" w:name="_Ref368586728"/>
      <w:r w:rsidRPr="00FD34FD">
        <w:rPr>
          <w:szCs w:val="24"/>
          <w:lang w:val="en-US"/>
        </w:rPr>
        <w:t>Gelbard F., Tambour Y., Seifeld J.H. Sectional Representations for Simulating Aerosol Dynamics. Journal of Colloid and Interface Science. V. 76. N2. 1980, P. 541–556.</w:t>
      </w:r>
      <w:bookmarkEnd w:id="3605"/>
    </w:p>
    <w:p w:rsidR="00510D01" w:rsidRPr="00FD34FD" w:rsidRDefault="00510D01" w:rsidP="00794673">
      <w:pPr>
        <w:numPr>
          <w:ilvl w:val="0"/>
          <w:numId w:val="42"/>
        </w:numPr>
        <w:tabs>
          <w:tab w:val="left" w:pos="1418"/>
        </w:tabs>
        <w:rPr>
          <w:szCs w:val="24"/>
          <w:lang w:val="en-US"/>
        </w:rPr>
      </w:pPr>
      <w:bookmarkStart w:id="3606" w:name="_Ref438139813"/>
      <w:r w:rsidRPr="00FD34FD">
        <w:rPr>
          <w:szCs w:val="24"/>
          <w:lang w:val="nb-NO"/>
        </w:rPr>
        <w:t xml:space="preserve">S. Hellmann, F. Funke, G.-U. Greger, A. Bleier, W. Morell. </w:t>
      </w:r>
      <w:r w:rsidRPr="00FD34FD">
        <w:rPr>
          <w:szCs w:val="24"/>
          <w:lang w:val="en-US"/>
        </w:rPr>
        <w:t>The Reaction between Iodine and Organic Coatings under Severe PWR Accident Conditions — An Experimental Parameter Study Proceedings of the Fourth CSNI Workshop on the Chemistry of Iodine in Reactor Safety, June 10–12, WCjrelingen, Switzerland (1996), P. 367–384</w:t>
      </w:r>
      <w:bookmarkEnd w:id="3606"/>
    </w:p>
    <w:p w:rsidR="00510D01" w:rsidRPr="00EF7700" w:rsidRDefault="00510D01" w:rsidP="00794673">
      <w:pPr>
        <w:pStyle w:val="1e"/>
        <w:numPr>
          <w:ilvl w:val="0"/>
          <w:numId w:val="42"/>
        </w:numPr>
        <w:tabs>
          <w:tab w:val="clear" w:pos="851"/>
          <w:tab w:val="clear" w:pos="4536"/>
          <w:tab w:val="clear" w:pos="9072"/>
          <w:tab w:val="left" w:pos="1418"/>
        </w:tabs>
        <w:spacing w:before="0" w:after="0"/>
        <w:jc w:val="both"/>
        <w:rPr>
          <w:rFonts w:ascii="Times New Roman" w:hAnsi="Times New Roman"/>
          <w:szCs w:val="24"/>
          <w:lang w:val="en-US"/>
        </w:rPr>
      </w:pPr>
      <w:r w:rsidRPr="00FD34FD">
        <w:rPr>
          <w:rFonts w:ascii="Times New Roman" w:hAnsi="Times New Roman"/>
          <w:szCs w:val="24"/>
          <w:lang w:val="nb-NO"/>
        </w:rPr>
        <w:lastRenderedPageBreak/>
        <w:t xml:space="preserve">F. Funke, G.-U. Greger, S. Hellmann, A. Bleier, W. Morell. </w:t>
      </w:r>
      <w:r w:rsidRPr="00FD34FD">
        <w:rPr>
          <w:rFonts w:ascii="Times New Roman" w:hAnsi="Times New Roman"/>
          <w:szCs w:val="24"/>
          <w:lang w:val="en-US"/>
        </w:rPr>
        <w:t xml:space="preserve">Iodine-steel Reactions </w:t>
      </w:r>
      <w:r w:rsidRPr="00EF7700">
        <w:rPr>
          <w:rFonts w:ascii="Times New Roman" w:hAnsi="Times New Roman"/>
          <w:szCs w:val="24"/>
          <w:lang w:val="en-US"/>
        </w:rPr>
        <w:t>under Severe Accident Conditions in Light-water Reactors. Nuclear Engineering and Design 166, P. 357–365 (1996).</w:t>
      </w:r>
    </w:p>
    <w:p w:rsidR="00510D01" w:rsidRPr="00EF7700" w:rsidRDefault="00510D01" w:rsidP="00794673">
      <w:pPr>
        <w:pStyle w:val="1e"/>
        <w:numPr>
          <w:ilvl w:val="0"/>
          <w:numId w:val="42"/>
        </w:numPr>
        <w:tabs>
          <w:tab w:val="clear" w:pos="851"/>
          <w:tab w:val="clear" w:pos="4536"/>
          <w:tab w:val="clear" w:pos="9072"/>
          <w:tab w:val="left" w:pos="1418"/>
        </w:tabs>
        <w:spacing w:before="0" w:after="0"/>
        <w:jc w:val="both"/>
        <w:rPr>
          <w:rFonts w:ascii="Times New Roman" w:hAnsi="Times New Roman"/>
          <w:szCs w:val="24"/>
          <w:lang w:val="fr-FR"/>
        </w:rPr>
      </w:pPr>
      <w:r w:rsidRPr="00EF7700">
        <w:rPr>
          <w:rFonts w:ascii="Times New Roman" w:hAnsi="Times New Roman"/>
          <w:szCs w:val="24"/>
          <w:lang w:val="fr-FR"/>
        </w:rPr>
        <w:t>D. Jacquemain, Ch. Poletiko. Point sur les Modeles Physico-chimiques Utilises dans le Code IODE Validation et Developpements Futurs Note Technique IPSN/DRS/SEMAR 96/67 (1996).</w:t>
      </w:r>
    </w:p>
    <w:p w:rsidR="00510D01" w:rsidRPr="00FD34FD" w:rsidRDefault="00510D01" w:rsidP="00794673">
      <w:pPr>
        <w:pStyle w:val="1e"/>
        <w:numPr>
          <w:ilvl w:val="0"/>
          <w:numId w:val="42"/>
        </w:numPr>
        <w:tabs>
          <w:tab w:val="clear" w:pos="851"/>
          <w:tab w:val="clear" w:pos="4536"/>
          <w:tab w:val="clear" w:pos="9072"/>
          <w:tab w:val="left" w:pos="1418"/>
        </w:tabs>
        <w:spacing w:before="0" w:after="0"/>
        <w:jc w:val="both"/>
        <w:rPr>
          <w:rFonts w:ascii="Times New Roman" w:hAnsi="Times New Roman"/>
          <w:szCs w:val="24"/>
          <w:lang w:val="fr-FR"/>
        </w:rPr>
      </w:pPr>
      <w:r w:rsidRPr="00EF7700">
        <w:rPr>
          <w:rFonts w:ascii="Times New Roman" w:hAnsi="Times New Roman"/>
          <w:szCs w:val="24"/>
          <w:lang w:val="pt-BR"/>
        </w:rPr>
        <w:t xml:space="preserve">G. Benezech, J. Cerf, M. Lucas, R. Ventre, J. Dufresne. </w:t>
      </w:r>
      <w:r w:rsidRPr="00EF7700">
        <w:rPr>
          <w:rFonts w:ascii="Times New Roman" w:hAnsi="Times New Roman"/>
          <w:szCs w:val="24"/>
          <w:lang w:val="fr-FR"/>
        </w:rPr>
        <w:t>Piegeage de l'iode par les</w:t>
      </w:r>
      <w:r w:rsidRPr="00FD34FD">
        <w:rPr>
          <w:rFonts w:ascii="Times New Roman" w:hAnsi="Times New Roman"/>
          <w:szCs w:val="24"/>
          <w:lang w:val="fr-FR"/>
        </w:rPr>
        <w:t xml:space="preserve"> Surfaces (Peintures, Beton, Acier). Note Technique SASC 89/736 (1989).</w:t>
      </w:r>
    </w:p>
    <w:p w:rsidR="00510D01" w:rsidRPr="00FD34FD" w:rsidRDefault="00510D01" w:rsidP="00794673">
      <w:pPr>
        <w:pStyle w:val="1e"/>
        <w:numPr>
          <w:ilvl w:val="0"/>
          <w:numId w:val="42"/>
        </w:numPr>
        <w:tabs>
          <w:tab w:val="clear" w:pos="851"/>
          <w:tab w:val="clear" w:pos="4536"/>
          <w:tab w:val="clear" w:pos="9072"/>
          <w:tab w:val="left" w:pos="1418"/>
        </w:tabs>
        <w:spacing w:before="0" w:after="0"/>
        <w:jc w:val="both"/>
        <w:rPr>
          <w:rFonts w:ascii="Times New Roman" w:hAnsi="Times New Roman"/>
          <w:szCs w:val="24"/>
          <w:lang w:val="en-US"/>
        </w:rPr>
      </w:pPr>
      <w:bookmarkStart w:id="3607" w:name="_Ref438139820"/>
      <w:r w:rsidRPr="00FD34FD">
        <w:rPr>
          <w:rFonts w:ascii="Times New Roman" w:hAnsi="Times New Roman"/>
          <w:szCs w:val="24"/>
          <w:lang w:val="en-US"/>
        </w:rPr>
        <w:t>J.M. Coulson, J.F. Richardson Chemical Engineering, vol. 1 Fluid Flow, Heat Transfer and Mass Transfer. Pergamon Press, 2nd Edition/</w:t>
      </w:r>
      <w:bookmarkEnd w:id="3607"/>
    </w:p>
    <w:p w:rsidR="00510D01" w:rsidRPr="00FD34FD" w:rsidRDefault="00510D01" w:rsidP="00794673">
      <w:pPr>
        <w:numPr>
          <w:ilvl w:val="0"/>
          <w:numId w:val="42"/>
        </w:numPr>
        <w:tabs>
          <w:tab w:val="left" w:pos="1418"/>
        </w:tabs>
        <w:rPr>
          <w:szCs w:val="24"/>
          <w:lang w:val="en-US"/>
        </w:rPr>
      </w:pPr>
      <w:bookmarkStart w:id="3608" w:name="_Ref368587171"/>
      <w:r w:rsidRPr="00FD34FD">
        <w:rPr>
          <w:szCs w:val="24"/>
          <w:lang w:val="en-US"/>
        </w:rPr>
        <w:t>Reynolds A.B. et al., "Role of surface vaporization in low-volatile fission product release experiments", Nucl. Technol. 74 (1986) 76.</w:t>
      </w:r>
      <w:bookmarkEnd w:id="3608"/>
    </w:p>
    <w:p w:rsidR="00510D01" w:rsidRPr="00FD34FD" w:rsidRDefault="00510D01" w:rsidP="00794673">
      <w:pPr>
        <w:numPr>
          <w:ilvl w:val="0"/>
          <w:numId w:val="42"/>
        </w:numPr>
        <w:tabs>
          <w:tab w:val="left" w:pos="1418"/>
        </w:tabs>
        <w:rPr>
          <w:szCs w:val="24"/>
          <w:lang w:val="en-US"/>
        </w:rPr>
      </w:pPr>
      <w:bookmarkStart w:id="3609" w:name="_Ref368587183"/>
      <w:r w:rsidRPr="00FD34FD">
        <w:rPr>
          <w:szCs w:val="24"/>
          <w:lang w:val="da-DK"/>
        </w:rPr>
        <w:t xml:space="preserve">Lewis B.J., et al. </w:t>
      </w:r>
      <w:r w:rsidRPr="00FD34FD">
        <w:rPr>
          <w:szCs w:val="24"/>
          <w:lang w:val="en-US"/>
        </w:rPr>
        <w:t>"Low volatile fission product release and fuel volatilization during severe accident conditions". J. Nucl. Mater. 252 (1998) 235.</w:t>
      </w:r>
      <w:bookmarkEnd w:id="3609"/>
    </w:p>
    <w:p w:rsidR="00510D01" w:rsidRPr="00FD34FD" w:rsidRDefault="00510D01" w:rsidP="00794673">
      <w:pPr>
        <w:numPr>
          <w:ilvl w:val="0"/>
          <w:numId w:val="42"/>
        </w:numPr>
        <w:tabs>
          <w:tab w:val="left" w:pos="1418"/>
        </w:tabs>
        <w:rPr>
          <w:szCs w:val="24"/>
          <w:lang w:val="en-US"/>
        </w:rPr>
      </w:pPr>
      <w:bookmarkStart w:id="3610" w:name="_Ref368587351"/>
      <w:r w:rsidRPr="00FD34FD">
        <w:rPr>
          <w:szCs w:val="24"/>
          <w:lang w:val="en-US"/>
        </w:rPr>
        <w:t>Bird R.B., et al., "Transport phenomena", John Wiley &amp; Sons, NY (1960).</w:t>
      </w:r>
      <w:bookmarkEnd w:id="3610"/>
    </w:p>
    <w:p w:rsidR="00510D01" w:rsidRPr="00FD34FD" w:rsidRDefault="00510D01" w:rsidP="00794673">
      <w:pPr>
        <w:numPr>
          <w:ilvl w:val="0"/>
          <w:numId w:val="42"/>
        </w:numPr>
        <w:tabs>
          <w:tab w:val="left" w:pos="1418"/>
        </w:tabs>
        <w:rPr>
          <w:szCs w:val="24"/>
        </w:rPr>
      </w:pPr>
      <w:bookmarkStart w:id="3611" w:name="_Ref368587480"/>
      <w:r w:rsidRPr="00FD34FD">
        <w:rPr>
          <w:szCs w:val="24"/>
        </w:rPr>
        <w:t>Ландау Л.Д., Лифшиц Е.М. Гидродинамика. М., Наука, 1986.</w:t>
      </w:r>
      <w:bookmarkEnd w:id="3611"/>
    </w:p>
    <w:p w:rsidR="00510D01" w:rsidRPr="00FD34FD" w:rsidRDefault="00510D01" w:rsidP="00794673">
      <w:pPr>
        <w:numPr>
          <w:ilvl w:val="0"/>
          <w:numId w:val="42"/>
        </w:numPr>
        <w:tabs>
          <w:tab w:val="left" w:pos="1418"/>
        </w:tabs>
        <w:rPr>
          <w:szCs w:val="24"/>
          <w:lang w:val="en-US"/>
        </w:rPr>
      </w:pPr>
      <w:bookmarkStart w:id="3612" w:name="_Ref368579056"/>
      <w:r w:rsidRPr="00FD34FD">
        <w:rPr>
          <w:szCs w:val="24"/>
          <w:lang w:val="en-US"/>
        </w:rPr>
        <w:t>Reeks M.W., Hall D. Kinetic models for particle resuspension in turbulent flows: Theory and measurement. Journal of Aerosol Science, 2001, 32, 1–31.</w:t>
      </w:r>
      <w:bookmarkEnd w:id="3612"/>
    </w:p>
    <w:p w:rsidR="00510D01" w:rsidRPr="00FD34FD" w:rsidRDefault="00510D01" w:rsidP="00794673">
      <w:pPr>
        <w:numPr>
          <w:ilvl w:val="0"/>
          <w:numId w:val="42"/>
        </w:numPr>
        <w:tabs>
          <w:tab w:val="left" w:pos="1418"/>
        </w:tabs>
        <w:rPr>
          <w:szCs w:val="24"/>
          <w:lang w:val="en-US"/>
        </w:rPr>
      </w:pPr>
      <w:bookmarkStart w:id="3613" w:name="_Ref368584680"/>
      <w:r w:rsidRPr="00FD34FD">
        <w:rPr>
          <w:szCs w:val="24"/>
          <w:lang w:val="en-US"/>
        </w:rPr>
        <w:t xml:space="preserve">S. Asakawa S. and G. Jimbo G. </w:t>
      </w:r>
      <w:r w:rsidRPr="00FD34FD">
        <w:rPr>
          <w:bCs/>
          <w:szCs w:val="24"/>
          <w:lang w:val="en-US"/>
        </w:rPr>
        <w:t>Measurement of Adhesion Force of Powder Particles to Solid Surfaces by Centrifugal Method.</w:t>
      </w:r>
      <w:r w:rsidRPr="00FD34FD">
        <w:rPr>
          <w:szCs w:val="24"/>
          <w:lang w:val="en-US"/>
        </w:rPr>
        <w:t xml:space="preserve"> J. Soc. Material Sci. Jpn. 1967, 16, 385–363.</w:t>
      </w:r>
      <w:bookmarkEnd w:id="3613"/>
    </w:p>
    <w:p w:rsidR="00510D01" w:rsidRPr="00FD34FD" w:rsidRDefault="00510D01" w:rsidP="00794673">
      <w:pPr>
        <w:numPr>
          <w:ilvl w:val="0"/>
          <w:numId w:val="42"/>
        </w:numPr>
        <w:tabs>
          <w:tab w:val="left" w:pos="1418"/>
        </w:tabs>
        <w:rPr>
          <w:szCs w:val="24"/>
          <w:lang w:val="en-US"/>
        </w:rPr>
      </w:pPr>
      <w:r w:rsidRPr="00FD34FD">
        <w:rPr>
          <w:szCs w:val="24"/>
          <w:lang w:val="en-US"/>
        </w:rPr>
        <w:t>Zimon A.D. Adhesion of dust and powder. 2</w:t>
      </w:r>
      <w:r w:rsidRPr="00FD34FD">
        <w:rPr>
          <w:szCs w:val="24"/>
          <w:vertAlign w:val="superscript"/>
          <w:lang w:val="en-US"/>
        </w:rPr>
        <w:t>nd</w:t>
      </w:r>
      <w:r w:rsidRPr="00FD34FD">
        <w:rPr>
          <w:szCs w:val="24"/>
          <w:lang w:val="en-US"/>
        </w:rPr>
        <w:t xml:space="preserve"> ed. Consultants Bureau, New York, 1982, 9–24.</w:t>
      </w:r>
    </w:p>
    <w:p w:rsidR="00510D01" w:rsidRPr="00FD34FD" w:rsidRDefault="00510D01" w:rsidP="00794673">
      <w:pPr>
        <w:numPr>
          <w:ilvl w:val="0"/>
          <w:numId w:val="42"/>
        </w:numPr>
        <w:tabs>
          <w:tab w:val="left" w:pos="1418"/>
        </w:tabs>
        <w:rPr>
          <w:szCs w:val="24"/>
          <w:lang w:val="en-US"/>
        </w:rPr>
      </w:pPr>
      <w:bookmarkStart w:id="3614" w:name="_Ref368578653"/>
      <w:r w:rsidRPr="00FD34FD">
        <w:rPr>
          <w:szCs w:val="24"/>
          <w:lang w:val="en-US"/>
        </w:rPr>
        <w:t>Reeks M.W., Reed J. and Hall D. On the resuspension of small particles by a turbulent flow. J. Phys. D: Appl. Phys. 1988, 21, 574–589.</w:t>
      </w:r>
      <w:bookmarkEnd w:id="3614"/>
    </w:p>
    <w:p w:rsidR="00510D01" w:rsidRPr="00FD34FD" w:rsidRDefault="00510D01" w:rsidP="00794673">
      <w:pPr>
        <w:numPr>
          <w:ilvl w:val="0"/>
          <w:numId w:val="42"/>
        </w:numPr>
        <w:tabs>
          <w:tab w:val="left" w:pos="1418"/>
        </w:tabs>
        <w:rPr>
          <w:szCs w:val="24"/>
          <w:lang w:val="en-US"/>
        </w:rPr>
      </w:pPr>
      <w:r w:rsidRPr="00FD34FD">
        <w:rPr>
          <w:szCs w:val="24"/>
          <w:lang w:val="en-US"/>
        </w:rPr>
        <w:t>H.Y. Wen, G. Kasper. On the kinetics of particle reentrainment from surfaces. Aerosol Sci. 1989, 20, 483–498.</w:t>
      </w:r>
    </w:p>
    <w:p w:rsidR="00510D01" w:rsidRPr="00FD34FD" w:rsidRDefault="00510D01" w:rsidP="00794673">
      <w:pPr>
        <w:numPr>
          <w:ilvl w:val="0"/>
          <w:numId w:val="42"/>
        </w:numPr>
        <w:tabs>
          <w:tab w:val="left" w:pos="1418"/>
        </w:tabs>
        <w:rPr>
          <w:szCs w:val="24"/>
          <w:lang w:val="en-US"/>
        </w:rPr>
      </w:pPr>
      <w:bookmarkStart w:id="3615" w:name="_Ref368584740"/>
      <w:r w:rsidRPr="00FD34FD">
        <w:rPr>
          <w:szCs w:val="24"/>
          <w:lang w:val="en-US"/>
        </w:rPr>
        <w:t>Baisi L., de los Reyes A., Reeks M.W., de Santi G.F. Use of a simple model for the interpretation of experimental data on particle resuspension in turbulent flow. J. Aerosol Sci., 2001, 32, 1175–1200.</w:t>
      </w:r>
      <w:bookmarkEnd w:id="3615"/>
    </w:p>
    <w:p w:rsidR="00510D01" w:rsidRPr="00FD34FD" w:rsidRDefault="00510D01" w:rsidP="00794673">
      <w:pPr>
        <w:numPr>
          <w:ilvl w:val="0"/>
          <w:numId w:val="42"/>
        </w:numPr>
        <w:tabs>
          <w:tab w:val="left" w:pos="1418"/>
        </w:tabs>
        <w:rPr>
          <w:szCs w:val="24"/>
          <w:lang w:val="en-US"/>
        </w:rPr>
      </w:pPr>
      <w:bookmarkStart w:id="3616" w:name="_Ref295468092"/>
      <w:r w:rsidRPr="00FD34FD">
        <w:rPr>
          <w:szCs w:val="24"/>
          <w:lang w:val="en-US"/>
        </w:rPr>
        <w:t>Pui D.Y., Romay-Novas F., and Lui B.Y. Experimental Study of Partile Deposition in Bends of Circular Cross Section, Aerosol Science and Technology, 7 (1987) 301.</w:t>
      </w:r>
      <w:bookmarkEnd w:id="3616"/>
    </w:p>
    <w:p w:rsidR="00510D01" w:rsidRPr="00FD34FD" w:rsidRDefault="00510D01" w:rsidP="00794673">
      <w:pPr>
        <w:numPr>
          <w:ilvl w:val="0"/>
          <w:numId w:val="42"/>
        </w:numPr>
        <w:tabs>
          <w:tab w:val="left" w:pos="1418"/>
        </w:tabs>
        <w:rPr>
          <w:szCs w:val="24"/>
          <w:lang w:val="de-DE"/>
        </w:rPr>
      </w:pPr>
      <w:bookmarkStart w:id="3617" w:name="_Ref438132287"/>
      <w:r w:rsidRPr="00FD34FD">
        <w:rPr>
          <w:szCs w:val="24"/>
          <w:lang w:val="de-DE"/>
        </w:rPr>
        <w:t>I. Langmuir , J. Amer. Chem. Soc. 35 (1913) 931</w:t>
      </w:r>
      <w:bookmarkEnd w:id="3617"/>
    </w:p>
    <w:p w:rsidR="00510D01" w:rsidRPr="00FD34FD" w:rsidRDefault="00510D01" w:rsidP="00794673">
      <w:pPr>
        <w:numPr>
          <w:ilvl w:val="0"/>
          <w:numId w:val="42"/>
        </w:numPr>
        <w:tabs>
          <w:tab w:val="left" w:pos="1418"/>
        </w:tabs>
        <w:rPr>
          <w:szCs w:val="24"/>
        </w:rPr>
      </w:pPr>
      <w:bookmarkStart w:id="3618" w:name="_Ref438132367"/>
      <w:r w:rsidRPr="00FD34FD">
        <w:rPr>
          <w:szCs w:val="24"/>
        </w:rPr>
        <w:t xml:space="preserve">Хабенский В.Б., Бешта С.В., Крушинов Е.В и др. Оценка аварийного выброса на внекорпусной стадии тяжелой аварии. Итоговый отчет по задаче 2 проекта МНТЦ № 3345 </w:t>
      </w:r>
      <w:r w:rsidRPr="00FD34FD">
        <w:rPr>
          <w:szCs w:val="24"/>
          <w:lang w:val="en-US"/>
        </w:rPr>
        <w:t>EVAN</w:t>
      </w:r>
      <w:r w:rsidRPr="00FD34FD">
        <w:rPr>
          <w:szCs w:val="24"/>
        </w:rPr>
        <w:t>, Сосновый Бор, 2007</w:t>
      </w:r>
      <w:bookmarkEnd w:id="3618"/>
    </w:p>
    <w:p w:rsidR="00510D01" w:rsidRPr="00EF7700" w:rsidRDefault="00510D01" w:rsidP="00794673">
      <w:pPr>
        <w:numPr>
          <w:ilvl w:val="0"/>
          <w:numId w:val="42"/>
        </w:numPr>
        <w:tabs>
          <w:tab w:val="left" w:pos="1418"/>
        </w:tabs>
        <w:rPr>
          <w:szCs w:val="24"/>
          <w:lang w:val="en-US"/>
        </w:rPr>
      </w:pPr>
      <w:bookmarkStart w:id="3619" w:name="_Ref438132673"/>
      <w:r w:rsidRPr="00EF7700">
        <w:rPr>
          <w:szCs w:val="24"/>
          <w:lang w:val="en-US"/>
        </w:rPr>
        <w:t>Kukhtevich I.V., Bezlepkin V.V.,Granovskii V.S., et al., “The Concept of Localization of the Corium Melt in the Ex-vessel Stage of a Severe Accident at a Nuclear Power Station with a VVER-1000 Reactor”, Thermal Engineering, v. 48, 9, p. 699-707 (2001). 572</w:t>
      </w:r>
      <w:bookmarkEnd w:id="3619"/>
      <w:r w:rsidRPr="00EF7700">
        <w:rPr>
          <w:szCs w:val="24"/>
          <w:lang w:val="en-US"/>
        </w:rPr>
        <w:t xml:space="preserve"> </w:t>
      </w:r>
    </w:p>
    <w:p w:rsidR="00510D01" w:rsidRPr="00EF7700" w:rsidRDefault="00510D01" w:rsidP="00794673">
      <w:pPr>
        <w:numPr>
          <w:ilvl w:val="0"/>
          <w:numId w:val="42"/>
        </w:numPr>
        <w:tabs>
          <w:tab w:val="left" w:pos="1418"/>
        </w:tabs>
        <w:rPr>
          <w:szCs w:val="24"/>
          <w:lang w:val="en-US"/>
        </w:rPr>
      </w:pPr>
      <w:r w:rsidRPr="00EF7700">
        <w:rPr>
          <w:szCs w:val="24"/>
          <w:lang w:val="en-US"/>
        </w:rPr>
        <w:t>Asmolov V.G., Bechta S.V., Berkovich V.M., et al., “Crucibletype Core Catcher for VVER-1000 Reactor”, Proc. of ICAPP’05, Seoul, Korea, May 15-19, 2005, Paper 5328 (2005).</w:t>
      </w:r>
    </w:p>
    <w:p w:rsidR="00510D01" w:rsidRPr="00EF7700" w:rsidRDefault="00510D01" w:rsidP="00794673">
      <w:pPr>
        <w:numPr>
          <w:ilvl w:val="0"/>
          <w:numId w:val="42"/>
        </w:numPr>
        <w:tabs>
          <w:tab w:val="left" w:pos="1418"/>
        </w:tabs>
        <w:rPr>
          <w:szCs w:val="24"/>
        </w:rPr>
      </w:pPr>
      <w:bookmarkStart w:id="3620" w:name="_Ref438132720"/>
      <w:r w:rsidRPr="00EF7700">
        <w:rPr>
          <w:szCs w:val="24"/>
        </w:rPr>
        <w:t>Кухтевич И.В., Безлепкин В.В., Грановский B.C., Хабенский В.Б., Асмолов В.Г., Бешта С.В., Сидоров А.С, Беркович В.М., Стрижов В.Ф., Хуа Минчан, Рогов М.Ф., Новак В.П. Концепция локализации расплава кориума на внекорпусной стадии запроектной аварии АЭС с ВВЭР-1000 // Научно-практический семинар "Вопросы безопасности АЭС с ВВЭР", С-Петербург, 12-14 сентября 2000 г.</w:t>
      </w:r>
      <w:bookmarkEnd w:id="3620"/>
    </w:p>
    <w:p w:rsidR="00510D01" w:rsidRPr="00FD34FD" w:rsidRDefault="00510D01" w:rsidP="00794673">
      <w:pPr>
        <w:numPr>
          <w:ilvl w:val="0"/>
          <w:numId w:val="42"/>
        </w:numPr>
        <w:tabs>
          <w:tab w:val="left" w:pos="1418"/>
        </w:tabs>
        <w:rPr>
          <w:szCs w:val="24"/>
          <w:lang w:val="en-US"/>
        </w:rPr>
      </w:pPr>
      <w:bookmarkStart w:id="3621" w:name="_Ref438133050"/>
      <w:r w:rsidRPr="00FD34FD">
        <w:rPr>
          <w:szCs w:val="24"/>
          <w:lang w:val="en-US"/>
        </w:rPr>
        <w:t>Sidorov A.S., Nedorezov A.B., Rogov M.F. et al., “The Device for Core Melt Localization at the Tyan’van Nuclear Power Station with a VVER-1000 Reactor”, Thermal Engineering, v. 48, 9, p. 707 (2001).</w:t>
      </w:r>
      <w:bookmarkEnd w:id="3621"/>
    </w:p>
    <w:p w:rsidR="00510D01" w:rsidRPr="00FD34FD" w:rsidRDefault="00510D01" w:rsidP="00794673">
      <w:pPr>
        <w:numPr>
          <w:ilvl w:val="0"/>
          <w:numId w:val="42"/>
        </w:numPr>
        <w:tabs>
          <w:tab w:val="left" w:pos="1418"/>
        </w:tabs>
        <w:rPr>
          <w:szCs w:val="24"/>
          <w:lang w:val="en-US"/>
        </w:rPr>
      </w:pPr>
      <w:bookmarkStart w:id="3622" w:name="_Ref438132689"/>
      <w:r w:rsidRPr="00FD34FD">
        <w:rPr>
          <w:szCs w:val="24"/>
        </w:rPr>
        <w:t>Обоснование эффективности устройства локализации расплава при тяжелой аварии Тяньваньской АЭС с ВВЭР-1000. Материалы совещания. СПб. 2001</w:t>
      </w:r>
      <w:bookmarkEnd w:id="3622"/>
    </w:p>
    <w:p w:rsidR="00510D01" w:rsidRPr="00FD34FD" w:rsidRDefault="00510D01" w:rsidP="00794673">
      <w:pPr>
        <w:numPr>
          <w:ilvl w:val="0"/>
          <w:numId w:val="42"/>
        </w:numPr>
        <w:tabs>
          <w:tab w:val="left" w:pos="1418"/>
        </w:tabs>
        <w:rPr>
          <w:szCs w:val="24"/>
          <w:lang w:val="en-US"/>
        </w:rPr>
      </w:pPr>
      <w:bookmarkStart w:id="3623" w:name="_Ref438132791"/>
      <w:r w:rsidRPr="00FD34FD">
        <w:rPr>
          <w:iCs/>
          <w:szCs w:val="24"/>
        </w:rPr>
        <w:t xml:space="preserve">Филиппов А.С., Дробышевский Н.И., Киселёв А.Е., Стрижов В.Ф. </w:t>
      </w:r>
      <w:r w:rsidRPr="00FD34FD">
        <w:rPr>
          <w:bCs/>
          <w:szCs w:val="24"/>
        </w:rPr>
        <w:t xml:space="preserve">Расчёт термодеформирования корпуса реактора с расплавом с помощью кода </w:t>
      </w:r>
      <w:r w:rsidRPr="00FD34FD">
        <w:rPr>
          <w:bCs/>
          <w:szCs w:val="24"/>
          <w:lang w:val="en-US"/>
        </w:rPr>
        <w:t>HEFEST</w:t>
      </w:r>
      <w:r w:rsidRPr="00FD34FD">
        <w:rPr>
          <w:bCs/>
          <w:szCs w:val="24"/>
        </w:rPr>
        <w:t>-</w:t>
      </w:r>
      <w:r w:rsidRPr="00FD34FD">
        <w:rPr>
          <w:bCs/>
          <w:szCs w:val="24"/>
          <w:lang w:val="en-US"/>
        </w:rPr>
        <w:t>M</w:t>
      </w:r>
      <w:r w:rsidRPr="00FD34FD">
        <w:rPr>
          <w:bCs/>
          <w:szCs w:val="24"/>
        </w:rPr>
        <w:t xml:space="preserve">. </w:t>
      </w:r>
      <w:r w:rsidRPr="00FD34FD">
        <w:rPr>
          <w:szCs w:val="24"/>
        </w:rPr>
        <w:t xml:space="preserve">Известия РАН, Энергетика, 6, 2010 </w:t>
      </w:r>
      <w:r w:rsidRPr="00FD34FD">
        <w:rPr>
          <w:szCs w:val="24"/>
          <w:lang w:val="en-US"/>
        </w:rPr>
        <w:t>c</w:t>
      </w:r>
      <w:r w:rsidRPr="00FD34FD">
        <w:rPr>
          <w:szCs w:val="24"/>
        </w:rPr>
        <w:t>тр. 92-104.</w:t>
      </w:r>
      <w:bookmarkEnd w:id="3623"/>
    </w:p>
    <w:p w:rsidR="00510D01" w:rsidRPr="00FD34FD" w:rsidRDefault="00510D01" w:rsidP="00794673">
      <w:pPr>
        <w:numPr>
          <w:ilvl w:val="0"/>
          <w:numId w:val="42"/>
        </w:numPr>
        <w:tabs>
          <w:tab w:val="left" w:pos="1418"/>
        </w:tabs>
        <w:rPr>
          <w:szCs w:val="24"/>
          <w:lang w:val="en-US"/>
        </w:rPr>
      </w:pPr>
      <w:bookmarkStart w:id="3624" w:name="_Ref438132898"/>
      <w:r w:rsidRPr="00FD34FD">
        <w:rPr>
          <w:szCs w:val="24"/>
        </w:rPr>
        <w:lastRenderedPageBreak/>
        <w:t>Филиппов А.С., Дробышевский Н.И., Киселёв А.Е., Стрижов В.Ф., Фокин А.Л. СОКРАТ/</w:t>
      </w:r>
      <w:r w:rsidRPr="00FD34FD">
        <w:rPr>
          <w:szCs w:val="24"/>
          <w:lang w:val="en-US"/>
        </w:rPr>
        <w:t>HEFEST</w:t>
      </w:r>
      <w:r w:rsidRPr="00FD34FD">
        <w:rPr>
          <w:szCs w:val="24"/>
        </w:rPr>
        <w:t xml:space="preserve">: модели взаимодействия расплава активной зоны ВВЭР с конструкциями реактора при тяжёлой аварии. Известия РАН, Энергетика, 3, 2010, </w:t>
      </w:r>
      <w:r w:rsidRPr="00FD34FD">
        <w:rPr>
          <w:szCs w:val="24"/>
          <w:lang w:val="en-US"/>
        </w:rPr>
        <w:t>c</w:t>
      </w:r>
      <w:r w:rsidRPr="00FD34FD">
        <w:rPr>
          <w:szCs w:val="24"/>
        </w:rPr>
        <w:t>тр.4-24</w:t>
      </w:r>
      <w:bookmarkEnd w:id="3624"/>
    </w:p>
    <w:p w:rsidR="00510D01" w:rsidRPr="00FD34FD" w:rsidRDefault="00510D01" w:rsidP="00794673">
      <w:pPr>
        <w:numPr>
          <w:ilvl w:val="0"/>
          <w:numId w:val="42"/>
        </w:numPr>
        <w:tabs>
          <w:tab w:val="left" w:pos="1418"/>
        </w:tabs>
        <w:rPr>
          <w:szCs w:val="24"/>
          <w:lang w:val="en-US"/>
        </w:rPr>
      </w:pPr>
      <w:bookmarkStart w:id="3625" w:name="_Ref438132938"/>
      <w:r w:rsidRPr="00FD34FD">
        <w:rPr>
          <w:szCs w:val="24"/>
        </w:rPr>
        <w:t>Озрин В.Д., Тарасов О.В., Стрижов В.Ф., Филиппов А.С. Модель для расчёта состава и плотности расплава активной зоны водо</w:t>
      </w:r>
      <w:r w:rsidRPr="00FD34FD">
        <w:rPr>
          <w:szCs w:val="24"/>
        </w:rPr>
        <w:sym w:font="Symbol" w:char="F02D"/>
      </w:r>
      <w:r w:rsidRPr="00FD34FD">
        <w:rPr>
          <w:szCs w:val="24"/>
        </w:rPr>
        <w:t xml:space="preserve">водяного реактора при тяжёлой аварии. Известия РАН, Энергетика, 3, 2010, </w:t>
      </w:r>
      <w:r w:rsidRPr="00FD34FD">
        <w:rPr>
          <w:szCs w:val="24"/>
          <w:lang w:val="en-US"/>
        </w:rPr>
        <w:t>c</w:t>
      </w:r>
      <w:r w:rsidRPr="00FD34FD">
        <w:rPr>
          <w:szCs w:val="24"/>
        </w:rPr>
        <w:t>тр. 25-42</w:t>
      </w:r>
      <w:bookmarkEnd w:id="3625"/>
    </w:p>
    <w:p w:rsidR="00510D01" w:rsidRPr="00FD34FD" w:rsidRDefault="00510D01" w:rsidP="00794673">
      <w:pPr>
        <w:numPr>
          <w:ilvl w:val="0"/>
          <w:numId w:val="42"/>
        </w:numPr>
        <w:tabs>
          <w:tab w:val="left" w:pos="1418"/>
        </w:tabs>
        <w:rPr>
          <w:szCs w:val="24"/>
          <w:lang w:val="en-US"/>
        </w:rPr>
      </w:pPr>
      <w:bookmarkStart w:id="3626" w:name="_Ref438132908"/>
      <w:r w:rsidRPr="00FD34FD">
        <w:rPr>
          <w:szCs w:val="24"/>
        </w:rPr>
        <w:t>Мосунова Н.А., Стрижов В.Ф., Филиппов А.</w:t>
      </w:r>
      <w:r w:rsidRPr="00FD34FD">
        <w:rPr>
          <w:szCs w:val="24"/>
          <w:lang w:val="en-US"/>
        </w:rPr>
        <w:t>C</w:t>
      </w:r>
      <w:r w:rsidRPr="00FD34FD">
        <w:rPr>
          <w:szCs w:val="24"/>
        </w:rPr>
        <w:t xml:space="preserve">. </w:t>
      </w:r>
      <w:r w:rsidRPr="00FD34FD">
        <w:rPr>
          <w:bCs/>
          <w:szCs w:val="24"/>
        </w:rPr>
        <w:t>Моделирование расплава в корпусе ВВЭР в коде СОКРАТ/</w:t>
      </w:r>
      <w:r w:rsidRPr="00FD34FD">
        <w:rPr>
          <w:bCs/>
          <w:szCs w:val="24"/>
          <w:lang w:val="en-US"/>
        </w:rPr>
        <w:t>HEFEST</w:t>
      </w:r>
      <w:r w:rsidRPr="00FD34FD">
        <w:rPr>
          <w:bCs/>
          <w:szCs w:val="24"/>
        </w:rPr>
        <w:t xml:space="preserve">.  </w:t>
      </w:r>
      <w:r w:rsidRPr="00FD34FD">
        <w:rPr>
          <w:szCs w:val="24"/>
        </w:rPr>
        <w:t xml:space="preserve">Известия РАН, Энергетика, 3, 2010, </w:t>
      </w:r>
      <w:r w:rsidRPr="00FD34FD">
        <w:rPr>
          <w:szCs w:val="24"/>
          <w:lang w:val="en-US"/>
        </w:rPr>
        <w:t>c</w:t>
      </w:r>
      <w:r w:rsidRPr="00FD34FD">
        <w:rPr>
          <w:szCs w:val="24"/>
        </w:rPr>
        <w:t>тр. 43-63</w:t>
      </w:r>
      <w:bookmarkEnd w:id="3626"/>
    </w:p>
    <w:p w:rsidR="00510D01" w:rsidRPr="00FD34FD" w:rsidRDefault="00510D01" w:rsidP="00794673">
      <w:pPr>
        <w:numPr>
          <w:ilvl w:val="0"/>
          <w:numId w:val="42"/>
        </w:numPr>
        <w:tabs>
          <w:tab w:val="left" w:pos="1418"/>
        </w:tabs>
        <w:rPr>
          <w:szCs w:val="24"/>
          <w:lang w:val="en-US"/>
        </w:rPr>
      </w:pPr>
      <w:bookmarkStart w:id="3627" w:name="_Ref438133026"/>
      <w:r w:rsidRPr="00FD34FD">
        <w:rPr>
          <w:bCs/>
          <w:szCs w:val="24"/>
          <w:lang w:val="en-US"/>
        </w:rPr>
        <w:t>V.D. Ozrin, V.I. Tarasov, A.S. Filippov, E.V. Moiseenko, O.V. Tarasov. Distribution of fission product residual decay heat in stratified core melt of LWR and its influence on sidewall heat flux. // Nucl. Eng. Des. 261 (2013) 107-115</w:t>
      </w:r>
      <w:bookmarkEnd w:id="3627"/>
    </w:p>
    <w:p w:rsidR="00510D01" w:rsidRPr="00FD34FD" w:rsidRDefault="00510D01" w:rsidP="00794673">
      <w:pPr>
        <w:numPr>
          <w:ilvl w:val="0"/>
          <w:numId w:val="42"/>
        </w:numPr>
        <w:tabs>
          <w:tab w:val="left" w:pos="1418"/>
        </w:tabs>
        <w:rPr>
          <w:szCs w:val="24"/>
          <w:lang w:val="en-US"/>
        </w:rPr>
      </w:pPr>
      <w:r w:rsidRPr="00FD34FD">
        <w:rPr>
          <w:szCs w:val="24"/>
          <w:lang w:val="en-US"/>
        </w:rPr>
        <w:t xml:space="preserve"> </w:t>
      </w:r>
      <w:bookmarkStart w:id="3628" w:name="_Ref438133208"/>
      <w:r w:rsidRPr="00FD34FD">
        <w:rPr>
          <w:szCs w:val="24"/>
          <w:lang w:val="nb-NO"/>
        </w:rPr>
        <w:t xml:space="preserve">M. T. Farmer, S. Lomperski, D. J. Kilsdonk, and R. W. Aeschlimann. </w:t>
      </w:r>
      <w:r w:rsidRPr="00FD34FD">
        <w:rPr>
          <w:szCs w:val="24"/>
          <w:lang w:val="en-US"/>
        </w:rPr>
        <w:t>OECD MCCI-2 Project. Final Report. Rev. 1-Final. November 2010</w:t>
      </w:r>
      <w:bookmarkEnd w:id="3628"/>
    </w:p>
    <w:p w:rsidR="00510D01" w:rsidRPr="00FD34FD" w:rsidRDefault="00510D01" w:rsidP="00794673">
      <w:pPr>
        <w:numPr>
          <w:ilvl w:val="0"/>
          <w:numId w:val="42"/>
        </w:numPr>
        <w:tabs>
          <w:tab w:val="left" w:pos="1418"/>
        </w:tabs>
        <w:rPr>
          <w:szCs w:val="24"/>
          <w:lang w:val="en-US"/>
        </w:rPr>
      </w:pPr>
      <w:bookmarkStart w:id="3629" w:name="_Ref438133216"/>
      <w:r w:rsidRPr="00FD34FD">
        <w:rPr>
          <w:szCs w:val="24"/>
          <w:lang w:val="da-DK" w:eastAsia="ru-RU"/>
        </w:rPr>
        <w:t xml:space="preserve">Hans-Josef Allelein et al. </w:t>
      </w:r>
      <w:r w:rsidRPr="00FD34FD">
        <w:rPr>
          <w:szCs w:val="24"/>
          <w:lang w:val="en-US" w:eastAsia="ru-RU"/>
        </w:rPr>
        <w:t xml:space="preserve">State-Of-The-Art Report On Nuclear Aerosols. NEA/CSNI/R(2009)5. </w:t>
      </w:r>
      <w:r w:rsidRPr="00FD34FD">
        <w:rPr>
          <w:szCs w:val="24"/>
        </w:rPr>
        <w:t>Р</w:t>
      </w:r>
      <w:r w:rsidRPr="00FD34FD">
        <w:rPr>
          <w:szCs w:val="24"/>
          <w:lang w:val="en-US"/>
        </w:rPr>
        <w:t>. 87</w:t>
      </w:r>
      <w:bookmarkEnd w:id="3629"/>
    </w:p>
    <w:p w:rsidR="00510D01" w:rsidRPr="00FD34FD" w:rsidRDefault="00510D01" w:rsidP="00794673">
      <w:pPr>
        <w:numPr>
          <w:ilvl w:val="0"/>
          <w:numId w:val="42"/>
        </w:numPr>
        <w:tabs>
          <w:tab w:val="left" w:pos="1418"/>
        </w:tabs>
        <w:rPr>
          <w:szCs w:val="24"/>
        </w:rPr>
      </w:pPr>
      <w:bookmarkStart w:id="3630" w:name="_Ref438133286"/>
      <w:r w:rsidRPr="00FD34FD">
        <w:rPr>
          <w:szCs w:val="24"/>
        </w:rPr>
        <w:t>Грановский В.С. и др. "Теоретическое и экспериментальное исследование пленочного кипения на горизонтальной поверхности", ТВТ, 1995, т. 33, №5, с. 765-772.</w:t>
      </w:r>
      <w:bookmarkEnd w:id="3630"/>
    </w:p>
    <w:p w:rsidR="00510D01" w:rsidRPr="00FD34FD" w:rsidRDefault="00510D01" w:rsidP="00794673">
      <w:pPr>
        <w:numPr>
          <w:ilvl w:val="0"/>
          <w:numId w:val="42"/>
        </w:numPr>
        <w:tabs>
          <w:tab w:val="left" w:pos="1418"/>
        </w:tabs>
        <w:rPr>
          <w:szCs w:val="24"/>
          <w:lang w:val="en-US"/>
        </w:rPr>
      </w:pPr>
      <w:bookmarkStart w:id="3631" w:name="_Ref438133805"/>
      <w:r w:rsidRPr="00FD34FD">
        <w:rPr>
          <w:szCs w:val="24"/>
          <w:lang w:val="en-US"/>
        </w:rPr>
        <w:t>D.R.Gardner, D.R.Bradley, CORCON-Mod3: An Integrated Computer Model for Analysis of Molten Core-Concrete Interactions. Users manual. NUREG/CR-5843, SAND92-0167, Sandia National Laboratories, Albuquerque, NM,</w:t>
      </w:r>
      <w:r w:rsidRPr="00FD34FD">
        <w:rPr>
          <w:noProof/>
          <w:szCs w:val="24"/>
          <w:lang w:val="en-US"/>
        </w:rPr>
        <w:t xml:space="preserve"> 87185,1993.</w:t>
      </w:r>
      <w:bookmarkEnd w:id="3631"/>
    </w:p>
    <w:p w:rsidR="00510D01" w:rsidRPr="00FD34FD" w:rsidRDefault="00510D01" w:rsidP="00794673">
      <w:pPr>
        <w:numPr>
          <w:ilvl w:val="0"/>
          <w:numId w:val="42"/>
        </w:numPr>
        <w:tabs>
          <w:tab w:val="left" w:pos="1418"/>
        </w:tabs>
        <w:rPr>
          <w:szCs w:val="24"/>
          <w:lang w:val="en-US"/>
        </w:rPr>
      </w:pPr>
      <w:bookmarkStart w:id="3632" w:name="_Ref438133697"/>
      <w:r w:rsidRPr="00FD34FD">
        <w:rPr>
          <w:szCs w:val="24"/>
        </w:rPr>
        <w:t>Мучник Г.Ф., Рубашов И.Б. Методы теории теплообмена. Тепловое излучение. М., 1974.</w:t>
      </w:r>
      <w:bookmarkEnd w:id="3632"/>
    </w:p>
    <w:p w:rsidR="00510D01" w:rsidRPr="00FD34FD" w:rsidRDefault="00510D01" w:rsidP="00794673">
      <w:pPr>
        <w:numPr>
          <w:ilvl w:val="0"/>
          <w:numId w:val="42"/>
        </w:numPr>
        <w:tabs>
          <w:tab w:val="left" w:pos="1418"/>
        </w:tabs>
        <w:rPr>
          <w:szCs w:val="24"/>
        </w:rPr>
      </w:pPr>
      <w:bookmarkStart w:id="3633" w:name="_Ref438133704"/>
      <w:r w:rsidRPr="00FD34FD">
        <w:rPr>
          <w:szCs w:val="24"/>
        </w:rPr>
        <w:t>Зигель Р., Хауэлл Дж., "Теплообмен излучением", М.:Мир, 1975.</w:t>
      </w:r>
      <w:bookmarkEnd w:id="3633"/>
    </w:p>
    <w:p w:rsidR="00510D01" w:rsidRPr="00FD34FD" w:rsidRDefault="00510D01" w:rsidP="00794673">
      <w:pPr>
        <w:numPr>
          <w:ilvl w:val="0"/>
          <w:numId w:val="42"/>
        </w:numPr>
        <w:tabs>
          <w:tab w:val="left" w:pos="1418"/>
        </w:tabs>
        <w:rPr>
          <w:szCs w:val="24"/>
        </w:rPr>
      </w:pPr>
      <w:bookmarkStart w:id="3634" w:name="_Ref438133741"/>
      <w:r w:rsidRPr="00FD34FD">
        <w:rPr>
          <w:szCs w:val="24"/>
        </w:rPr>
        <w:t>С.Кутателадзе. Теплопередача и гидродинамическое сопротивление: Справочное пособие. М., 1990.</w:t>
      </w:r>
      <w:bookmarkEnd w:id="3634"/>
    </w:p>
    <w:p w:rsidR="00510D01" w:rsidRPr="00FD34FD" w:rsidRDefault="00510D01" w:rsidP="00794673">
      <w:pPr>
        <w:numPr>
          <w:ilvl w:val="0"/>
          <w:numId w:val="42"/>
        </w:numPr>
        <w:tabs>
          <w:tab w:val="left" w:pos="1418"/>
        </w:tabs>
        <w:rPr>
          <w:szCs w:val="24"/>
          <w:lang w:val="en-US"/>
        </w:rPr>
      </w:pPr>
      <w:bookmarkStart w:id="3635" w:name="_Ref438133787"/>
      <w:r w:rsidRPr="00FD34FD">
        <w:rPr>
          <w:szCs w:val="24"/>
          <w:lang w:val="en-US"/>
        </w:rPr>
        <w:t>H</w:t>
      </w:r>
      <w:r w:rsidR="00EF7700">
        <w:rPr>
          <w:szCs w:val="24"/>
          <w:lang w:val="en-US"/>
        </w:rPr>
        <w:t>argman</w:t>
      </w:r>
      <w:r w:rsidRPr="00FD34FD">
        <w:rPr>
          <w:szCs w:val="24"/>
          <w:lang w:val="en-US"/>
        </w:rPr>
        <w:t> Donald L., REMPE Joy L. Corium oxidation at temperatures above 2000 K. // Nuclear technology, 2001, vol. 133, n</w:t>
      </w:r>
      <w:r w:rsidRPr="00FD34FD">
        <w:rPr>
          <w:szCs w:val="24"/>
          <w:vertAlign w:val="superscript"/>
          <w:lang w:val="en-US"/>
        </w:rPr>
        <w:t>o</w:t>
      </w:r>
      <w:r w:rsidRPr="00FD34FD">
        <w:rPr>
          <w:szCs w:val="24"/>
          <w:lang w:val="en-US"/>
        </w:rPr>
        <w:t>2, pp. 194-212</w:t>
      </w:r>
      <w:bookmarkEnd w:id="3635"/>
    </w:p>
    <w:p w:rsidR="00510D01" w:rsidRPr="00FD34FD" w:rsidRDefault="00510D01" w:rsidP="00794673">
      <w:pPr>
        <w:numPr>
          <w:ilvl w:val="0"/>
          <w:numId w:val="42"/>
        </w:numPr>
        <w:tabs>
          <w:tab w:val="left" w:pos="1418"/>
        </w:tabs>
        <w:rPr>
          <w:szCs w:val="24"/>
          <w:lang w:val="en-US"/>
        </w:rPr>
      </w:pPr>
      <w:bookmarkStart w:id="3636" w:name="_Ref438134407"/>
      <w:r w:rsidRPr="00FD34FD">
        <w:rPr>
          <w:szCs w:val="24"/>
          <w:lang w:val="en-US"/>
        </w:rPr>
        <w:t>D.R.Gardner, D.R.Bradley, CORCON-Mod3: An Integrated Computer Model for Analysis of Molten Core-Concrete Interactions. Users manual. NUREG/CR-5843, SAND92-0167, Sandia National Laboratories, Albuquerque, NM,</w:t>
      </w:r>
      <w:r w:rsidRPr="00FD34FD">
        <w:rPr>
          <w:noProof/>
          <w:szCs w:val="24"/>
          <w:lang w:val="en-US"/>
        </w:rPr>
        <w:t xml:space="preserve"> 87185,1993.</w:t>
      </w:r>
      <w:bookmarkEnd w:id="3636"/>
      <w:r w:rsidRPr="00FD34FD">
        <w:rPr>
          <w:snapToGrid w:val="0"/>
          <w:szCs w:val="24"/>
          <w:lang w:val="en-US"/>
        </w:rPr>
        <w:t xml:space="preserve"> </w:t>
      </w:r>
    </w:p>
    <w:p w:rsidR="00510D01" w:rsidRPr="00FD34FD" w:rsidRDefault="00510D01" w:rsidP="00794673">
      <w:pPr>
        <w:numPr>
          <w:ilvl w:val="0"/>
          <w:numId w:val="42"/>
        </w:numPr>
        <w:tabs>
          <w:tab w:val="left" w:pos="1418"/>
        </w:tabs>
        <w:rPr>
          <w:szCs w:val="24"/>
          <w:lang w:val="de-DE"/>
        </w:rPr>
      </w:pPr>
      <w:bookmarkStart w:id="3637" w:name="_Ref438134426"/>
      <w:r w:rsidRPr="00FD34FD">
        <w:rPr>
          <w:szCs w:val="24"/>
          <w:lang w:val="en-US"/>
        </w:rPr>
        <w:t xml:space="preserve">Davidson, J.F., and B.O.G. Schuler, Trans. </w:t>
      </w:r>
      <w:r w:rsidRPr="00FD34FD">
        <w:rPr>
          <w:szCs w:val="24"/>
          <w:lang w:val="de-DE"/>
        </w:rPr>
        <w:t>Ist. Chem. Eng., Vol. 38, p.144, 335, 1960.</w:t>
      </w:r>
      <w:bookmarkEnd w:id="3637"/>
    </w:p>
    <w:p w:rsidR="003E6B2F" w:rsidRPr="00FD34FD" w:rsidRDefault="003E6B2F" w:rsidP="00794673">
      <w:pPr>
        <w:numPr>
          <w:ilvl w:val="0"/>
          <w:numId w:val="42"/>
        </w:numPr>
        <w:tabs>
          <w:tab w:val="left" w:pos="1418"/>
        </w:tabs>
        <w:rPr>
          <w:szCs w:val="24"/>
          <w:lang w:val="en-US"/>
        </w:rPr>
      </w:pPr>
      <w:bookmarkStart w:id="3638" w:name="_Ref439018911"/>
      <w:r w:rsidRPr="00FD34FD">
        <w:rPr>
          <w:szCs w:val="24"/>
          <w:lang w:val="en-US"/>
        </w:rPr>
        <w:t>K.L Johnson, K. Kendall and A.D. Roberts. Surface Energy and the Contact of Elastic Solids. Proceedings of the Royal Society, London Series A, 8 September 1971, vol. 324, no. 1558, 301–313.</w:t>
      </w:r>
      <w:bookmarkEnd w:id="3638"/>
    </w:p>
    <w:p w:rsidR="00826DA6" w:rsidRPr="00FD34FD" w:rsidRDefault="00826DA6" w:rsidP="00794673">
      <w:pPr>
        <w:numPr>
          <w:ilvl w:val="0"/>
          <w:numId w:val="42"/>
        </w:numPr>
        <w:shd w:val="clear" w:color="auto" w:fill="FFFFFF"/>
        <w:tabs>
          <w:tab w:val="left" w:pos="1418"/>
        </w:tabs>
        <w:contextualSpacing/>
        <w:rPr>
          <w:snapToGrid w:val="0"/>
          <w:szCs w:val="24"/>
          <w:lang w:val="en-US"/>
        </w:rPr>
      </w:pPr>
      <w:r w:rsidRPr="00FD34FD">
        <w:rPr>
          <w:szCs w:val="24"/>
          <w:lang w:val="en-US"/>
        </w:rPr>
        <w:t>Clift, R., J.R. Grace, and M.E. Weber, Bubbles, Drops, and Particles (New York: Academic Press, 1978)</w:t>
      </w:r>
      <w:r w:rsidRPr="00FD34FD">
        <w:rPr>
          <w:snapToGrid w:val="0"/>
          <w:szCs w:val="24"/>
          <w:lang w:val="en-US"/>
        </w:rPr>
        <w:t>.</w:t>
      </w:r>
    </w:p>
    <w:p w:rsidR="00826DA6" w:rsidRPr="00FD34FD" w:rsidRDefault="00826DA6" w:rsidP="00794673">
      <w:pPr>
        <w:pStyle w:val="-11"/>
        <w:numPr>
          <w:ilvl w:val="0"/>
          <w:numId w:val="42"/>
        </w:numPr>
        <w:shd w:val="clear" w:color="auto" w:fill="FFFFFF"/>
        <w:tabs>
          <w:tab w:val="left" w:pos="1418"/>
        </w:tabs>
        <w:contextualSpacing/>
        <w:rPr>
          <w:snapToGrid w:val="0"/>
          <w:szCs w:val="24"/>
          <w:lang w:val="en-US"/>
        </w:rPr>
      </w:pPr>
      <w:bookmarkStart w:id="3639" w:name="_Ref439092501"/>
      <w:r w:rsidRPr="00FD34FD">
        <w:rPr>
          <w:szCs w:val="24"/>
          <w:lang w:val="en-US"/>
        </w:rPr>
        <w:t>Mendelson, H.D., Journal of the American of Chemical Engineering, Vol. 13, p. 250, 1967</w:t>
      </w:r>
      <w:bookmarkEnd w:id="3639"/>
    </w:p>
    <w:p w:rsidR="00826DA6" w:rsidRPr="00FD34FD" w:rsidRDefault="00826DA6" w:rsidP="00794673">
      <w:pPr>
        <w:pStyle w:val="-11"/>
        <w:numPr>
          <w:ilvl w:val="0"/>
          <w:numId w:val="42"/>
        </w:numPr>
        <w:shd w:val="clear" w:color="auto" w:fill="FFFFFF"/>
        <w:tabs>
          <w:tab w:val="left" w:pos="1418"/>
        </w:tabs>
        <w:contextualSpacing/>
        <w:rPr>
          <w:szCs w:val="24"/>
          <w:lang w:val="en-US"/>
        </w:rPr>
      </w:pPr>
      <w:bookmarkStart w:id="3640" w:name="_Ref439092573"/>
      <w:r w:rsidRPr="00FD34FD">
        <w:rPr>
          <w:szCs w:val="24"/>
          <w:lang w:val="en-US"/>
        </w:rPr>
        <w:t>Ziemniak, S. E., "A Study of Interfacial Resistance to Mass Transfer at High Evaporation Rates," Diss., Rennesselaer Polytechnic Institute, 1968.</w:t>
      </w:r>
      <w:bookmarkEnd w:id="3640"/>
    </w:p>
    <w:p w:rsidR="00826DA6" w:rsidRPr="00FD34FD" w:rsidRDefault="00826DA6" w:rsidP="00794673">
      <w:pPr>
        <w:pStyle w:val="-11"/>
        <w:numPr>
          <w:ilvl w:val="0"/>
          <w:numId w:val="42"/>
        </w:numPr>
        <w:shd w:val="clear" w:color="auto" w:fill="FFFFFF"/>
        <w:tabs>
          <w:tab w:val="left" w:pos="1418"/>
        </w:tabs>
        <w:contextualSpacing/>
        <w:rPr>
          <w:szCs w:val="24"/>
          <w:lang w:val="en-US"/>
        </w:rPr>
      </w:pPr>
      <w:bookmarkStart w:id="3641" w:name="_Ref439092590"/>
      <w:r w:rsidRPr="00FD34FD">
        <w:rPr>
          <w:szCs w:val="24"/>
          <w:lang w:val="en-US"/>
        </w:rPr>
        <w:t>Scheibel, E. G., "Physical Chemistry in Chemical Engineering," Ind. Eng. Chem., Vol. 46, p. 2007, 1954, Wilke, C. R., and P. Chang, "Correlations of Diffusion Coefficients in Dilute Solutions," AICHE Journal, Vol. 1, p. 264, 1955.</w:t>
      </w:r>
      <w:bookmarkEnd w:id="3641"/>
    </w:p>
    <w:p w:rsidR="00826DA6" w:rsidRPr="00FD34FD" w:rsidRDefault="00826DA6" w:rsidP="00794673">
      <w:pPr>
        <w:pStyle w:val="-11"/>
        <w:numPr>
          <w:ilvl w:val="0"/>
          <w:numId w:val="42"/>
        </w:numPr>
        <w:shd w:val="clear" w:color="auto" w:fill="FFFFFF"/>
        <w:tabs>
          <w:tab w:val="left" w:pos="1418"/>
        </w:tabs>
        <w:contextualSpacing/>
        <w:rPr>
          <w:szCs w:val="24"/>
          <w:lang w:val="en-US"/>
        </w:rPr>
      </w:pPr>
      <w:bookmarkStart w:id="3642" w:name="_Ref439092701"/>
      <w:r w:rsidRPr="00FD34FD">
        <w:rPr>
          <w:szCs w:val="24"/>
          <w:lang w:val="en-US"/>
        </w:rPr>
        <w:t>Singh, P. C., and S. Singh, "Development of a New Correlation for Binary Gas Phase Diffusion Coefficients," International Commission on Heat Mass Transfer, Vol. 10, p. 123, 1983.</w:t>
      </w:r>
      <w:bookmarkEnd w:id="3642"/>
    </w:p>
    <w:p w:rsidR="001E2AA4" w:rsidRPr="00FD34FD" w:rsidRDefault="001E2AA4" w:rsidP="00794673">
      <w:pPr>
        <w:numPr>
          <w:ilvl w:val="0"/>
          <w:numId w:val="42"/>
        </w:numPr>
        <w:tabs>
          <w:tab w:val="left" w:pos="1418"/>
        </w:tabs>
        <w:rPr>
          <w:szCs w:val="24"/>
          <w:lang w:val="de-DE"/>
        </w:rPr>
      </w:pPr>
      <w:bookmarkStart w:id="3643" w:name="_Ref439090098"/>
      <w:r w:rsidRPr="00FD34FD">
        <w:rPr>
          <w:szCs w:val="24"/>
        </w:rPr>
        <w:t>Бешта С. В., Хабенский В. Б., Крушинов Е. В., Витоль С.А., Грановский В.С., Сулацкий А.А.. Кипение воды на поверхности оксидного расплава кориума в условиях тяжелой аварии ВВЭР // Вопросы безопасности АЭС с ВВЭР. Труды научно-практического семинара, Санкт-Петербург, 12-14 сентября 2000 г., с. 269</w:t>
      </w:r>
      <w:bookmarkEnd w:id="3643"/>
      <w:ins w:id="3644" w:author="Tatiana Yudina" w:date="2016-11-22T14:27:00Z">
        <w:r w:rsidR="009A31EB">
          <w:rPr>
            <w:szCs w:val="24"/>
          </w:rPr>
          <w:t>.</w:t>
        </w:r>
      </w:ins>
    </w:p>
    <w:p w:rsidR="00AB123D" w:rsidRDefault="00AB123D" w:rsidP="00794673">
      <w:pPr>
        <w:numPr>
          <w:ilvl w:val="0"/>
          <w:numId w:val="42"/>
        </w:numPr>
        <w:tabs>
          <w:tab w:val="left" w:pos="1418"/>
        </w:tabs>
        <w:rPr>
          <w:lang w:val="en-US"/>
        </w:rPr>
      </w:pPr>
      <w:bookmarkStart w:id="3645" w:name="_Ref439092966"/>
      <w:r w:rsidRPr="00FD34FD">
        <w:rPr>
          <w:lang w:val="en-US"/>
        </w:rPr>
        <w:t>IAEA SRS No. 56, Approaches and Tools for Severe Accident Analysis for Nuclear Power Plants, 2008</w:t>
      </w:r>
      <w:bookmarkEnd w:id="3645"/>
      <w:ins w:id="3646" w:author="Tatiana Yudina" w:date="2016-11-22T14:27:00Z">
        <w:r w:rsidR="009A31EB">
          <w:rPr>
            <w:lang w:val="en-US"/>
          </w:rPr>
          <w:t>.</w:t>
        </w:r>
      </w:ins>
    </w:p>
    <w:p w:rsidR="009A31EB" w:rsidRDefault="009A31EB" w:rsidP="00794673">
      <w:pPr>
        <w:pStyle w:val="13"/>
        <w:numPr>
          <w:ilvl w:val="0"/>
          <w:numId w:val="42"/>
        </w:numPr>
        <w:tabs>
          <w:tab w:val="clear" w:pos="1134"/>
          <w:tab w:val="left" w:pos="1418"/>
        </w:tabs>
        <w:rPr>
          <w:ins w:id="3647" w:author="Tatiana Yudina" w:date="2016-11-10T10:39:00Z"/>
          <w:lang w:val="en-US"/>
        </w:rPr>
      </w:pPr>
      <w:bookmarkStart w:id="3648" w:name="_Ref470518289"/>
      <w:ins w:id="3649" w:author="Tatiana Yudina" w:date="2016-11-22T14:26:00Z">
        <w:r>
          <w:rPr>
            <w:lang w:val="en-US"/>
          </w:rPr>
          <w:t xml:space="preserve"> </w:t>
        </w:r>
        <w:r w:rsidRPr="009A31EB">
          <w:rPr>
            <w:lang w:val="en-US"/>
          </w:rPr>
          <w:t>STATE-OF-THE-ART REPORT ON NUCLEAR AEROSOLS</w:t>
        </w:r>
        <w:r>
          <w:rPr>
            <w:lang w:val="en-US"/>
          </w:rPr>
          <w:t xml:space="preserve">, </w:t>
        </w:r>
        <w:r w:rsidRPr="009A31EB">
          <w:rPr>
            <w:lang w:val="en-US"/>
          </w:rPr>
          <w:t>NEA/CSNI/R(2009)5</w:t>
        </w:r>
        <w:r>
          <w:rPr>
            <w:lang w:val="en-US"/>
          </w:rPr>
          <w:t>.</w:t>
        </w:r>
        <w:bookmarkEnd w:id="3648"/>
        <w:r>
          <w:rPr>
            <w:lang w:val="en-US"/>
          </w:rPr>
          <w:t xml:space="preserve"> </w:t>
        </w:r>
      </w:ins>
    </w:p>
    <w:p w:rsidR="005A3820" w:rsidRPr="004D52C6" w:rsidRDefault="005A3820" w:rsidP="00794673">
      <w:pPr>
        <w:pStyle w:val="affffffffffb"/>
        <w:numPr>
          <w:ilvl w:val="0"/>
          <w:numId w:val="42"/>
        </w:numPr>
        <w:rPr>
          <w:lang w:val="en-US"/>
        </w:rPr>
      </w:pPr>
      <w:bookmarkStart w:id="3650" w:name="_Ref470503689"/>
      <w:r w:rsidRPr="006B3406">
        <w:rPr>
          <w:lang w:val="en-US"/>
        </w:rPr>
        <w:t>Girshik S. L., Chiu C.-P. Kinetic nucleation theory: A new expression for the rate of homogeneous nucleation from an ideal supersaturated vapor. J</w:t>
      </w:r>
      <w:r w:rsidRPr="004D52C6">
        <w:rPr>
          <w:lang w:val="en-US"/>
        </w:rPr>
        <w:t xml:space="preserve">. </w:t>
      </w:r>
      <w:r w:rsidRPr="006B3406">
        <w:rPr>
          <w:lang w:val="en-US"/>
        </w:rPr>
        <w:t>Chem</w:t>
      </w:r>
      <w:r w:rsidRPr="004D52C6">
        <w:rPr>
          <w:lang w:val="en-US"/>
        </w:rPr>
        <w:t xml:space="preserve">. </w:t>
      </w:r>
      <w:r w:rsidRPr="006B3406">
        <w:rPr>
          <w:lang w:val="en-US"/>
        </w:rPr>
        <w:t>Phys</w:t>
      </w:r>
      <w:r w:rsidRPr="004D52C6">
        <w:rPr>
          <w:lang w:val="en-US"/>
        </w:rPr>
        <w:t>., 93, 1273-1277, 1990.</w:t>
      </w:r>
      <w:bookmarkEnd w:id="3650"/>
    </w:p>
    <w:p w:rsidR="00BF67E7" w:rsidRDefault="00BF67E7" w:rsidP="00794673">
      <w:pPr>
        <w:pStyle w:val="13"/>
        <w:numPr>
          <w:ilvl w:val="0"/>
          <w:numId w:val="42"/>
        </w:numPr>
        <w:tabs>
          <w:tab w:val="clear" w:pos="1134"/>
          <w:tab w:val="left" w:pos="1418"/>
        </w:tabs>
        <w:rPr>
          <w:position w:val="-6"/>
        </w:rPr>
      </w:pPr>
      <w:bookmarkStart w:id="3651" w:name="_Ref470519110"/>
      <w:ins w:id="3652" w:author="Tatiana Yudina" w:date="2016-11-10T10:41:00Z">
        <w:r>
          <w:rPr>
            <w:position w:val="-6"/>
          </w:rPr>
          <w:lastRenderedPageBreak/>
          <w:t>Пискунов В.Н. Динамика аэрозолей. - М.: ФИЗМАТЛИТ, 2010. - 296 с.</w:t>
        </w:r>
      </w:ins>
      <w:bookmarkEnd w:id="3651"/>
    </w:p>
    <w:p w:rsidR="00A326CB" w:rsidRPr="006B3406" w:rsidRDefault="00A326CB" w:rsidP="00794673">
      <w:pPr>
        <w:pStyle w:val="affffffffffb"/>
        <w:numPr>
          <w:ilvl w:val="0"/>
          <w:numId w:val="42"/>
        </w:numPr>
        <w:rPr>
          <w:lang w:val="en-US"/>
        </w:rPr>
      </w:pPr>
      <w:bookmarkStart w:id="3653" w:name="_Ref470519116"/>
      <w:r w:rsidRPr="006B3406">
        <w:rPr>
          <w:lang w:val="en-US"/>
        </w:rPr>
        <w:t>Kirillov P.L., Terentieva M.I., Deniskina N.B. Thermophysical properties of materials for nuclear engineering. - M.: IzdAT, 2007. - 200 P.</w:t>
      </w:r>
      <w:bookmarkEnd w:id="3653"/>
    </w:p>
    <w:p w:rsidR="00444438" w:rsidRPr="006B3406" w:rsidRDefault="00444438" w:rsidP="00794673">
      <w:pPr>
        <w:pStyle w:val="affffffffffb"/>
        <w:numPr>
          <w:ilvl w:val="0"/>
          <w:numId w:val="42"/>
        </w:numPr>
        <w:tabs>
          <w:tab w:val="left" w:pos="1418"/>
        </w:tabs>
        <w:rPr>
          <w:ins w:id="3654" w:author="Tatiana Yudina" w:date="2016-12-15T15:28:00Z"/>
          <w:szCs w:val="24"/>
          <w:lang w:val="en-US"/>
        </w:rPr>
      </w:pPr>
      <w:ins w:id="3655" w:author="Tatiana Yudina" w:date="2016-12-15T14:43:00Z">
        <w:r w:rsidRPr="006B3406">
          <w:rPr>
            <w:szCs w:val="24"/>
            <w:lang w:val="en-US"/>
          </w:rPr>
          <w:t>Pruppacher H. R., Klett J. D. Microphysics of Clouds and Precipitation. Kluver Academc Publishers, New Mexico, USA.</w:t>
        </w:r>
      </w:ins>
    </w:p>
    <w:p w:rsidR="00444438" w:rsidRPr="006B3406" w:rsidRDefault="00444438" w:rsidP="00794673">
      <w:pPr>
        <w:pStyle w:val="affffffffffb"/>
        <w:numPr>
          <w:ilvl w:val="0"/>
          <w:numId w:val="42"/>
        </w:numPr>
        <w:tabs>
          <w:tab w:val="left" w:pos="1418"/>
        </w:tabs>
        <w:rPr>
          <w:szCs w:val="24"/>
          <w:lang w:val="en-US"/>
        </w:rPr>
      </w:pPr>
      <w:bookmarkStart w:id="3656" w:name="_Ref470505062"/>
      <w:ins w:id="3657" w:author="Tatiana Yudina" w:date="2016-12-15T15:29:00Z">
        <w:r w:rsidRPr="006B3406">
          <w:rPr>
            <w:szCs w:val="24"/>
            <w:lang w:val="en-US"/>
          </w:rPr>
          <w:t xml:space="preserve">ААА </w:t>
        </w:r>
      </w:ins>
      <w:ins w:id="3658" w:author="Tatiana Yudina" w:date="2016-12-15T15:28:00Z">
        <w:r w:rsidRPr="006B3406">
          <w:rPr>
            <w:szCs w:val="24"/>
            <w:lang w:val="en-US"/>
          </w:rPr>
          <w:t>Gormley, P. G., and Kennedy, M. (1949). Diffusion from a Stream Flowing Through a Cylindrical Tube, Proc. Royal Irish Acad. 52:163–169.</w:t>
        </w:r>
      </w:ins>
      <w:bookmarkEnd w:id="3656"/>
    </w:p>
    <w:p w:rsidR="00103B5F" w:rsidRPr="006B3406" w:rsidRDefault="00103B5F" w:rsidP="00794673">
      <w:pPr>
        <w:pStyle w:val="affffffffffb"/>
        <w:numPr>
          <w:ilvl w:val="0"/>
          <w:numId w:val="42"/>
        </w:numPr>
        <w:rPr>
          <w:lang w:val="en-US"/>
        </w:rPr>
      </w:pPr>
      <w:bookmarkStart w:id="3659" w:name="_Ref470505623"/>
      <w:r w:rsidRPr="006B3406">
        <w:rPr>
          <w:lang w:val="en-US"/>
        </w:rPr>
        <w:t xml:space="preserve"> L.J.M. SNEPVANGERS, J.F. VAN DE VATE, DIFFUSIOPHORESIS OF FISSION PRODUCT, AEROSOL IN AN LWR CONTAINMENT AFTER CORE MELTDOWN, Report EUR 11376 EN, 1988.</w:t>
      </w:r>
      <w:bookmarkEnd w:id="3659"/>
    </w:p>
    <w:p w:rsidR="00103B5F" w:rsidRPr="001D4C63" w:rsidRDefault="00103B5F" w:rsidP="00794673">
      <w:pPr>
        <w:pStyle w:val="affffffffffb"/>
        <w:numPr>
          <w:ilvl w:val="0"/>
          <w:numId w:val="42"/>
        </w:numPr>
      </w:pPr>
      <w:bookmarkStart w:id="3660" w:name="_Ref156901715"/>
      <w:bookmarkStart w:id="3661" w:name="_Ref470504461"/>
      <w:r w:rsidRPr="009E42C9">
        <w:rPr>
          <w:lang w:val="en-US"/>
        </w:rPr>
        <w:t xml:space="preserve"> </w:t>
      </w:r>
      <w:bookmarkEnd w:id="3660"/>
      <w:r w:rsidRPr="001D4C63">
        <w:t>Деревич</w:t>
      </w:r>
      <w:r w:rsidRPr="002E4277">
        <w:t xml:space="preserve"> </w:t>
      </w:r>
      <w:r w:rsidRPr="001D4C63">
        <w:t>И</w:t>
      </w:r>
      <w:r w:rsidRPr="002E4277">
        <w:t>.</w:t>
      </w:r>
      <w:r w:rsidRPr="001D4C63">
        <w:t>В</w:t>
      </w:r>
      <w:r w:rsidRPr="002E4277">
        <w:t xml:space="preserve">., </w:t>
      </w:r>
      <w:r w:rsidRPr="001D4C63">
        <w:t>Зайчик</w:t>
      </w:r>
      <w:r w:rsidRPr="002E4277">
        <w:t xml:space="preserve"> </w:t>
      </w:r>
      <w:r w:rsidRPr="001D4C63">
        <w:t>Л</w:t>
      </w:r>
      <w:r w:rsidRPr="002E4277">
        <w:t>.</w:t>
      </w:r>
      <w:r w:rsidRPr="001D4C63">
        <w:t>И</w:t>
      </w:r>
      <w:r w:rsidRPr="002E4277">
        <w:t xml:space="preserve">. 1988. </w:t>
      </w:r>
      <w:r w:rsidRPr="001D4C63">
        <w:t xml:space="preserve">Влияние термофореза на осаждение броуновских частиц в канале. </w:t>
      </w:r>
      <w:r w:rsidRPr="006B3406">
        <w:rPr>
          <w:iCs/>
        </w:rPr>
        <w:t>Теплофизика высоких температур</w:t>
      </w:r>
      <w:r w:rsidRPr="001D4C63">
        <w:t>. Т. 26. № 1. С. 137</w:t>
      </w:r>
      <w:r w:rsidRPr="001D4C63">
        <w:sym w:font="MT Symbol" w:char="F02D"/>
      </w:r>
      <w:r w:rsidRPr="001D4C63">
        <w:t>146.</w:t>
      </w:r>
      <w:bookmarkEnd w:id="3661"/>
    </w:p>
    <w:p w:rsidR="00103B5F" w:rsidRPr="001D4C63" w:rsidRDefault="00103B5F" w:rsidP="00794673">
      <w:pPr>
        <w:pStyle w:val="affffffffffb"/>
        <w:numPr>
          <w:ilvl w:val="0"/>
          <w:numId w:val="42"/>
        </w:numPr>
      </w:pPr>
      <w:bookmarkStart w:id="3662" w:name="_Ref470504484"/>
      <w:r w:rsidRPr="001D4C63">
        <w:t>Сполдинг Д.Б. 1965. Конвективный массоперенос. М.: Энергия. 384 с.</w:t>
      </w:r>
      <w:bookmarkEnd w:id="3662"/>
    </w:p>
    <w:p w:rsidR="00103B5F" w:rsidRPr="00221C8B" w:rsidRDefault="00103B5F" w:rsidP="00794673">
      <w:pPr>
        <w:pStyle w:val="affffffffffb"/>
        <w:numPr>
          <w:ilvl w:val="0"/>
          <w:numId w:val="42"/>
        </w:numPr>
      </w:pPr>
      <w:bookmarkStart w:id="3663" w:name="_Ref470504489"/>
      <w:r w:rsidRPr="00647F29">
        <w:t>Ерошенко В.М., Зайчик Л.И. 1984. Гидродинамика и тепломассообмен на проницаемых поверхностях. М.: Наука. 275 с.</w:t>
      </w:r>
      <w:bookmarkEnd w:id="3663"/>
    </w:p>
    <w:p w:rsidR="00103B5F" w:rsidRDefault="00103B5F" w:rsidP="00794673">
      <w:pPr>
        <w:pStyle w:val="affffffffffb"/>
        <w:numPr>
          <w:ilvl w:val="0"/>
          <w:numId w:val="42"/>
        </w:numPr>
        <w:rPr>
          <w:ins w:id="3664" w:author="Шайтан-машина" w:date="2017-01-04T13:06:00Z"/>
          <w:szCs w:val="24"/>
          <w:lang w:val="en-US"/>
        </w:rPr>
      </w:pPr>
      <w:bookmarkStart w:id="3665" w:name="_Ref470503663"/>
      <w:r w:rsidRPr="006B3406">
        <w:rPr>
          <w:szCs w:val="24"/>
          <w:lang w:val="en-US"/>
        </w:rPr>
        <w:t>F. Cousin, ASTEC V2 SOPHAEROS module. Theoretical manual. ASTEC-V2/DOC/09-09, DPAM-SEMIC-2009-181, 2009.</w:t>
      </w:r>
      <w:bookmarkEnd w:id="3665"/>
    </w:p>
    <w:p w:rsidR="005A452A" w:rsidRDefault="005A452A" w:rsidP="00794673">
      <w:pPr>
        <w:pStyle w:val="affffffffffb"/>
        <w:numPr>
          <w:ilvl w:val="0"/>
          <w:numId w:val="42"/>
        </w:numPr>
        <w:rPr>
          <w:ins w:id="3666" w:author="Шайтан-машина" w:date="2017-01-04T13:07:00Z"/>
          <w:szCs w:val="24"/>
          <w:lang w:val="en-US"/>
        </w:rPr>
      </w:pPr>
      <w:bookmarkStart w:id="3667" w:name="_Ref427327185"/>
      <w:ins w:id="3668" w:author="Шайтан-машина" w:date="2017-01-04T13:06:00Z">
        <w:r w:rsidRPr="005A452A">
          <w:rPr>
            <w:szCs w:val="24"/>
            <w:lang w:val="en-US"/>
          </w:rPr>
          <w:t>Cussler E.L. Diffusion: Mass Transfer in Fluid Systems. - 3nd ed./Cambridge university press. 2007. 655 p.</w:t>
        </w:r>
      </w:ins>
      <w:bookmarkEnd w:id="3667"/>
    </w:p>
    <w:p w:rsidR="000837ED" w:rsidRDefault="000837ED" w:rsidP="00794673">
      <w:pPr>
        <w:pStyle w:val="affffffffffb"/>
        <w:numPr>
          <w:ilvl w:val="0"/>
          <w:numId w:val="42"/>
        </w:numPr>
        <w:rPr>
          <w:ins w:id="3669" w:author="Шайтан-машина" w:date="2017-01-29T19:48:00Z"/>
          <w:szCs w:val="24"/>
          <w:lang w:val="en-US"/>
        </w:rPr>
      </w:pPr>
      <w:ins w:id="3670" w:author="Шайтан-машина" w:date="2017-01-28T14:53:00Z">
        <w:r>
          <w:rPr>
            <w:szCs w:val="24"/>
            <w:lang w:val="en-US"/>
          </w:rPr>
          <w:t>The properties of gases and liquids</w:t>
        </w:r>
      </w:ins>
      <w:ins w:id="3671" w:author="Шайтан-машина" w:date="2017-01-28T14:51:00Z">
        <w:r w:rsidRPr="00FD34FD">
          <w:rPr>
            <w:szCs w:val="24"/>
            <w:lang w:val="en-US"/>
          </w:rPr>
          <w:t xml:space="preserve">. </w:t>
        </w:r>
      </w:ins>
      <w:ins w:id="3672" w:author="Шайтан-машина" w:date="2017-01-28T14:54:00Z">
        <w:r>
          <w:rPr>
            <w:szCs w:val="24"/>
            <w:lang w:val="en-US"/>
          </w:rPr>
          <w:t>5</w:t>
        </w:r>
      </w:ins>
      <w:ins w:id="3673" w:author="Шайтан-машина" w:date="2017-01-28T14:51:00Z">
        <w:r w:rsidRPr="00FD34FD">
          <w:rPr>
            <w:szCs w:val="24"/>
            <w:vertAlign w:val="superscript"/>
            <w:lang w:val="en-US"/>
          </w:rPr>
          <w:t>th</w:t>
        </w:r>
        <w:r w:rsidRPr="00FD34FD">
          <w:rPr>
            <w:szCs w:val="24"/>
            <w:lang w:val="en-US"/>
          </w:rPr>
          <w:t xml:space="preserve"> edition MacGraw Hill, </w:t>
        </w:r>
      </w:ins>
      <w:ins w:id="3674" w:author="Шайтан-машина" w:date="2017-01-28T14:54:00Z">
        <w:r>
          <w:rPr>
            <w:szCs w:val="24"/>
            <w:lang w:val="en-US"/>
          </w:rPr>
          <w:t>2001</w:t>
        </w:r>
      </w:ins>
      <w:ins w:id="3675" w:author="Шайтан-машина" w:date="2017-01-28T14:51:00Z">
        <w:r w:rsidRPr="00FD34FD">
          <w:rPr>
            <w:szCs w:val="24"/>
            <w:lang w:val="en-US"/>
          </w:rPr>
          <w:t>.</w:t>
        </w:r>
      </w:ins>
    </w:p>
    <w:p w:rsidR="00082B7E" w:rsidRPr="007A67E6" w:rsidRDefault="008B77A3" w:rsidP="00794673">
      <w:pPr>
        <w:pStyle w:val="affffffffffb"/>
        <w:numPr>
          <w:ilvl w:val="0"/>
          <w:numId w:val="42"/>
        </w:numPr>
        <w:rPr>
          <w:ins w:id="3676" w:author="Шайтан-машина" w:date="2017-01-05T18:15:00Z"/>
          <w:szCs w:val="24"/>
          <w:lang w:val="en-US"/>
        </w:rPr>
      </w:pPr>
      <w:ins w:id="3677" w:author="Шайтан-машина" w:date="2017-01-29T20:12:00Z">
        <w:r>
          <w:rPr>
            <w:szCs w:val="24"/>
            <w:lang w:val="en-US"/>
          </w:rPr>
          <w:t>N</w:t>
        </w:r>
      </w:ins>
      <w:ins w:id="3678" w:author="Шайтан-машина" w:date="2017-01-29T19:48:00Z">
        <w:r w:rsidR="00082B7E">
          <w:rPr>
            <w:szCs w:val="24"/>
            <w:lang w:val="en-US"/>
          </w:rPr>
          <w:t>.</w:t>
        </w:r>
      </w:ins>
      <w:ins w:id="3679" w:author="Шайтан-машина" w:date="2017-01-29T20:12:00Z">
        <w:r>
          <w:rPr>
            <w:szCs w:val="24"/>
            <w:lang w:val="en-US"/>
          </w:rPr>
          <w:t>E</w:t>
        </w:r>
      </w:ins>
      <w:ins w:id="3680" w:author="Шайтан-машина" w:date="2017-01-29T19:48:00Z">
        <w:r w:rsidR="00082B7E">
          <w:rPr>
            <w:szCs w:val="24"/>
            <w:lang w:val="en-US"/>
          </w:rPr>
          <w:t xml:space="preserve">. </w:t>
        </w:r>
      </w:ins>
      <w:ins w:id="3681" w:author="Шайтан-машина" w:date="2017-01-29T20:12:00Z">
        <w:r>
          <w:rPr>
            <w:szCs w:val="24"/>
            <w:lang w:val="en-US"/>
          </w:rPr>
          <w:t>Bixler</w:t>
        </w:r>
      </w:ins>
      <w:ins w:id="3682" w:author="Шайтан-машина" w:date="2017-01-29T19:48:00Z">
        <w:r w:rsidR="00082B7E">
          <w:rPr>
            <w:szCs w:val="24"/>
            <w:lang w:val="en-US"/>
          </w:rPr>
          <w:t xml:space="preserve">, </w:t>
        </w:r>
      </w:ins>
      <w:ins w:id="3683" w:author="Шайтан-машина" w:date="2017-01-29T20:12:00Z">
        <w:r>
          <w:rPr>
            <w:szCs w:val="24"/>
            <w:lang w:val="en-US"/>
          </w:rPr>
          <w:t xml:space="preserve">VICTORIA 2.0: A </w:t>
        </w:r>
      </w:ins>
      <w:ins w:id="3684" w:author="Шайтан-машина" w:date="2017-01-29T20:13:00Z">
        <w:r>
          <w:rPr>
            <w:szCs w:val="24"/>
            <w:lang w:val="en-US"/>
          </w:rPr>
          <w:t>m</w:t>
        </w:r>
      </w:ins>
      <w:ins w:id="3685" w:author="Шайтан-машина" w:date="2017-01-29T20:12:00Z">
        <w:r>
          <w:rPr>
            <w:szCs w:val="24"/>
            <w:lang w:val="en-US"/>
          </w:rPr>
          <w:t xml:space="preserve">echanistic </w:t>
        </w:r>
      </w:ins>
      <w:ins w:id="3686" w:author="Шайтан-машина" w:date="2017-01-29T20:13:00Z">
        <w:r>
          <w:rPr>
            <w:szCs w:val="24"/>
            <w:lang w:val="en-US"/>
          </w:rPr>
          <w:t>m</w:t>
        </w:r>
      </w:ins>
      <w:ins w:id="3687" w:author="Шайтан-машина" w:date="2017-01-29T20:12:00Z">
        <w:r>
          <w:rPr>
            <w:szCs w:val="24"/>
            <w:lang w:val="en-US"/>
          </w:rPr>
          <w:t xml:space="preserve">odel for </w:t>
        </w:r>
      </w:ins>
      <w:ins w:id="3688" w:author="Шайтан-машина" w:date="2017-01-29T20:13:00Z">
        <w:r>
          <w:rPr>
            <w:szCs w:val="24"/>
            <w:lang w:val="en-US"/>
          </w:rPr>
          <w:t>r</w:t>
        </w:r>
      </w:ins>
      <w:ins w:id="3689" w:author="Шайтан-машина" w:date="2017-01-29T20:12:00Z">
        <w:r>
          <w:rPr>
            <w:szCs w:val="24"/>
            <w:lang w:val="en-US"/>
          </w:rPr>
          <w:t>adionuclide</w:t>
        </w:r>
      </w:ins>
      <w:ins w:id="3690" w:author="Шайтан-машина" w:date="2017-01-29T20:13:00Z">
        <w:r>
          <w:rPr>
            <w:szCs w:val="24"/>
            <w:lang w:val="en-US"/>
          </w:rPr>
          <w:t xml:space="preserve"> behavior in nuclear reactor coolant system under severe accident conditions</w:t>
        </w:r>
      </w:ins>
      <w:ins w:id="3691" w:author="Шайтан-машина" w:date="2017-01-29T19:49:00Z">
        <w:r w:rsidR="00082B7E">
          <w:rPr>
            <w:szCs w:val="24"/>
            <w:lang w:val="en-US"/>
          </w:rPr>
          <w:t xml:space="preserve">, Report </w:t>
        </w:r>
      </w:ins>
      <w:ins w:id="3692" w:author="Шайтан-машина" w:date="2017-01-29T20:14:00Z">
        <w:r w:rsidR="003A4789">
          <w:rPr>
            <w:szCs w:val="24"/>
            <w:lang w:val="en-US"/>
          </w:rPr>
          <w:t>SAND93-2301</w:t>
        </w:r>
      </w:ins>
      <w:ins w:id="3693" w:author="Шайтан-машина" w:date="2017-01-29T19:50:00Z">
        <w:r w:rsidR="00082B7E">
          <w:rPr>
            <w:szCs w:val="24"/>
            <w:lang w:val="en-US"/>
          </w:rPr>
          <w:t>, 19</w:t>
        </w:r>
      </w:ins>
      <w:ins w:id="3694" w:author="Шайтан-машина" w:date="2017-01-29T20:14:00Z">
        <w:r w:rsidR="003A4789">
          <w:rPr>
            <w:szCs w:val="24"/>
            <w:lang w:val="en-US"/>
          </w:rPr>
          <w:t>98</w:t>
        </w:r>
      </w:ins>
      <w:ins w:id="3695" w:author="Шайтан-машина" w:date="2017-01-29T19:50:00Z">
        <w:r w:rsidR="00082B7E">
          <w:rPr>
            <w:szCs w:val="24"/>
            <w:lang w:val="en-US"/>
          </w:rPr>
          <w:t>.</w:t>
        </w:r>
      </w:ins>
    </w:p>
    <w:p w:rsidR="007A67E6" w:rsidRPr="007A67E6" w:rsidRDefault="007A67E6" w:rsidP="007A67E6">
      <w:pPr>
        <w:pStyle w:val="affffffffffb"/>
        <w:numPr>
          <w:ilvl w:val="0"/>
          <w:numId w:val="42"/>
        </w:numPr>
        <w:rPr>
          <w:ins w:id="3696" w:author="Шайтан-машина" w:date="2017-01-05T18:15:00Z"/>
          <w:lang w:val="en-US"/>
        </w:rPr>
      </w:pPr>
      <w:bookmarkStart w:id="3697" w:name="_Ref471403519"/>
      <w:ins w:id="3698" w:author="Шайтан-машина" w:date="2017-01-05T18:15:00Z">
        <w:r w:rsidRPr="00967345">
          <w:t>ГССД 112-87. Литий, натрий, калий, рубидий, цезий. Давление насыщенных паров при высоких температурах. Введ</w:t>
        </w:r>
        <w:r w:rsidRPr="007A67E6">
          <w:rPr>
            <w:lang w:val="en-US"/>
          </w:rPr>
          <w:t xml:space="preserve">. 1987-11-17. </w:t>
        </w:r>
        <w:r w:rsidRPr="00967345">
          <w:t>М</w:t>
        </w:r>
        <w:r w:rsidRPr="007A67E6">
          <w:rPr>
            <w:lang w:val="en-US"/>
          </w:rPr>
          <w:t xml:space="preserve">.: </w:t>
        </w:r>
        <w:r w:rsidRPr="00967345">
          <w:t>Гос</w:t>
        </w:r>
        <w:r w:rsidRPr="007A67E6">
          <w:rPr>
            <w:lang w:val="en-US"/>
          </w:rPr>
          <w:t xml:space="preserve">. </w:t>
        </w:r>
        <w:r w:rsidRPr="00967345">
          <w:t>комитет</w:t>
        </w:r>
        <w:r w:rsidRPr="007A67E6">
          <w:rPr>
            <w:lang w:val="en-US"/>
          </w:rPr>
          <w:t xml:space="preserve"> </w:t>
        </w:r>
        <w:r w:rsidRPr="00967345">
          <w:t>СССР</w:t>
        </w:r>
        <w:r w:rsidRPr="007A67E6">
          <w:rPr>
            <w:lang w:val="en-US"/>
          </w:rPr>
          <w:t xml:space="preserve"> </w:t>
        </w:r>
        <w:r w:rsidRPr="00967345">
          <w:t>по</w:t>
        </w:r>
        <w:r w:rsidRPr="007A67E6">
          <w:rPr>
            <w:lang w:val="en-US"/>
          </w:rPr>
          <w:t xml:space="preserve"> </w:t>
        </w:r>
        <w:r w:rsidRPr="00967345">
          <w:t>стандартам</w:t>
        </w:r>
        <w:r w:rsidRPr="007A67E6">
          <w:rPr>
            <w:lang w:val="en-US"/>
          </w:rPr>
          <w:t xml:space="preserve">, 1987. 21 </w:t>
        </w:r>
        <w:r w:rsidRPr="00967345">
          <w:t>с</w:t>
        </w:r>
        <w:r w:rsidRPr="007A67E6">
          <w:rPr>
            <w:lang w:val="en-US"/>
          </w:rPr>
          <w:t>.</w:t>
        </w:r>
        <w:bookmarkEnd w:id="3697"/>
      </w:ins>
    </w:p>
    <w:p w:rsidR="007A67E6" w:rsidRPr="007A67E6" w:rsidRDefault="007A67E6" w:rsidP="007A67E6">
      <w:pPr>
        <w:pStyle w:val="affffffffffb"/>
        <w:numPr>
          <w:ilvl w:val="0"/>
          <w:numId w:val="42"/>
        </w:numPr>
        <w:rPr>
          <w:ins w:id="3699" w:author="Шайтан-машина" w:date="2017-01-05T18:15:00Z"/>
          <w:lang w:val="en-US"/>
        </w:rPr>
      </w:pPr>
      <w:bookmarkStart w:id="3700" w:name="_Ref471403524"/>
      <w:ins w:id="3701" w:author="Шайтан-машина" w:date="2017-01-05T18:15:00Z">
        <w:r w:rsidRPr="007A67E6">
          <w:rPr>
            <w:lang w:val="en-US"/>
          </w:rPr>
          <w:t>L. S. Brooks, “The vapor pressures of tellurium and selenium,” J. Am. Chem. Soc.,74, No. 1, 227–229 (1952)</w:t>
        </w:r>
        <w:bookmarkEnd w:id="3700"/>
      </w:ins>
    </w:p>
    <w:p w:rsidR="007A67E6" w:rsidRPr="007A67E6" w:rsidRDefault="007A67E6" w:rsidP="007A67E6">
      <w:pPr>
        <w:pStyle w:val="affffffffffb"/>
        <w:numPr>
          <w:ilvl w:val="0"/>
          <w:numId w:val="42"/>
        </w:numPr>
        <w:rPr>
          <w:ins w:id="3702" w:author="Шайтан-машина" w:date="2017-01-05T18:15:00Z"/>
          <w:lang w:val="en-US"/>
        </w:rPr>
      </w:pPr>
      <w:bookmarkStart w:id="3703" w:name="_Ref471403528"/>
      <w:ins w:id="3704" w:author="Шайтан-машина" w:date="2017-01-05T18:15:00Z">
        <w:r w:rsidRPr="007A67E6">
          <w:rPr>
            <w:lang w:val="en-US"/>
          </w:rPr>
          <w:t>Yaws C.L.: „Handbook of vapor pressure, Volume 4: Inorganic compounds and elements “ 348 pp, Gulf, Houston 1995.</w:t>
        </w:r>
        <w:bookmarkEnd w:id="3703"/>
      </w:ins>
    </w:p>
    <w:p w:rsidR="007A67E6" w:rsidRPr="007A67E6" w:rsidRDefault="007A67E6" w:rsidP="007A67E6">
      <w:pPr>
        <w:pStyle w:val="affffffffffb"/>
        <w:numPr>
          <w:ilvl w:val="0"/>
          <w:numId w:val="42"/>
        </w:numPr>
        <w:rPr>
          <w:ins w:id="3705" w:author="Шайтан-машина" w:date="2017-01-05T18:15:00Z"/>
          <w:lang w:val="en-US"/>
        </w:rPr>
      </w:pPr>
      <w:bookmarkStart w:id="3706" w:name="_Ref471403532"/>
      <w:ins w:id="3707" w:author="Шайтан-машина" w:date="2017-01-05T18:15:00Z">
        <w:del w:id="3708" w:author="Tsaun" w:date="2017-01-09T14:23:00Z">
          <w:r w:rsidRPr="007A67E6" w:rsidDel="005671F1">
            <w:rPr>
              <w:lang w:val="en-US"/>
            </w:rPr>
            <w:delText>Yamawaki M., Oka T., Yasumoto M. and oth. "Thermodynamics of vaporization of cesium molybdate by means of mass spectrometry", Journal of Nuclear Materials, Vol. 201, pp. 257-260 (1993)</w:delText>
          </w:r>
        </w:del>
      </w:ins>
      <w:ins w:id="3709" w:author="Tsaun" w:date="2017-01-09T14:24:00Z">
        <w:r w:rsidR="005671F1" w:rsidRPr="005671F1">
          <w:rPr>
            <w:lang w:val="en-US"/>
          </w:rPr>
          <w:t xml:space="preserve">Dean, John A., and Norbert Adolph Lange. </w:t>
        </w:r>
        <w:r w:rsidR="005671F1">
          <w:t xml:space="preserve">1999. </w:t>
        </w:r>
        <w:r w:rsidR="005671F1">
          <w:rPr>
            <w:i/>
            <w:iCs/>
          </w:rPr>
          <w:t>Lange's handbook of chemistry</w:t>
        </w:r>
        <w:r w:rsidR="005671F1">
          <w:t>. New York: McGraw-Hill</w:t>
        </w:r>
      </w:ins>
      <w:ins w:id="3710" w:author="Шайтан-машина" w:date="2017-01-05T18:15:00Z">
        <w:r w:rsidRPr="007A67E6">
          <w:rPr>
            <w:lang w:val="en-US"/>
          </w:rPr>
          <w:t>.</w:t>
        </w:r>
        <w:bookmarkEnd w:id="3706"/>
      </w:ins>
    </w:p>
    <w:p w:rsidR="005A452A" w:rsidRPr="006B3406" w:rsidDel="005A452A" w:rsidRDefault="005A452A" w:rsidP="00794673">
      <w:pPr>
        <w:pStyle w:val="affffffffffb"/>
        <w:numPr>
          <w:ilvl w:val="0"/>
          <w:numId w:val="42"/>
        </w:numPr>
        <w:rPr>
          <w:del w:id="3711" w:author="Шайтан-машина" w:date="2017-01-04T13:07:00Z"/>
          <w:szCs w:val="24"/>
          <w:lang w:val="en-US"/>
        </w:rPr>
      </w:pPr>
    </w:p>
    <w:p w:rsidR="00A326CB" w:rsidRPr="00744938" w:rsidRDefault="004D52C6" w:rsidP="00794673">
      <w:pPr>
        <w:pStyle w:val="affffffffffb"/>
        <w:numPr>
          <w:ilvl w:val="0"/>
          <w:numId w:val="42"/>
        </w:numPr>
        <w:rPr>
          <w:ins w:id="3712" w:author="Шайтан-машина" w:date="2017-01-06T13:57:00Z"/>
          <w:szCs w:val="24"/>
          <w:lang w:val="en-US"/>
        </w:rPr>
      </w:pPr>
      <w:bookmarkStart w:id="3713" w:name="_Ref470519104"/>
      <w:r>
        <w:rPr>
          <w:szCs w:val="24"/>
          <w:lang w:val="en-US"/>
        </w:rPr>
        <w:t xml:space="preserve"> </w:t>
      </w:r>
      <w:r w:rsidR="00103B5F" w:rsidRPr="006B3406">
        <w:rPr>
          <w:szCs w:val="24"/>
          <w:lang w:val="en-US"/>
        </w:rPr>
        <w:t>Bird, R.B., Stewart, W.E., Lightfoot, E.N., Transport Phenomena, Wiley International Edition, 1960.</w:t>
      </w:r>
      <w:bookmarkEnd w:id="3713"/>
    </w:p>
    <w:p w:rsidR="00744938" w:rsidRPr="00B143A5" w:rsidRDefault="00744938" w:rsidP="00794673">
      <w:pPr>
        <w:pStyle w:val="affffffffffb"/>
        <w:numPr>
          <w:ilvl w:val="0"/>
          <w:numId w:val="42"/>
        </w:numPr>
        <w:rPr>
          <w:ins w:id="3714" w:author="Томащик" w:date="2017-01-19T16:58:00Z"/>
          <w:szCs w:val="24"/>
          <w:lang w:val="en-US"/>
        </w:rPr>
      </w:pPr>
      <w:bookmarkStart w:id="3715" w:name="_Ref471474378"/>
      <w:ins w:id="3716" w:author="Шайтан-машина" w:date="2017-01-06T13:57:00Z">
        <w:r w:rsidRPr="00F57CB6">
          <w:rPr>
            <w:lang w:val="en-US"/>
          </w:rPr>
          <w:t xml:space="preserve">Seinfeld </w:t>
        </w:r>
        <w:r>
          <w:rPr>
            <w:lang w:val="en-US"/>
          </w:rPr>
          <w:t xml:space="preserve">J. Y., </w:t>
        </w:r>
        <w:r w:rsidRPr="00F57CB6">
          <w:rPr>
            <w:lang w:val="en-US"/>
          </w:rPr>
          <w:t>Pandis</w:t>
        </w:r>
        <w:r>
          <w:rPr>
            <w:lang w:val="en-US"/>
          </w:rPr>
          <w:t xml:space="preserve"> S.N.</w:t>
        </w:r>
        <w:r w:rsidRPr="00F57CB6">
          <w:rPr>
            <w:lang w:val="en-US"/>
          </w:rPr>
          <w:t xml:space="preserve"> Atmospheric Chemistry and Physics</w:t>
        </w:r>
        <w:r>
          <w:rPr>
            <w:lang w:val="en-US"/>
          </w:rPr>
          <w:t xml:space="preserve">. </w:t>
        </w:r>
        <w:r w:rsidRPr="00F57CB6">
          <w:rPr>
            <w:lang w:val="en-US"/>
          </w:rPr>
          <w:t xml:space="preserve">Wiley, </w:t>
        </w:r>
        <w:smartTag w:uri="urn:schemas-microsoft-com:office:smarttags" w:element="place">
          <w:smartTag w:uri="urn:schemas-microsoft-com:office:smarttags" w:element="State">
            <w:r w:rsidRPr="00F57CB6">
              <w:rPr>
                <w:lang w:val="en-US"/>
              </w:rPr>
              <w:t>New York</w:t>
            </w:r>
          </w:smartTag>
        </w:smartTag>
        <w:r w:rsidRPr="00F57CB6">
          <w:rPr>
            <w:lang w:val="en-US"/>
          </w:rPr>
          <w:t>, 1998.</w:t>
        </w:r>
      </w:ins>
      <w:bookmarkEnd w:id="3715"/>
    </w:p>
    <w:p w:rsidR="00B143A5" w:rsidRPr="00B143A5" w:rsidRDefault="00B143A5" w:rsidP="00794673">
      <w:pPr>
        <w:pStyle w:val="affffffffffb"/>
        <w:numPr>
          <w:ilvl w:val="0"/>
          <w:numId w:val="42"/>
        </w:numPr>
        <w:rPr>
          <w:ins w:id="3717" w:author="Томащик" w:date="2017-01-19T17:00:00Z"/>
          <w:szCs w:val="24"/>
        </w:rPr>
      </w:pPr>
      <w:ins w:id="3718" w:author="Томащик" w:date="2017-01-19T16:58:00Z">
        <w:r>
          <w:t> </w:t>
        </w:r>
        <w:bookmarkStart w:id="3719" w:name="_Ref472608655"/>
        <w:r w:rsidRPr="00B143A5">
          <w:t>Идельчик И. Е. Справочник по гидравлическим сопротивлениям</w:t>
        </w:r>
      </w:ins>
      <w:ins w:id="3720" w:author="Томащик" w:date="2017-01-19T16:59:00Z">
        <w:r>
          <w:t>, М</w:t>
        </w:r>
      </w:ins>
      <w:ins w:id="3721" w:author="Томащик" w:date="2017-01-19T17:00:00Z">
        <w:r>
          <w:t>: Машиностроение</w:t>
        </w:r>
      </w:ins>
      <w:ins w:id="3722" w:author="Томащик" w:date="2017-01-19T16:59:00Z">
        <w:r>
          <w:t xml:space="preserve">, </w:t>
        </w:r>
      </w:ins>
      <w:ins w:id="3723" w:author="Томащик" w:date="2017-01-19T17:00:00Z">
        <w:r>
          <w:t>1992.</w:t>
        </w:r>
        <w:bookmarkEnd w:id="3719"/>
      </w:ins>
    </w:p>
    <w:p w:rsidR="00B143A5" w:rsidRPr="00B143A5" w:rsidRDefault="00B143A5" w:rsidP="00B143A5">
      <w:pPr>
        <w:pStyle w:val="affffffffffb"/>
        <w:ind w:left="0" w:firstLine="0"/>
        <w:rPr>
          <w:ins w:id="3724" w:author="Томащик" w:date="2017-01-19T16:58:00Z"/>
          <w:szCs w:val="24"/>
        </w:rPr>
      </w:pPr>
    </w:p>
    <w:p w:rsidR="006B3406" w:rsidRPr="00B143A5" w:rsidRDefault="006B3406" w:rsidP="006B3406">
      <w:pPr>
        <w:ind w:firstLine="0"/>
      </w:pPr>
    </w:p>
    <w:sectPr w:rsidR="006B3406" w:rsidRPr="00B143A5" w:rsidSect="00C7311A">
      <w:footerReference w:type="default" r:id="rId606"/>
      <w:footnotePr>
        <w:numRestart w:val="eachPage"/>
      </w:footnotePr>
      <w:pgSz w:w="11906" w:h="16838"/>
      <w:pgMar w:top="567" w:right="567" w:bottom="567"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0" w:author="Tatiana Yudina" w:date="2017-01-08T17:46:00Z" w:initials="TY">
    <w:p w:rsidR="00226569" w:rsidRPr="004D52C6" w:rsidRDefault="00226569" w:rsidP="00365290">
      <w:pPr>
        <w:pStyle w:val="affff2"/>
        <w:rPr>
          <w:lang w:val="ru-RU"/>
        </w:rPr>
      </w:pPr>
      <w:r>
        <w:rPr>
          <w:rStyle w:val="afffffd"/>
        </w:rPr>
        <w:annotationRef/>
      </w:r>
      <w:r w:rsidRPr="004D52C6">
        <w:rPr>
          <w:lang w:val="ru-RU"/>
        </w:rPr>
        <w:t>Миша исправляет, Гена проверяет</w:t>
      </w:r>
    </w:p>
  </w:comment>
  <w:comment w:id="151" w:author="to" w:date="2017-01-08T17:46:00Z" w:initials="t">
    <w:p w:rsidR="00226569" w:rsidRPr="00D76AEB" w:rsidRDefault="00226569">
      <w:pPr>
        <w:pStyle w:val="affff2"/>
        <w:rPr>
          <w:lang w:val="ru-RU"/>
        </w:rPr>
      </w:pPr>
      <w:r>
        <w:rPr>
          <w:rStyle w:val="afffffd"/>
        </w:rPr>
        <w:annotationRef/>
      </w:r>
      <w:r>
        <w:rPr>
          <w:lang w:val="ru-RU"/>
        </w:rPr>
        <w:t>пояснить смысл</w:t>
      </w:r>
    </w:p>
  </w:comment>
  <w:comment w:id="378" w:author="to" w:date="2017-01-08T17:46:00Z" w:initials="t">
    <w:p w:rsidR="00226569" w:rsidRPr="00D76AEB" w:rsidRDefault="00226569">
      <w:pPr>
        <w:pStyle w:val="affff2"/>
        <w:rPr>
          <w:lang w:val="ru-RU"/>
        </w:rPr>
      </w:pPr>
      <w:r>
        <w:rPr>
          <w:rStyle w:val="afffffd"/>
        </w:rPr>
        <w:annotationRef/>
      </w:r>
      <w:r>
        <w:rPr>
          <w:lang w:val="ru-RU"/>
        </w:rPr>
        <w:t>не реализовано</w:t>
      </w:r>
    </w:p>
  </w:comment>
  <w:comment w:id="400" w:author="to" w:date="2017-01-08T17:46:00Z" w:initials="t">
    <w:p w:rsidR="00226569" w:rsidRPr="00DD75B3" w:rsidRDefault="00226569">
      <w:pPr>
        <w:pStyle w:val="affff2"/>
        <w:rPr>
          <w:lang w:val="ru-RU"/>
        </w:rPr>
      </w:pPr>
      <w:r>
        <w:rPr>
          <w:rStyle w:val="afffffd"/>
        </w:rPr>
        <w:annotationRef/>
      </w:r>
      <w:r>
        <w:rPr>
          <w:lang w:val="ru-RU"/>
        </w:rPr>
        <w:t>векторная ли?</w:t>
      </w:r>
      <w:r>
        <w:rPr>
          <w:lang w:val="ru-RU"/>
        </w:rPr>
        <w:br/>
        <w:t>А разве не просто скорость газа-носителя на границе объема?</w:t>
      </w:r>
    </w:p>
  </w:comment>
  <w:comment w:id="506" w:author="Tatiana Yudina" w:date="2017-02-01T13:20:00Z" w:initials="TY">
    <w:p w:rsidR="00226569" w:rsidRPr="00DF6635" w:rsidRDefault="00226569" w:rsidP="00DF6635">
      <w:pPr>
        <w:pStyle w:val="affff2"/>
        <w:rPr>
          <w:lang w:val="ru-RU"/>
        </w:rPr>
      </w:pPr>
      <w:r>
        <w:rPr>
          <w:rStyle w:val="afffffd"/>
        </w:rPr>
        <w:annotationRef/>
      </w:r>
      <w:r w:rsidRPr="00DF6635">
        <w:rPr>
          <w:lang w:val="ru-RU"/>
        </w:rPr>
        <w:t>Так?</w:t>
      </w:r>
    </w:p>
  </w:comment>
  <w:comment w:id="510" w:author="Tatiana Yudina" w:date="2017-02-01T13:20:00Z" w:initials="TY">
    <w:p w:rsidR="00226569" w:rsidRPr="00DF6635" w:rsidRDefault="00226569" w:rsidP="00DF6635">
      <w:pPr>
        <w:pStyle w:val="affff2"/>
        <w:rPr>
          <w:lang w:val="ru-RU"/>
        </w:rPr>
      </w:pPr>
      <w:r>
        <w:rPr>
          <w:rStyle w:val="afffffd"/>
        </w:rPr>
        <w:annotationRef/>
      </w:r>
      <w:r w:rsidRPr="00DF6635">
        <w:rPr>
          <w:lang w:val="ru-RU"/>
        </w:rPr>
        <w:t>Поверхности у адсорбции и конденсации одни и те же?</w:t>
      </w:r>
    </w:p>
  </w:comment>
  <w:comment w:id="535" w:author="Tatiana Yudina" w:date="2017-02-01T13:21:00Z" w:initials="TY">
    <w:p w:rsidR="00226569" w:rsidRPr="00DF6635" w:rsidRDefault="00226569" w:rsidP="00DF6635">
      <w:pPr>
        <w:pStyle w:val="affff2"/>
        <w:rPr>
          <w:lang w:val="ru-RU"/>
        </w:rPr>
      </w:pPr>
      <w:r>
        <w:rPr>
          <w:rStyle w:val="afffffd"/>
        </w:rPr>
        <w:annotationRef/>
      </w:r>
      <w:r w:rsidRPr="00DF6635">
        <w:rPr>
          <w:lang w:val="ru-RU"/>
        </w:rPr>
        <w:t>Для конденсации и сорбции совпадают?</w:t>
      </w:r>
    </w:p>
  </w:comment>
  <w:comment w:id="659" w:author="Tatiana Yudina" w:date="2017-01-08T17:46:00Z" w:initials="TY">
    <w:p w:rsidR="00226569" w:rsidRPr="004D52C6" w:rsidRDefault="00226569">
      <w:pPr>
        <w:pStyle w:val="affff2"/>
        <w:rPr>
          <w:lang w:val="ru-RU"/>
        </w:rPr>
      </w:pPr>
      <w:r>
        <w:rPr>
          <w:rStyle w:val="afffffd"/>
        </w:rPr>
        <w:annotationRef/>
      </w:r>
      <w:r w:rsidRPr="004D52C6">
        <w:rPr>
          <w:lang w:val="ru-RU"/>
        </w:rPr>
        <w:t>Таня делает</w:t>
      </w:r>
    </w:p>
  </w:comment>
  <w:comment w:id="665" w:author="Tatiana Yudina" w:date="2017-01-08T17:46:00Z" w:initials="TY">
    <w:p w:rsidR="00226569" w:rsidRPr="006B3406" w:rsidRDefault="00226569">
      <w:pPr>
        <w:pStyle w:val="affff2"/>
        <w:rPr>
          <w:lang w:val="ru-RU"/>
        </w:rPr>
      </w:pPr>
      <w:r>
        <w:rPr>
          <w:rStyle w:val="afffffd"/>
        </w:rPr>
        <w:annotationRef/>
      </w:r>
      <w:r w:rsidRPr="006B3406">
        <w:rPr>
          <w:lang w:val="ru-RU"/>
        </w:rPr>
        <w:t>Дима пишет</w:t>
      </w:r>
    </w:p>
  </w:comment>
  <w:comment w:id="699" w:author="to" w:date="2017-01-08T17:46:00Z" w:initials="t">
    <w:p w:rsidR="00226569" w:rsidRPr="00CF0079" w:rsidRDefault="00226569">
      <w:pPr>
        <w:pStyle w:val="affff2"/>
        <w:rPr>
          <w:lang w:val="ru-RU"/>
        </w:rPr>
      </w:pPr>
      <w:r>
        <w:rPr>
          <w:rStyle w:val="afffffd"/>
        </w:rPr>
        <w:annotationRef/>
      </w:r>
      <w:r>
        <w:rPr>
          <w:lang w:val="ru-RU"/>
        </w:rPr>
        <w:t>размерность здесь и далее</w:t>
      </w:r>
    </w:p>
  </w:comment>
  <w:comment w:id="700" w:author="Tatiana Yudina" w:date="2017-01-08T17:46:00Z" w:initials="TY">
    <w:p w:rsidR="00226569" w:rsidRPr="006B3406" w:rsidRDefault="00226569">
      <w:pPr>
        <w:pStyle w:val="affff2"/>
        <w:rPr>
          <w:lang w:val="ru-RU"/>
        </w:rPr>
      </w:pPr>
      <w:r>
        <w:rPr>
          <w:rStyle w:val="afffffd"/>
        </w:rPr>
        <w:annotationRef/>
      </w:r>
      <w:r>
        <w:rPr>
          <w:lang w:val="ru-RU"/>
        </w:rPr>
        <w:t xml:space="preserve">Миша поясняет, почему в коде в разных местах </w:t>
      </w:r>
      <w:r>
        <w:t>r</w:t>
      </w:r>
      <w:r w:rsidRPr="006B3406">
        <w:rPr>
          <w:lang w:val="ru-RU"/>
        </w:rPr>
        <w:t xml:space="preserve"> </w:t>
      </w:r>
      <w:r>
        <w:rPr>
          <w:lang w:val="ru-RU"/>
        </w:rPr>
        <w:t>вычисляется по-разному, как установил ГК</w:t>
      </w:r>
    </w:p>
  </w:comment>
  <w:comment w:id="707" w:author="Tatiana Yudina" w:date="2017-01-08T17:46:00Z" w:initials="TY">
    <w:p w:rsidR="00226569" w:rsidRDefault="00226569">
      <w:pPr>
        <w:pStyle w:val="affff2"/>
        <w:rPr>
          <w:lang w:val="ru-RU"/>
        </w:rPr>
      </w:pPr>
      <w:r>
        <w:rPr>
          <w:rStyle w:val="afffffd"/>
        </w:rPr>
        <w:annotationRef/>
      </w:r>
      <w:r>
        <w:rPr>
          <w:lang w:val="ru-RU"/>
        </w:rPr>
        <w:t>Миша реализует вторую опцию.</w:t>
      </w:r>
    </w:p>
    <w:p w:rsidR="00226569" w:rsidRDefault="00226569">
      <w:pPr>
        <w:pStyle w:val="affff2"/>
        <w:rPr>
          <w:lang w:val="ru-RU"/>
        </w:rPr>
      </w:pPr>
      <w:r>
        <w:rPr>
          <w:lang w:val="ru-RU"/>
        </w:rPr>
        <w:t>Расчет скоростей по двум опциям, расчет площадей и скоротей вывдения должны быть в одной подпрограмме.</w:t>
      </w:r>
    </w:p>
    <w:p w:rsidR="00226569" w:rsidRPr="006B3406" w:rsidRDefault="00226569">
      <w:pPr>
        <w:pStyle w:val="affff2"/>
        <w:rPr>
          <w:lang w:val="ru-RU"/>
        </w:rPr>
      </w:pPr>
      <w:r>
        <w:rPr>
          <w:lang w:val="ru-RU"/>
        </w:rPr>
        <w:t>Гена проверяет</w:t>
      </w:r>
    </w:p>
  </w:comment>
  <w:comment w:id="708" w:author="Tatiana Yudina" w:date="2017-01-08T17:46:00Z" w:initials="TY">
    <w:p w:rsidR="00226569" w:rsidRPr="006B3406" w:rsidRDefault="00226569">
      <w:pPr>
        <w:pStyle w:val="affff2"/>
        <w:rPr>
          <w:lang w:val="ru-RU"/>
        </w:rPr>
      </w:pPr>
      <w:r>
        <w:rPr>
          <w:rStyle w:val="afffffd"/>
        </w:rPr>
        <w:annotationRef/>
      </w:r>
      <w:r w:rsidRPr="006B3406">
        <w:rPr>
          <w:lang w:val="ru-RU"/>
        </w:rPr>
        <w:t>Добавить форм-фактор, где нужно</w:t>
      </w:r>
    </w:p>
  </w:comment>
  <w:comment w:id="727" w:author="Tatiana Yudina" w:date="2017-01-08T17:46:00Z" w:initials="TY">
    <w:p w:rsidR="00226569" w:rsidRPr="00F96208" w:rsidRDefault="00226569">
      <w:pPr>
        <w:pStyle w:val="affff2"/>
        <w:rPr>
          <w:lang w:val="ru-RU"/>
        </w:rPr>
      </w:pPr>
      <w:r>
        <w:rPr>
          <w:rStyle w:val="afffffd"/>
        </w:rPr>
        <w:annotationRef/>
      </w:r>
      <w:r>
        <w:rPr>
          <w:lang w:val="ru-RU"/>
        </w:rPr>
        <w:t xml:space="preserve">Гена, обрати внимание </w:t>
      </w:r>
    </w:p>
  </w:comment>
  <w:comment w:id="739" w:author="to" w:date="2017-01-08T17:46:00Z" w:initials="t">
    <w:p w:rsidR="00226569" w:rsidRPr="00CF0079" w:rsidRDefault="00226569">
      <w:pPr>
        <w:pStyle w:val="affff2"/>
        <w:rPr>
          <w:lang w:val="ru-RU"/>
        </w:rPr>
      </w:pPr>
      <w:r>
        <w:rPr>
          <w:rStyle w:val="afffffd"/>
        </w:rPr>
        <w:annotationRef/>
      </w:r>
      <w:r>
        <w:rPr>
          <w:lang w:val="ru-RU"/>
        </w:rPr>
        <w:t>У каждой скорости своя поверхность?</w:t>
      </w:r>
    </w:p>
  </w:comment>
  <w:comment w:id="775" w:author="to" w:date="2017-01-08T17:46:00Z" w:initials="t">
    <w:p w:rsidR="00226569" w:rsidRPr="00CF0079" w:rsidRDefault="00226569">
      <w:pPr>
        <w:pStyle w:val="affff2"/>
        <w:rPr>
          <w:lang w:val="ru-RU"/>
        </w:rPr>
      </w:pPr>
      <w:r>
        <w:rPr>
          <w:rStyle w:val="afffffd"/>
        </w:rPr>
        <w:annotationRef/>
      </w:r>
      <w:r>
        <w:rPr>
          <w:lang w:val="ru-RU"/>
        </w:rPr>
        <w:t>при таком подходе не будет сеточной сходимости</w:t>
      </w:r>
    </w:p>
  </w:comment>
  <w:comment w:id="867" w:author="Шайтан-машина" w:date="2017-01-08T17:46:00Z" w:initials="Ш">
    <w:p w:rsidR="00226569" w:rsidRPr="000B7633" w:rsidRDefault="00226569">
      <w:pPr>
        <w:pStyle w:val="affff2"/>
        <w:rPr>
          <w:lang w:val="ru-RU"/>
        </w:rPr>
      </w:pPr>
      <w:r>
        <w:rPr>
          <w:rStyle w:val="afffffd"/>
        </w:rPr>
        <w:annotationRef/>
      </w:r>
      <w:r>
        <w:rPr>
          <w:lang w:val="ru-RU"/>
        </w:rPr>
        <w:t>Добавлено описание метода расчета градиента температуры у стенки</w:t>
      </w:r>
    </w:p>
  </w:comment>
  <w:comment w:id="910" w:author="to" w:date="2017-01-08T17:46:00Z" w:initials="t">
    <w:p w:rsidR="00226569" w:rsidRPr="00CF0079" w:rsidRDefault="00226569">
      <w:pPr>
        <w:pStyle w:val="affff2"/>
        <w:rPr>
          <w:lang w:val="ru-RU"/>
        </w:rPr>
      </w:pPr>
      <w:r>
        <w:rPr>
          <w:rStyle w:val="afffffd"/>
        </w:rPr>
        <w:annotationRef/>
      </w:r>
      <w:r w:rsidRPr="00CF0079">
        <w:rPr>
          <w:lang w:val="ru-RU"/>
        </w:rPr>
        <w:t>всех или только холодных?</w:t>
      </w:r>
      <w:r>
        <w:rPr>
          <w:lang w:val="ru-RU"/>
        </w:rPr>
        <w:t xml:space="preserve"> Размерности величин нужны.</w:t>
      </w:r>
    </w:p>
  </w:comment>
  <w:comment w:id="933" w:author="to" w:date="2017-01-08T17:46:00Z" w:initials="t">
    <w:p w:rsidR="00226569" w:rsidRPr="00EF2250" w:rsidRDefault="00226569">
      <w:pPr>
        <w:pStyle w:val="affff2"/>
        <w:rPr>
          <w:lang w:val="ru-RU"/>
        </w:rPr>
      </w:pPr>
      <w:r>
        <w:rPr>
          <w:rStyle w:val="afffffd"/>
        </w:rPr>
        <w:annotationRef/>
      </w:r>
      <w:r>
        <w:rPr>
          <w:lang w:val="ru-RU"/>
        </w:rPr>
        <w:t>поправка на угол отличный от 90 град…</w:t>
      </w:r>
    </w:p>
  </w:comment>
  <w:comment w:id="1070" w:author="Томащик" w:date="2017-01-08T17:46:00Z" w:initials="В.А.">
    <w:p w:rsidR="00226569" w:rsidRDefault="00226569" w:rsidP="00E5197B">
      <w:pPr>
        <w:pStyle w:val="affff2"/>
        <w:rPr>
          <w:lang w:val="ru-RU"/>
        </w:rPr>
      </w:pPr>
      <w:r>
        <w:rPr>
          <w:rStyle w:val="afffffd"/>
        </w:rPr>
        <w:annotationRef/>
      </w:r>
    </w:p>
    <w:p w:rsidR="00226569" w:rsidRDefault="00226569" w:rsidP="00E5197B">
      <w:pPr>
        <w:pStyle w:val="affff2"/>
        <w:rPr>
          <w:lang w:val="ru-RU"/>
        </w:rPr>
      </w:pPr>
    </w:p>
    <w:p w:rsidR="00226569" w:rsidRPr="00E5197B" w:rsidRDefault="00226569" w:rsidP="00E5197B">
      <w:pPr>
        <w:pStyle w:val="affff2"/>
        <w:rPr>
          <w:lang w:val="ru-RU"/>
        </w:rPr>
      </w:pPr>
      <w:r>
        <w:rPr>
          <w:lang w:val="ru-RU"/>
        </w:rPr>
        <w:t xml:space="preserve"> Гена уточняет: как вычисляется тау (в программе время релаксации частицы обозначается по-разному в осаждении и коагуляции??</w:t>
      </w:r>
    </w:p>
  </w:comment>
  <w:comment w:id="2367" w:author="Томащик" w:date="2017-01-08T17:46:00Z" w:initials="В.А.">
    <w:p w:rsidR="00226569" w:rsidRPr="009A785E" w:rsidRDefault="00226569" w:rsidP="00E5197B">
      <w:pPr>
        <w:pStyle w:val="affff2"/>
        <w:rPr>
          <w:sz w:val="24"/>
          <w:szCs w:val="24"/>
          <w:lang w:val="ru-RU"/>
        </w:rPr>
      </w:pPr>
      <w:r>
        <w:rPr>
          <w:rStyle w:val="afffffd"/>
        </w:rPr>
        <w:annotationRef/>
      </w:r>
      <w:r w:rsidRPr="009A785E">
        <w:rPr>
          <w:sz w:val="24"/>
          <w:szCs w:val="24"/>
          <w:lang w:val="ru-RU"/>
        </w:rPr>
        <w:t>Замечание СПБ АЭП:</w:t>
      </w:r>
    </w:p>
    <w:p w:rsidR="00226569" w:rsidRPr="00E5197B" w:rsidRDefault="00226569">
      <w:pPr>
        <w:pStyle w:val="affff2"/>
        <w:rPr>
          <w:lang w:val="ru-RU"/>
        </w:rPr>
      </w:pPr>
      <w:r w:rsidRPr="009A785E">
        <w:rPr>
          <w:sz w:val="24"/>
          <w:szCs w:val="24"/>
          <w:lang w:val="ru-RU"/>
        </w:rPr>
        <w:t xml:space="preserve">Для каких групп компонентов коэффициенты </w:t>
      </w:r>
      <w:r w:rsidRPr="002A59A1">
        <w:rPr>
          <w:sz w:val="24"/>
          <w:szCs w:val="24"/>
        </w:rPr>
        <w:t>A</w:t>
      </w:r>
      <w:r w:rsidRPr="009A785E">
        <w:rPr>
          <w:sz w:val="24"/>
          <w:szCs w:val="24"/>
          <w:lang w:val="ru-RU"/>
        </w:rPr>
        <w:t xml:space="preserve">, </w:t>
      </w:r>
      <w:r w:rsidRPr="002A59A1">
        <w:rPr>
          <w:sz w:val="24"/>
          <w:szCs w:val="24"/>
        </w:rPr>
        <w:t>B</w:t>
      </w:r>
      <w:r w:rsidRPr="009A785E">
        <w:rPr>
          <w:sz w:val="24"/>
          <w:szCs w:val="24"/>
          <w:lang w:val="ru-RU"/>
        </w:rPr>
        <w:t xml:space="preserve">, </w:t>
      </w:r>
      <w:r w:rsidRPr="002A59A1">
        <w:rPr>
          <w:sz w:val="24"/>
          <w:szCs w:val="24"/>
        </w:rPr>
        <w:t>C</w:t>
      </w:r>
      <w:r w:rsidRPr="009A785E">
        <w:rPr>
          <w:sz w:val="24"/>
          <w:szCs w:val="24"/>
          <w:lang w:val="ru-RU"/>
        </w:rPr>
        <w:t xml:space="preserve">  одинаковы при расчете давление насыщенных паров? Возможно, что набор </w:t>
      </w:r>
      <w:r>
        <w:rPr>
          <w:sz w:val="24"/>
          <w:szCs w:val="24"/>
        </w:rPr>
        <w:t>A</w:t>
      </w:r>
      <w:r w:rsidRPr="009A785E">
        <w:rPr>
          <w:sz w:val="24"/>
          <w:szCs w:val="24"/>
          <w:lang w:val="ru-RU"/>
        </w:rPr>
        <w:t xml:space="preserve">, </w:t>
      </w:r>
      <w:r>
        <w:rPr>
          <w:sz w:val="24"/>
          <w:szCs w:val="24"/>
        </w:rPr>
        <w:t>B</w:t>
      </w:r>
      <w:r w:rsidRPr="009A785E">
        <w:rPr>
          <w:sz w:val="24"/>
          <w:szCs w:val="24"/>
          <w:lang w:val="ru-RU"/>
        </w:rPr>
        <w:t xml:space="preserve">, </w:t>
      </w:r>
      <w:r>
        <w:rPr>
          <w:sz w:val="24"/>
          <w:szCs w:val="24"/>
        </w:rPr>
        <w:t>C</w:t>
      </w:r>
      <w:r w:rsidRPr="009A785E">
        <w:rPr>
          <w:sz w:val="24"/>
          <w:szCs w:val="24"/>
          <w:lang w:val="ru-RU"/>
        </w:rPr>
        <w:t xml:space="preserve"> одинаков для всех компонентов?</w:t>
      </w:r>
    </w:p>
  </w:comment>
  <w:comment w:id="2753" w:author="to" w:date="2017-01-08T17:46:00Z" w:initials="t">
    <w:p w:rsidR="00226569" w:rsidRPr="00EF2250" w:rsidRDefault="00226569">
      <w:pPr>
        <w:pStyle w:val="affff2"/>
        <w:rPr>
          <w:lang w:val="ru-RU"/>
        </w:rPr>
      </w:pPr>
      <w:r>
        <w:rPr>
          <w:rStyle w:val="afffffd"/>
        </w:rPr>
        <w:annotationRef/>
      </w:r>
      <w:r>
        <w:rPr>
          <w:lang w:val="ru-RU"/>
        </w:rPr>
        <w:t>как записать многокомпонентную (10+ разных молекул паров) нуклеацию?</w:t>
      </w:r>
    </w:p>
  </w:comment>
  <w:comment w:id="2855" w:author="to" w:date="2017-01-08T17:46:00Z" w:initials="t">
    <w:p w:rsidR="00226569" w:rsidRPr="00EF2250" w:rsidRDefault="00226569">
      <w:pPr>
        <w:pStyle w:val="affff2"/>
        <w:rPr>
          <w:lang w:val="ru-RU"/>
        </w:rPr>
      </w:pPr>
      <w:r>
        <w:rPr>
          <w:rStyle w:val="afffffd"/>
        </w:rPr>
        <w:annotationRef/>
      </w:r>
      <w:r>
        <w:rPr>
          <w:lang w:val="ru-RU"/>
        </w:rPr>
        <w:t>увод за счет осаждения здесь или отдельно?</w:t>
      </w:r>
    </w:p>
  </w:comment>
  <w:comment w:id="2870" w:author="Tatiana Yudina" w:date="2017-01-08T17:46:00Z" w:initials="TY">
    <w:p w:rsidR="00226569" w:rsidRDefault="00226569">
      <w:pPr>
        <w:pStyle w:val="affff2"/>
        <w:rPr>
          <w:noProof/>
          <w:position w:val="-4"/>
          <w:lang w:val="ru-RU"/>
        </w:rPr>
      </w:pPr>
      <w:r>
        <w:rPr>
          <w:rStyle w:val="afffffd"/>
        </w:rPr>
        <w:annotationRef/>
      </w:r>
      <w:r>
        <w:rPr>
          <w:lang w:val="ru-RU"/>
        </w:rPr>
        <w:t xml:space="preserve">Дима уточняет, </w:t>
      </w:r>
      <w:r w:rsidRPr="002C2748">
        <w:rPr>
          <w:lang w:val="ru-RU"/>
        </w:rPr>
        <w:t xml:space="preserve">Какого порядка точности? </w:t>
      </w:r>
    </w:p>
    <w:p w:rsidR="00226569" w:rsidRPr="00EF2250" w:rsidRDefault="00226569">
      <w:pPr>
        <w:pStyle w:val="affff2"/>
        <w:rPr>
          <w:b/>
          <w:i/>
          <w:color w:val="FF0000"/>
          <w:sz w:val="36"/>
          <w:szCs w:val="36"/>
          <w:lang w:val="ru-RU"/>
        </w:rPr>
      </w:pPr>
      <w:r w:rsidRPr="00EF2250">
        <w:rPr>
          <w:b/>
          <w:i/>
          <w:noProof/>
          <w:color w:val="FF0000"/>
          <w:position w:val="-4"/>
          <w:sz w:val="36"/>
          <w:szCs w:val="36"/>
          <w:lang w:val="ru-RU"/>
        </w:rPr>
        <w:t>Пока шестого</w:t>
      </w:r>
    </w:p>
  </w:comment>
  <w:comment w:id="2893" w:author="Tatiana Yudina" w:date="2017-01-08T17:46:00Z" w:initials="TY">
    <w:p w:rsidR="00226569" w:rsidRPr="006B3406" w:rsidRDefault="00226569" w:rsidP="001B676A">
      <w:pPr>
        <w:pStyle w:val="affff2"/>
        <w:rPr>
          <w:lang w:val="ru-RU"/>
        </w:rPr>
      </w:pPr>
      <w:r>
        <w:rPr>
          <w:rStyle w:val="afffffd"/>
        </w:rPr>
        <w:annotationRef/>
      </w:r>
      <w:r w:rsidRPr="006B3406">
        <w:rPr>
          <w:lang w:val="ru-RU"/>
        </w:rPr>
        <w:t>М.Филиппов: Есть ли это уравнение в коде?</w:t>
      </w:r>
    </w:p>
  </w:comment>
  <w:comment w:id="3141" w:author="Tatiana Yudina" w:date="2017-01-08T17:46:00Z" w:initials="TY">
    <w:p w:rsidR="00226569" w:rsidRPr="006B3406" w:rsidRDefault="00226569">
      <w:pPr>
        <w:pStyle w:val="affff2"/>
        <w:rPr>
          <w:lang w:val="ru-RU"/>
        </w:rPr>
      </w:pPr>
      <w:r>
        <w:rPr>
          <w:rStyle w:val="afffffd"/>
        </w:rPr>
        <w:annotationRef/>
      </w:r>
      <w:r w:rsidRPr="006B3406">
        <w:rPr>
          <w:lang w:val="ru-RU"/>
        </w:rPr>
        <w:t>М.Филиппов: Есть ли это уравнение в коде?</w:t>
      </w:r>
    </w:p>
  </w:comment>
  <w:comment w:id="3161" w:author="Tatiana Yudina" w:date="2017-01-08T17:46:00Z" w:initials="TY">
    <w:p w:rsidR="00226569" w:rsidRPr="009A785E" w:rsidRDefault="00226569">
      <w:pPr>
        <w:pStyle w:val="affff2"/>
        <w:rPr>
          <w:lang w:val="ru-RU"/>
        </w:rPr>
      </w:pPr>
      <w:r>
        <w:rPr>
          <w:rStyle w:val="afffffd"/>
        </w:rPr>
        <w:annotationRef/>
      </w:r>
      <w:r w:rsidRPr="009A785E">
        <w:rPr>
          <w:lang w:val="ru-RU"/>
        </w:rPr>
        <w:t>ссылка</w:t>
      </w:r>
    </w:p>
  </w:comment>
  <w:comment w:id="3270" w:author="Tatiana Yudina" w:date="2017-01-08T17:46:00Z" w:initials="TY">
    <w:p w:rsidR="00226569" w:rsidRPr="002C2748" w:rsidRDefault="00226569">
      <w:pPr>
        <w:pStyle w:val="affff2"/>
        <w:rPr>
          <w:lang w:val="ru-RU"/>
        </w:rPr>
      </w:pPr>
      <w:r>
        <w:rPr>
          <w:rStyle w:val="afffffd"/>
        </w:rPr>
        <w:annotationRef/>
      </w:r>
      <w:r>
        <w:rPr>
          <w:lang w:val="ru-RU"/>
        </w:rPr>
        <w:t xml:space="preserve">Дима уточняет, </w:t>
      </w:r>
      <w:r w:rsidRPr="002C2748">
        <w:rPr>
          <w:lang w:val="ru-RU"/>
        </w:rPr>
        <w:t>Какого порядка точности?</w:t>
      </w:r>
    </w:p>
  </w:comment>
  <w:comment w:id="3273" w:author="Tatiana Yudina" w:date="2017-01-08T17:46:00Z" w:initials="TY">
    <w:p w:rsidR="00226569" w:rsidRPr="006B3406" w:rsidRDefault="00226569" w:rsidP="00214EE6">
      <w:pPr>
        <w:pStyle w:val="affff2"/>
        <w:rPr>
          <w:lang w:val="ru-RU"/>
        </w:rPr>
      </w:pPr>
      <w:r>
        <w:rPr>
          <w:rStyle w:val="afffffd"/>
        </w:rPr>
        <w:annotationRef/>
      </w:r>
      <w:r w:rsidRPr="006B3406">
        <w:rPr>
          <w:lang w:val="ru-RU"/>
        </w:rPr>
        <w:t>Г.Кобелев – проверяет, так ли это?</w:t>
      </w:r>
    </w:p>
    <w:p w:rsidR="00226569" w:rsidRPr="006B3406" w:rsidRDefault="00226569" w:rsidP="00214EE6">
      <w:pPr>
        <w:pStyle w:val="affff2"/>
        <w:rPr>
          <w:lang w:val="ru-RU"/>
        </w:rPr>
      </w:pPr>
      <w:r w:rsidRPr="006B3406">
        <w:rPr>
          <w:lang w:val="ru-RU"/>
        </w:rPr>
        <w:t>Если да, то откуда берутся параметры распределения.</w:t>
      </w:r>
    </w:p>
    <w:p w:rsidR="00226569" w:rsidRPr="006B3406" w:rsidRDefault="00226569" w:rsidP="00214EE6">
      <w:pPr>
        <w:pStyle w:val="affff2"/>
        <w:rPr>
          <w:lang w:val="ru-RU"/>
        </w:rPr>
      </w:pPr>
      <w:r w:rsidRPr="006B3406">
        <w:rPr>
          <w:lang w:val="ru-RU"/>
        </w:rPr>
        <w:t>Как сочетаются эти параметры с разбиением на группы?</w:t>
      </w:r>
    </w:p>
  </w:comment>
  <w:comment w:id="3284" w:author="Tatiana Yudina" w:date="2017-01-08T17:46:00Z" w:initials="TY">
    <w:p w:rsidR="00226569" w:rsidRPr="006B3406" w:rsidRDefault="00226569">
      <w:pPr>
        <w:pStyle w:val="affff2"/>
        <w:rPr>
          <w:lang w:val="ru-RU"/>
        </w:rPr>
      </w:pPr>
      <w:r>
        <w:rPr>
          <w:rStyle w:val="afffffd"/>
        </w:rPr>
        <w:annotationRef/>
      </w:r>
      <w:r w:rsidRPr="006B3406">
        <w:rPr>
          <w:lang w:val="ru-RU"/>
        </w:rPr>
        <w:t>Гена</w:t>
      </w:r>
    </w:p>
  </w:comment>
  <w:comment w:id="3385" w:author="Tatiana Yudina" w:date="2017-01-08T17:46:00Z" w:initials="TY">
    <w:p w:rsidR="00226569" w:rsidRPr="006B3406" w:rsidRDefault="00226569">
      <w:pPr>
        <w:pStyle w:val="affff2"/>
        <w:rPr>
          <w:lang w:val="ru-RU"/>
        </w:rPr>
      </w:pPr>
      <w:r>
        <w:rPr>
          <w:rStyle w:val="afffffd"/>
        </w:rPr>
        <w:annotationRef/>
      </w:r>
      <w:r w:rsidRPr="006B3406">
        <w:rPr>
          <w:lang w:val="ru-RU"/>
        </w:rPr>
        <w:t>Миша пищет текст, проверяет Гена</w:t>
      </w:r>
    </w:p>
  </w:comment>
  <w:comment w:id="3493" w:author="to" w:date="2017-01-08T17:46:00Z" w:initials="t">
    <w:p w:rsidR="00226569" w:rsidRPr="00472EB2" w:rsidRDefault="00226569">
      <w:pPr>
        <w:pStyle w:val="affff2"/>
        <w:rPr>
          <w:lang w:val="ru-RU"/>
        </w:rPr>
      </w:pPr>
      <w:r>
        <w:rPr>
          <w:rStyle w:val="afffffd"/>
        </w:rPr>
        <w:annotationRef/>
      </w:r>
      <w:r>
        <w:rPr>
          <w:lang w:val="ru-RU"/>
        </w:rPr>
        <w:t>четырех или пяти?</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070" w:rsidRDefault="00FC3070" w:rsidP="000D154A">
      <w:r>
        <w:separator/>
      </w:r>
    </w:p>
    <w:p w:rsidR="00FC3070" w:rsidRDefault="00FC3070"/>
  </w:endnote>
  <w:endnote w:type="continuationSeparator" w:id="0">
    <w:p w:rsidR="00FC3070" w:rsidRDefault="00FC3070" w:rsidP="000D154A">
      <w:r>
        <w:continuationSeparator/>
      </w:r>
    </w:p>
    <w:p w:rsidR="00FC3070" w:rsidRDefault="00FC30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_Timer">
    <w:altName w:val="Times New Roman"/>
    <w:charset w:val="CC"/>
    <w:family w:val="roman"/>
    <w:pitch w:val="variable"/>
    <w:sig w:usb0="00000201" w:usb1="00000000" w:usb2="00000000" w:usb3="00000000" w:csb0="00000004" w:csb1="00000000"/>
  </w:font>
  <w:font w:name="Calibri">
    <w:panose1 w:val="020F0502020204030204"/>
    <w:charset w:val="CC"/>
    <w:family w:val="swiss"/>
    <w:pitch w:val="variable"/>
    <w:sig w:usb0="E00002FF" w:usb1="4000ACFF" w:usb2="00000001" w:usb3="00000000" w:csb0="0000019F" w:csb1="00000000"/>
  </w:font>
  <w:font w:name="MS ????">
    <w:altName w:val="MS Mincho"/>
    <w:panose1 w:val="00000000000000000000"/>
    <w:charset w:val="80"/>
    <w:family w:val="auto"/>
    <w:notTrueType/>
    <w:pitch w:val="variable"/>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CYR">
    <w:panose1 w:val="02020603050405020304"/>
    <w:charset w:val="CC"/>
    <w:family w:val="roman"/>
    <w:pitch w:val="variable"/>
    <w:sig w:usb0="E0002AFF" w:usb1="C0007841" w:usb2="00000009" w:usb3="00000000" w:csb0="000001FF" w:csb1="00000000"/>
  </w:font>
  <w:font w:name="Verdana">
    <w:panose1 w:val="020B0604030504040204"/>
    <w:charset w:val="CC"/>
    <w:family w:val="swiss"/>
    <w:pitch w:val="variable"/>
    <w:sig w:usb0="A10006FF" w:usb1="4000205B" w:usb2="00000010" w:usb3="00000000" w:csb0="0000019F" w:csb1="00000000"/>
  </w:font>
  <w:font w:name="Journal">
    <w:altName w:val="Times New Roman"/>
    <w:charset w:val="00"/>
    <w:family w:val="auto"/>
    <w:pitch w:val="variable"/>
    <w:sig w:usb0="00000007" w:usb1="00000000" w:usb2="00000000" w:usb3="00000000" w:csb0="00000013" w:csb1="00000000"/>
  </w:font>
  <w:font w:name="Arial Narrow">
    <w:panose1 w:val="020B0606020202030204"/>
    <w:charset w:val="CC"/>
    <w:family w:val="swiss"/>
    <w:pitch w:val="variable"/>
    <w:sig w:usb0="00000287" w:usb1="00000800" w:usb2="00000000" w:usb3="00000000" w:csb0="0000009F" w:csb1="00000000"/>
  </w:font>
  <w:font w:name="Helvetica">
    <w:panose1 w:val="020B0604020202030204"/>
    <w:charset w:val="00"/>
    <w:family w:val="swiss"/>
    <w:notTrueType/>
    <w:pitch w:val="variable"/>
    <w:sig w:usb0="00000003" w:usb1="00000000" w:usb2="00000000" w:usb3="00000000" w:csb0="00000001" w:csb1="00000000"/>
  </w:font>
  <w:font w:name="TimesDL">
    <w:altName w:val="Times New Roman"/>
    <w:panose1 w:val="00000000000000000000"/>
    <w:charset w:val="00"/>
    <w:family w:val="auto"/>
    <w:notTrueType/>
    <w:pitch w:val="variable"/>
    <w:sig w:usb0="00000003" w:usb1="00000000" w:usb2="00000000" w:usb3="00000000" w:csb0="00000001" w:csb1="00000000"/>
  </w:font>
  <w:font w:name="Encyclopaedia">
    <w:altName w:val="Arial"/>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CC"/>
    <w:family w:val="roman"/>
    <w:pitch w:val="variable"/>
    <w:sig w:usb0="E00002FF" w:usb1="420024FF" w:usb2="00000000" w:usb3="00000000" w:csb0="0000019F" w:csb1="00000000"/>
  </w:font>
  <w:font w:name="Times">
    <w:panose1 w:val="02020603060405020304"/>
    <w:charset w:val="CC"/>
    <w:family w:val="roman"/>
    <w:pitch w:val="variable"/>
    <w:sig w:usb0="20002A87" w:usb1="00000000" w:usb2="00000000" w:usb3="00000000" w:csb0="000001FF" w:csb1="00000000"/>
  </w:font>
  <w:font w:name="Trebuchet MS">
    <w:panose1 w:val="020B0603020202020204"/>
    <w:charset w:val="CC"/>
    <w:family w:val="swiss"/>
    <w:pitch w:val="variable"/>
    <w:sig w:usb0="00000287" w:usb1="00000000" w:usb2="00000000" w:usb3="00000000" w:csb0="0000009F" w:csb1="00000000"/>
  </w:font>
  <w:font w:name="MT Symbol">
    <w:altName w:val="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8505"/>
      <w:gridCol w:w="1134"/>
    </w:tblGrid>
    <w:tr w:rsidR="00226569" w:rsidRPr="00295FE1" w:rsidTr="004E7D33">
      <w:trPr>
        <w:jc w:val="center"/>
      </w:trPr>
      <w:tc>
        <w:tcPr>
          <w:tcW w:w="8505" w:type="dxa"/>
        </w:tcPr>
        <w:p w:rsidR="00226569" w:rsidRPr="004C54D2" w:rsidRDefault="00226569" w:rsidP="00295FE1">
          <w:pPr>
            <w:pStyle w:val="af0"/>
            <w:jc w:val="center"/>
            <w:rPr>
              <w:rFonts w:ascii="Times New Roman" w:eastAsia="Times New Roman" w:hAnsi="Times New Roman"/>
              <w:sz w:val="24"/>
              <w:szCs w:val="22"/>
            </w:rPr>
          </w:pPr>
          <w:r w:rsidRPr="004C54D2">
            <w:rPr>
              <w:rFonts w:ascii="Times New Roman" w:eastAsia="Times New Roman" w:hAnsi="Times New Roman"/>
              <w:sz w:val="22"/>
              <w:szCs w:val="22"/>
            </w:rPr>
            <w:t>Вид документа</w:t>
          </w:r>
        </w:p>
      </w:tc>
      <w:tc>
        <w:tcPr>
          <w:tcW w:w="1134" w:type="dxa"/>
        </w:tcPr>
        <w:p w:rsidR="00226569" w:rsidRPr="004C54D2" w:rsidRDefault="00226569" w:rsidP="004F167A">
          <w:pPr>
            <w:pStyle w:val="ae"/>
            <w:rPr>
              <w:rFonts w:eastAsia="Times New Roman"/>
              <w:szCs w:val="22"/>
            </w:rPr>
          </w:pPr>
          <w:r w:rsidRPr="004C54D2">
            <w:rPr>
              <w:rFonts w:eastAsia="Times New Roman"/>
              <w:sz w:val="22"/>
              <w:szCs w:val="22"/>
            </w:rPr>
            <w:fldChar w:fldCharType="begin"/>
          </w:r>
          <w:r w:rsidRPr="004C54D2">
            <w:rPr>
              <w:rFonts w:eastAsia="Times New Roman"/>
              <w:sz w:val="22"/>
              <w:szCs w:val="22"/>
            </w:rPr>
            <w:instrText xml:space="preserve"> PAGE   \* MERGEFORMAT </w:instrText>
          </w:r>
          <w:r w:rsidRPr="004C54D2">
            <w:rPr>
              <w:rFonts w:eastAsia="Times New Roman"/>
              <w:sz w:val="22"/>
              <w:szCs w:val="22"/>
            </w:rPr>
            <w:fldChar w:fldCharType="separate"/>
          </w:r>
          <w:r w:rsidR="000B5C67" w:rsidRPr="000B5C67">
            <w:rPr>
              <w:rFonts w:eastAsia="Times New Roman"/>
              <w:noProof/>
              <w:szCs w:val="22"/>
            </w:rPr>
            <w:t>23</w:t>
          </w:r>
          <w:r w:rsidRPr="004C54D2">
            <w:rPr>
              <w:rFonts w:eastAsia="Times New Roman"/>
              <w:sz w:val="22"/>
              <w:szCs w:val="22"/>
            </w:rPr>
            <w:fldChar w:fldCharType="end"/>
          </w:r>
        </w:p>
      </w:tc>
    </w:tr>
  </w:tbl>
  <w:p w:rsidR="00226569" w:rsidRPr="003C19A7" w:rsidRDefault="00226569" w:rsidP="0038399C">
    <w:pPr>
      <w:pStyle w:val="af0"/>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070" w:rsidRDefault="00FC3070" w:rsidP="000D154A">
      <w:r>
        <w:separator/>
      </w:r>
    </w:p>
    <w:p w:rsidR="00FC3070" w:rsidRDefault="00FC3070"/>
  </w:footnote>
  <w:footnote w:type="continuationSeparator" w:id="0">
    <w:p w:rsidR="00FC3070" w:rsidRDefault="00FC3070" w:rsidP="000D154A">
      <w:r>
        <w:continuationSeparator/>
      </w:r>
    </w:p>
    <w:p w:rsidR="00FC3070" w:rsidRDefault="00FC307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3BC69E2E"/>
    <w:lvl w:ilvl="0">
      <w:start w:val="1"/>
      <w:numFmt w:val="bullet"/>
      <w:pStyle w:val="3"/>
      <w:lvlText w:val=""/>
      <w:lvlJc w:val="left"/>
      <w:pPr>
        <w:tabs>
          <w:tab w:val="num" w:pos="1209"/>
        </w:tabs>
        <w:ind w:left="1209" w:hanging="360"/>
      </w:pPr>
      <w:rPr>
        <w:rFonts w:ascii="Symbol" w:hAnsi="Symbol" w:hint="default"/>
      </w:rPr>
    </w:lvl>
  </w:abstractNum>
  <w:abstractNum w:abstractNumId="1">
    <w:nsid w:val="0084793F"/>
    <w:multiLevelType w:val="hybridMultilevel"/>
    <w:tmpl w:val="EFAA0986"/>
    <w:lvl w:ilvl="0" w:tplc="0792DF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057D41D3"/>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
    <w:nsid w:val="060B014A"/>
    <w:multiLevelType w:val="hybridMultilevel"/>
    <w:tmpl w:val="32F4032E"/>
    <w:lvl w:ilvl="0" w:tplc="40C67E06">
      <w:start w:val="1"/>
      <w:numFmt w:val="decimal"/>
      <w:pStyle w:val="Normal1"/>
      <w:lvlText w:val="%1."/>
      <w:lvlJc w:val="left"/>
      <w:pPr>
        <w:tabs>
          <w:tab w:val="num" w:pos="397"/>
        </w:tabs>
        <w:ind w:left="397" w:hanging="397"/>
      </w:pPr>
      <w:rPr>
        <w:rFonts w:cs="Times New Roman" w:hint="default"/>
        <w:caps w:val="0"/>
        <w:strike w:val="0"/>
        <w:dstrike w:val="0"/>
        <w:vanish w:val="0"/>
        <w:vertAlign w:val="baseline"/>
      </w:rPr>
    </w:lvl>
    <w:lvl w:ilvl="1" w:tplc="18861DC4">
      <w:start w:val="1"/>
      <w:numFmt w:val="lowerLetter"/>
      <w:lvlText w:val="%2."/>
      <w:lvlJc w:val="left"/>
      <w:pPr>
        <w:tabs>
          <w:tab w:val="num" w:pos="1440"/>
        </w:tabs>
        <w:ind w:left="1440" w:hanging="360"/>
      </w:pPr>
      <w:rPr>
        <w:rFonts w:cs="Times New Roman"/>
      </w:rPr>
    </w:lvl>
    <w:lvl w:ilvl="2" w:tplc="6C5C801C" w:tentative="1">
      <w:start w:val="1"/>
      <w:numFmt w:val="lowerRoman"/>
      <w:lvlText w:val="%3."/>
      <w:lvlJc w:val="right"/>
      <w:pPr>
        <w:tabs>
          <w:tab w:val="num" w:pos="2160"/>
        </w:tabs>
        <w:ind w:left="2160" w:hanging="180"/>
      </w:pPr>
      <w:rPr>
        <w:rFonts w:cs="Times New Roman"/>
      </w:rPr>
    </w:lvl>
    <w:lvl w:ilvl="3" w:tplc="53BA8DD0" w:tentative="1">
      <w:start w:val="1"/>
      <w:numFmt w:val="decimal"/>
      <w:lvlText w:val="%4."/>
      <w:lvlJc w:val="left"/>
      <w:pPr>
        <w:tabs>
          <w:tab w:val="num" w:pos="2880"/>
        </w:tabs>
        <w:ind w:left="2880" w:hanging="360"/>
      </w:pPr>
      <w:rPr>
        <w:rFonts w:cs="Times New Roman"/>
      </w:rPr>
    </w:lvl>
    <w:lvl w:ilvl="4" w:tplc="E362A2DE" w:tentative="1">
      <w:start w:val="1"/>
      <w:numFmt w:val="lowerLetter"/>
      <w:lvlText w:val="%5."/>
      <w:lvlJc w:val="left"/>
      <w:pPr>
        <w:tabs>
          <w:tab w:val="num" w:pos="3600"/>
        </w:tabs>
        <w:ind w:left="3600" w:hanging="360"/>
      </w:pPr>
      <w:rPr>
        <w:rFonts w:cs="Times New Roman"/>
      </w:rPr>
    </w:lvl>
    <w:lvl w:ilvl="5" w:tplc="8BFCCB9A" w:tentative="1">
      <w:start w:val="1"/>
      <w:numFmt w:val="lowerRoman"/>
      <w:lvlText w:val="%6."/>
      <w:lvlJc w:val="right"/>
      <w:pPr>
        <w:tabs>
          <w:tab w:val="num" w:pos="4320"/>
        </w:tabs>
        <w:ind w:left="4320" w:hanging="180"/>
      </w:pPr>
      <w:rPr>
        <w:rFonts w:cs="Times New Roman"/>
      </w:rPr>
    </w:lvl>
    <w:lvl w:ilvl="6" w:tplc="52AE5D32" w:tentative="1">
      <w:start w:val="1"/>
      <w:numFmt w:val="decimal"/>
      <w:lvlText w:val="%7."/>
      <w:lvlJc w:val="left"/>
      <w:pPr>
        <w:tabs>
          <w:tab w:val="num" w:pos="5040"/>
        </w:tabs>
        <w:ind w:left="5040" w:hanging="360"/>
      </w:pPr>
      <w:rPr>
        <w:rFonts w:cs="Times New Roman"/>
      </w:rPr>
    </w:lvl>
    <w:lvl w:ilvl="7" w:tplc="D8EEB3B4" w:tentative="1">
      <w:start w:val="1"/>
      <w:numFmt w:val="lowerLetter"/>
      <w:lvlText w:val="%8."/>
      <w:lvlJc w:val="left"/>
      <w:pPr>
        <w:tabs>
          <w:tab w:val="num" w:pos="5760"/>
        </w:tabs>
        <w:ind w:left="5760" w:hanging="360"/>
      </w:pPr>
      <w:rPr>
        <w:rFonts w:cs="Times New Roman"/>
      </w:rPr>
    </w:lvl>
    <w:lvl w:ilvl="8" w:tplc="801ACB32" w:tentative="1">
      <w:start w:val="1"/>
      <w:numFmt w:val="lowerRoman"/>
      <w:lvlText w:val="%9."/>
      <w:lvlJc w:val="right"/>
      <w:pPr>
        <w:tabs>
          <w:tab w:val="num" w:pos="6480"/>
        </w:tabs>
        <w:ind w:left="6480" w:hanging="180"/>
      </w:pPr>
      <w:rPr>
        <w:rFonts w:cs="Times New Roman"/>
      </w:rPr>
    </w:lvl>
  </w:abstractNum>
  <w:abstractNum w:abstractNumId="4">
    <w:nsid w:val="0A410864"/>
    <w:multiLevelType w:val="singleLevel"/>
    <w:tmpl w:val="34202D98"/>
    <w:lvl w:ilvl="0">
      <w:start w:val="1"/>
      <w:numFmt w:val="decimal"/>
      <w:pStyle w:val="11"/>
      <w:lvlText w:val="А.1.%1"/>
      <w:lvlJc w:val="left"/>
      <w:pPr>
        <w:tabs>
          <w:tab w:val="num" w:pos="720"/>
        </w:tabs>
      </w:pPr>
      <w:rPr>
        <w:rFonts w:ascii="Arial" w:hAnsi="Arial" w:cs="Times New Roman" w:hint="default"/>
        <w:b w:val="0"/>
        <w:i w:val="0"/>
      </w:rPr>
    </w:lvl>
  </w:abstractNum>
  <w:abstractNum w:abstractNumId="5">
    <w:nsid w:val="0AB91089"/>
    <w:multiLevelType w:val="hybridMultilevel"/>
    <w:tmpl w:val="191CB1C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B154D49"/>
    <w:multiLevelType w:val="hybridMultilevel"/>
    <w:tmpl w:val="DE4EFBEC"/>
    <w:lvl w:ilvl="0" w:tplc="EBC21326">
      <w:start w:val="1"/>
      <w:numFmt w:val="bullet"/>
      <w:pStyle w:val="2"/>
      <w:lvlText w:val=""/>
      <w:lvlJc w:val="left"/>
      <w:pPr>
        <w:ind w:left="720" w:hanging="360"/>
      </w:pPr>
      <w:rPr>
        <w:rFonts w:ascii="Symbol" w:hAnsi="Symbol" w:hint="default"/>
        <w:sz w:val="24"/>
      </w:rPr>
    </w:lvl>
    <w:lvl w:ilvl="1" w:tplc="E500F7D2" w:tentative="1">
      <w:start w:val="1"/>
      <w:numFmt w:val="bullet"/>
      <w:lvlText w:val="o"/>
      <w:lvlJc w:val="left"/>
      <w:pPr>
        <w:ind w:left="1440" w:hanging="360"/>
      </w:pPr>
      <w:rPr>
        <w:rFonts w:ascii="Courier New" w:hAnsi="Courier New" w:hint="default"/>
      </w:rPr>
    </w:lvl>
    <w:lvl w:ilvl="2" w:tplc="EF10D9DC" w:tentative="1">
      <w:start w:val="1"/>
      <w:numFmt w:val="bullet"/>
      <w:lvlText w:val=""/>
      <w:lvlJc w:val="left"/>
      <w:pPr>
        <w:ind w:left="2160" w:hanging="360"/>
      </w:pPr>
      <w:rPr>
        <w:rFonts w:ascii="Wingdings" w:hAnsi="Wingdings" w:hint="default"/>
      </w:rPr>
    </w:lvl>
    <w:lvl w:ilvl="3" w:tplc="70886DDA" w:tentative="1">
      <w:start w:val="1"/>
      <w:numFmt w:val="bullet"/>
      <w:lvlText w:val=""/>
      <w:lvlJc w:val="left"/>
      <w:pPr>
        <w:ind w:left="2880" w:hanging="360"/>
      </w:pPr>
      <w:rPr>
        <w:rFonts w:ascii="Symbol" w:hAnsi="Symbol" w:hint="default"/>
      </w:rPr>
    </w:lvl>
    <w:lvl w:ilvl="4" w:tplc="9EACB7B2" w:tentative="1">
      <w:start w:val="1"/>
      <w:numFmt w:val="bullet"/>
      <w:lvlText w:val="o"/>
      <w:lvlJc w:val="left"/>
      <w:pPr>
        <w:ind w:left="3600" w:hanging="360"/>
      </w:pPr>
      <w:rPr>
        <w:rFonts w:ascii="Courier New" w:hAnsi="Courier New" w:hint="default"/>
      </w:rPr>
    </w:lvl>
    <w:lvl w:ilvl="5" w:tplc="D7AA215E" w:tentative="1">
      <w:start w:val="1"/>
      <w:numFmt w:val="bullet"/>
      <w:lvlText w:val=""/>
      <w:lvlJc w:val="left"/>
      <w:pPr>
        <w:ind w:left="4320" w:hanging="360"/>
      </w:pPr>
      <w:rPr>
        <w:rFonts w:ascii="Wingdings" w:hAnsi="Wingdings" w:hint="default"/>
      </w:rPr>
    </w:lvl>
    <w:lvl w:ilvl="6" w:tplc="89726E54" w:tentative="1">
      <w:start w:val="1"/>
      <w:numFmt w:val="bullet"/>
      <w:lvlText w:val=""/>
      <w:lvlJc w:val="left"/>
      <w:pPr>
        <w:ind w:left="5040" w:hanging="360"/>
      </w:pPr>
      <w:rPr>
        <w:rFonts w:ascii="Symbol" w:hAnsi="Symbol" w:hint="default"/>
      </w:rPr>
    </w:lvl>
    <w:lvl w:ilvl="7" w:tplc="E8E4FF3C" w:tentative="1">
      <w:start w:val="1"/>
      <w:numFmt w:val="bullet"/>
      <w:lvlText w:val="o"/>
      <w:lvlJc w:val="left"/>
      <w:pPr>
        <w:ind w:left="5760" w:hanging="360"/>
      </w:pPr>
      <w:rPr>
        <w:rFonts w:ascii="Courier New" w:hAnsi="Courier New" w:hint="default"/>
      </w:rPr>
    </w:lvl>
    <w:lvl w:ilvl="8" w:tplc="385A1C16" w:tentative="1">
      <w:start w:val="1"/>
      <w:numFmt w:val="bullet"/>
      <w:lvlText w:val=""/>
      <w:lvlJc w:val="left"/>
      <w:pPr>
        <w:ind w:left="6480" w:hanging="360"/>
      </w:pPr>
      <w:rPr>
        <w:rFonts w:ascii="Wingdings" w:hAnsi="Wingdings" w:hint="default"/>
      </w:rPr>
    </w:lvl>
  </w:abstractNum>
  <w:abstractNum w:abstractNumId="7">
    <w:nsid w:val="0B3C3C29"/>
    <w:multiLevelType w:val="multilevel"/>
    <w:tmpl w:val="400A5004"/>
    <w:lvl w:ilvl="0">
      <w:start w:val="1"/>
      <w:numFmt w:val="decimal"/>
      <w:pStyle w:val="1"/>
      <w:lvlText w:val="%1"/>
      <w:lvlJc w:val="left"/>
      <w:pPr>
        <w:ind w:left="0" w:firstLine="851"/>
      </w:pPr>
      <w:rPr>
        <w:rFonts w:hint="default"/>
      </w:rPr>
    </w:lvl>
    <w:lvl w:ilvl="1">
      <w:start w:val="1"/>
      <w:numFmt w:val="decimal"/>
      <w:pStyle w:val="20"/>
      <w:suff w:val="space"/>
      <w:lvlText w:val="%1.%2"/>
      <w:lvlJc w:val="left"/>
      <w:pPr>
        <w:ind w:left="0" w:firstLine="851"/>
      </w:pPr>
      <w:rPr>
        <w:rFonts w:hint="default"/>
      </w:rPr>
    </w:lvl>
    <w:lvl w:ilvl="2">
      <w:start w:val="1"/>
      <w:numFmt w:val="decimal"/>
      <w:pStyle w:val="30"/>
      <w:suff w:val="space"/>
      <w:lvlText w:val="%1.%2.%3"/>
      <w:lvlJc w:val="left"/>
      <w:pPr>
        <w:ind w:left="0" w:firstLine="851"/>
      </w:pPr>
      <w:rPr>
        <w:rFonts w:hint="default"/>
      </w:rPr>
    </w:lvl>
    <w:lvl w:ilvl="3">
      <w:start w:val="1"/>
      <w:numFmt w:val="decimal"/>
      <w:pStyle w:val="4"/>
      <w:suff w:val="space"/>
      <w:lvlText w:val="%1.%2.%3.%4"/>
      <w:lvlJc w:val="left"/>
      <w:pPr>
        <w:ind w:left="425" w:firstLine="851"/>
      </w:pPr>
      <w:rPr>
        <w:rFonts w:hint="default"/>
      </w:rPr>
    </w:lvl>
    <w:lvl w:ilvl="4">
      <w:start w:val="1"/>
      <w:numFmt w:val="decimal"/>
      <w:pStyle w:val="5"/>
      <w:lvlText w:val="%1.%2.%3.%4.%5"/>
      <w:lvlJc w:val="left"/>
      <w:pPr>
        <w:ind w:left="0" w:firstLine="851"/>
      </w:pPr>
      <w:rPr>
        <w:rFonts w:hint="default"/>
      </w:rPr>
    </w:lvl>
    <w:lvl w:ilvl="5">
      <w:start w:val="1"/>
      <w:numFmt w:val="decimal"/>
      <w:pStyle w:val="6"/>
      <w:lvlText w:val="%1.%2.%3.%4.%5.%6"/>
      <w:lvlJc w:val="left"/>
      <w:pPr>
        <w:ind w:left="0" w:firstLine="851"/>
      </w:pPr>
      <w:rPr>
        <w:rFonts w:hint="default"/>
      </w:rPr>
    </w:lvl>
    <w:lvl w:ilvl="6">
      <w:start w:val="1"/>
      <w:numFmt w:val="decimal"/>
      <w:pStyle w:val="7"/>
      <w:lvlText w:val="%1.%2.%3.%4.%5.%6.%7"/>
      <w:lvlJc w:val="left"/>
      <w:pPr>
        <w:ind w:left="0" w:firstLine="851"/>
      </w:pPr>
      <w:rPr>
        <w:rFonts w:hint="default"/>
      </w:rPr>
    </w:lvl>
    <w:lvl w:ilvl="7">
      <w:start w:val="1"/>
      <w:numFmt w:val="decimal"/>
      <w:pStyle w:val="8"/>
      <w:lvlText w:val="%1.%2.%3.%4.%5.%6.%7.%8"/>
      <w:lvlJc w:val="left"/>
      <w:pPr>
        <w:ind w:left="0" w:firstLine="851"/>
      </w:pPr>
      <w:rPr>
        <w:rFonts w:hint="default"/>
      </w:rPr>
    </w:lvl>
    <w:lvl w:ilvl="8">
      <w:start w:val="1"/>
      <w:numFmt w:val="decimal"/>
      <w:pStyle w:val="9"/>
      <w:lvlText w:val="%1.%2.%3.%4.%5.%6.%7.%8.%9"/>
      <w:lvlJc w:val="left"/>
      <w:pPr>
        <w:ind w:left="0" w:firstLine="851"/>
      </w:pPr>
      <w:rPr>
        <w:rFonts w:hint="default"/>
      </w:rPr>
    </w:lvl>
  </w:abstractNum>
  <w:abstractNum w:abstractNumId="8">
    <w:nsid w:val="0C6D5C71"/>
    <w:multiLevelType w:val="multilevel"/>
    <w:tmpl w:val="D91E170A"/>
    <w:lvl w:ilvl="0">
      <w:start w:val="1"/>
      <w:numFmt w:val="decimal"/>
      <w:pStyle w:val="a"/>
      <w:suff w:val="space"/>
      <w:lvlText w:val="%1"/>
      <w:lvlJc w:val="left"/>
      <w:pPr>
        <w:ind w:firstLine="567"/>
      </w:pPr>
      <w:rPr>
        <w:rFonts w:cs="Times New Roman" w:hint="default"/>
      </w:rPr>
    </w:lvl>
    <w:lvl w:ilvl="1">
      <w:start w:val="1"/>
      <w:numFmt w:val="decimal"/>
      <w:lvlRestart w:val="0"/>
      <w:isLgl/>
      <w:suff w:val="space"/>
      <w:lvlText w:val="2.%2"/>
      <w:lvlJc w:val="left"/>
      <w:pPr>
        <w:ind w:firstLine="567"/>
      </w:pPr>
      <w:rPr>
        <w:rFonts w:cs="Times New Roman" w:hint="default"/>
      </w:rPr>
    </w:lvl>
    <w:lvl w:ilvl="2">
      <w:start w:val="1"/>
      <w:numFmt w:val="decimal"/>
      <w:lvlRestart w:val="0"/>
      <w:isLgl/>
      <w:suff w:val="space"/>
      <w:lvlText w:val="%1.%2.%3"/>
      <w:lvlJc w:val="left"/>
      <w:pPr>
        <w:ind w:left="284" w:firstLine="567"/>
      </w:pPr>
      <w:rPr>
        <w:rFonts w:cs="Times New Roman" w:hint="default"/>
      </w:rPr>
    </w:lvl>
    <w:lvl w:ilvl="3">
      <w:start w:val="1"/>
      <w:numFmt w:val="decimal"/>
      <w:lvlRestart w:val="0"/>
      <w:isLgl/>
      <w:suff w:val="space"/>
      <w:lvlText w:val="%1.%2.%3.%4"/>
      <w:lvlJc w:val="left"/>
      <w:pPr>
        <w:ind w:firstLine="567"/>
      </w:pPr>
      <w:rPr>
        <w:rFonts w:cs="Times New Roman" w:hint="default"/>
      </w:rPr>
    </w:lvl>
    <w:lvl w:ilvl="4">
      <w:start w:val="1"/>
      <w:numFmt w:val="decimal"/>
      <w:lvlText w:val="%1.%2.%3.%4.%5"/>
      <w:lvlJc w:val="left"/>
      <w:pPr>
        <w:tabs>
          <w:tab w:val="num" w:pos="2007"/>
        </w:tabs>
        <w:ind w:left="1575" w:hanging="1008"/>
      </w:pPr>
      <w:rPr>
        <w:rFonts w:cs="Times New Roman" w:hint="default"/>
        <w:b w:val="0"/>
        <w:i w:val="0"/>
      </w:rPr>
    </w:lvl>
    <w:lvl w:ilvl="5">
      <w:start w:val="1"/>
      <w:numFmt w:val="decimal"/>
      <w:lvlText w:val="%1.%2.%3.%4.%5.%6"/>
      <w:lvlJc w:val="left"/>
      <w:pPr>
        <w:tabs>
          <w:tab w:val="num" w:pos="1719"/>
        </w:tabs>
        <w:ind w:left="1719" w:hanging="1152"/>
      </w:pPr>
      <w:rPr>
        <w:rFonts w:cs="Times New Roman" w:hint="default"/>
      </w:rPr>
    </w:lvl>
    <w:lvl w:ilvl="6">
      <w:start w:val="1"/>
      <w:numFmt w:val="decimal"/>
      <w:lvlText w:val="%1.%2.%3.%4.%5.%6.%7"/>
      <w:lvlJc w:val="left"/>
      <w:pPr>
        <w:tabs>
          <w:tab w:val="num" w:pos="1863"/>
        </w:tabs>
        <w:ind w:left="1863" w:hanging="1296"/>
      </w:pPr>
      <w:rPr>
        <w:rFonts w:cs="Times New Roman" w:hint="default"/>
      </w:rPr>
    </w:lvl>
    <w:lvl w:ilvl="7">
      <w:start w:val="1"/>
      <w:numFmt w:val="decimal"/>
      <w:lvlText w:val="%1.%2.%3.%4.%5.%6.%7.%8"/>
      <w:lvlJc w:val="left"/>
      <w:pPr>
        <w:tabs>
          <w:tab w:val="num" w:pos="2007"/>
        </w:tabs>
        <w:ind w:left="2007" w:hanging="1440"/>
      </w:pPr>
      <w:rPr>
        <w:rFonts w:cs="Times New Roman" w:hint="default"/>
      </w:rPr>
    </w:lvl>
    <w:lvl w:ilvl="8">
      <w:start w:val="1"/>
      <w:numFmt w:val="decimal"/>
      <w:lvlText w:val="%1.%2.%3.%4.%5.%6.%7.%8.%9"/>
      <w:lvlJc w:val="left"/>
      <w:pPr>
        <w:tabs>
          <w:tab w:val="num" w:pos="2151"/>
        </w:tabs>
        <w:ind w:left="2151" w:hanging="1584"/>
      </w:pPr>
      <w:rPr>
        <w:rFonts w:cs="Times New Roman" w:hint="default"/>
      </w:rPr>
    </w:lvl>
  </w:abstractNum>
  <w:abstractNum w:abstractNumId="9">
    <w:nsid w:val="0C7508D3"/>
    <w:multiLevelType w:val="hybridMultilevel"/>
    <w:tmpl w:val="5090031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0C8F7D75"/>
    <w:multiLevelType w:val="hybridMultilevel"/>
    <w:tmpl w:val="BF442D56"/>
    <w:lvl w:ilvl="0" w:tplc="FC92216C">
      <w:start w:val="1"/>
      <w:numFmt w:val="decimal"/>
      <w:pStyle w:val="CaptionAppendix"/>
      <w:lvlText w:val="Рис. А-%1"/>
      <w:lvlJc w:val="right"/>
      <w:pPr>
        <w:tabs>
          <w:tab w:val="num" w:pos="1213"/>
        </w:tabs>
        <w:ind w:left="1213" w:hanging="360"/>
      </w:pPr>
      <w:rPr>
        <w:rFonts w:cs="Times New Roman" w:hint="default"/>
      </w:rPr>
    </w:lvl>
    <w:lvl w:ilvl="1" w:tplc="A1B87B90" w:tentative="1">
      <w:start w:val="1"/>
      <w:numFmt w:val="lowerLetter"/>
      <w:lvlText w:val="%2."/>
      <w:lvlJc w:val="left"/>
      <w:pPr>
        <w:tabs>
          <w:tab w:val="num" w:pos="1440"/>
        </w:tabs>
        <w:ind w:left="1440" w:hanging="360"/>
      </w:pPr>
      <w:rPr>
        <w:rFonts w:cs="Times New Roman"/>
      </w:rPr>
    </w:lvl>
    <w:lvl w:ilvl="2" w:tplc="E55214F8" w:tentative="1">
      <w:start w:val="1"/>
      <w:numFmt w:val="lowerRoman"/>
      <w:lvlText w:val="%3."/>
      <w:lvlJc w:val="right"/>
      <w:pPr>
        <w:tabs>
          <w:tab w:val="num" w:pos="2160"/>
        </w:tabs>
        <w:ind w:left="2160" w:hanging="180"/>
      </w:pPr>
      <w:rPr>
        <w:rFonts w:cs="Times New Roman"/>
      </w:rPr>
    </w:lvl>
    <w:lvl w:ilvl="3" w:tplc="D7264378" w:tentative="1">
      <w:start w:val="1"/>
      <w:numFmt w:val="decimal"/>
      <w:lvlText w:val="%4."/>
      <w:lvlJc w:val="left"/>
      <w:pPr>
        <w:tabs>
          <w:tab w:val="num" w:pos="2880"/>
        </w:tabs>
        <w:ind w:left="2880" w:hanging="360"/>
      </w:pPr>
      <w:rPr>
        <w:rFonts w:cs="Times New Roman"/>
      </w:rPr>
    </w:lvl>
    <w:lvl w:ilvl="4" w:tplc="BFDA8738" w:tentative="1">
      <w:start w:val="1"/>
      <w:numFmt w:val="lowerLetter"/>
      <w:lvlText w:val="%5."/>
      <w:lvlJc w:val="left"/>
      <w:pPr>
        <w:tabs>
          <w:tab w:val="num" w:pos="3600"/>
        </w:tabs>
        <w:ind w:left="3600" w:hanging="360"/>
      </w:pPr>
      <w:rPr>
        <w:rFonts w:cs="Times New Roman"/>
      </w:rPr>
    </w:lvl>
    <w:lvl w:ilvl="5" w:tplc="D1F8B58C" w:tentative="1">
      <w:start w:val="1"/>
      <w:numFmt w:val="lowerRoman"/>
      <w:lvlText w:val="%6."/>
      <w:lvlJc w:val="right"/>
      <w:pPr>
        <w:tabs>
          <w:tab w:val="num" w:pos="4320"/>
        </w:tabs>
        <w:ind w:left="4320" w:hanging="180"/>
      </w:pPr>
      <w:rPr>
        <w:rFonts w:cs="Times New Roman"/>
      </w:rPr>
    </w:lvl>
    <w:lvl w:ilvl="6" w:tplc="6A40A886" w:tentative="1">
      <w:start w:val="1"/>
      <w:numFmt w:val="decimal"/>
      <w:lvlText w:val="%7."/>
      <w:lvlJc w:val="left"/>
      <w:pPr>
        <w:tabs>
          <w:tab w:val="num" w:pos="5040"/>
        </w:tabs>
        <w:ind w:left="5040" w:hanging="360"/>
      </w:pPr>
      <w:rPr>
        <w:rFonts w:cs="Times New Roman"/>
      </w:rPr>
    </w:lvl>
    <w:lvl w:ilvl="7" w:tplc="9C308C70" w:tentative="1">
      <w:start w:val="1"/>
      <w:numFmt w:val="lowerLetter"/>
      <w:lvlText w:val="%8."/>
      <w:lvlJc w:val="left"/>
      <w:pPr>
        <w:tabs>
          <w:tab w:val="num" w:pos="5760"/>
        </w:tabs>
        <w:ind w:left="5760" w:hanging="360"/>
      </w:pPr>
      <w:rPr>
        <w:rFonts w:cs="Times New Roman"/>
      </w:rPr>
    </w:lvl>
    <w:lvl w:ilvl="8" w:tplc="0FD0FC5C" w:tentative="1">
      <w:start w:val="1"/>
      <w:numFmt w:val="lowerRoman"/>
      <w:lvlText w:val="%9."/>
      <w:lvlJc w:val="right"/>
      <w:pPr>
        <w:tabs>
          <w:tab w:val="num" w:pos="6480"/>
        </w:tabs>
        <w:ind w:left="6480" w:hanging="180"/>
      </w:pPr>
      <w:rPr>
        <w:rFonts w:cs="Times New Roman"/>
      </w:rPr>
    </w:lvl>
  </w:abstractNum>
  <w:abstractNum w:abstractNumId="11">
    <w:nsid w:val="0F072938"/>
    <w:multiLevelType w:val="multilevel"/>
    <w:tmpl w:val="FDAA0B40"/>
    <w:lvl w:ilvl="0">
      <w:start w:val="1"/>
      <w:numFmt w:val="decimal"/>
      <w:pStyle w:val="a0"/>
      <w:isLgl/>
      <w:suff w:val="space"/>
      <w:lvlText w:val="Рисунок 2.%1 – "/>
      <w:lvlJc w:val="left"/>
      <w:pPr>
        <w:ind w:left="1135"/>
      </w:pPr>
      <w:rPr>
        <w:rFonts w:ascii="Times New Roman" w:hAnsi="Times New Roman" w:cs="Times New Roman" w:hint="default"/>
        <w:b w:val="0"/>
        <w:i w:val="0"/>
        <w:caps w:val="0"/>
        <w:strike w:val="0"/>
        <w:dstrike w:val="0"/>
        <w:vanish w:val="0"/>
        <w:sz w:val="24"/>
        <w:vertAlign w:val="baseline"/>
      </w:rPr>
    </w:lvl>
    <w:lvl w:ilvl="1">
      <w:start w:val="1"/>
      <w:numFmt w:val="decimalZero"/>
      <w:isLgl/>
      <w:lvlText w:val="%2Рисунок %1."/>
      <w:lvlJc w:val="left"/>
      <w:pPr>
        <w:tabs>
          <w:tab w:val="num" w:pos="2575"/>
        </w:tabs>
        <w:ind w:left="1135"/>
      </w:pPr>
      <w:rPr>
        <w:rFonts w:cs="Times New Roman" w:hint="default"/>
      </w:rPr>
    </w:lvl>
    <w:lvl w:ilvl="2">
      <w:start w:val="1"/>
      <w:numFmt w:val="lowerLetter"/>
      <w:lvlText w:val="(%3)"/>
      <w:lvlJc w:val="left"/>
      <w:pPr>
        <w:tabs>
          <w:tab w:val="num" w:pos="1855"/>
        </w:tabs>
        <w:ind w:left="1855" w:hanging="432"/>
      </w:pPr>
      <w:rPr>
        <w:rFonts w:cs="Times New Roman" w:hint="default"/>
      </w:rPr>
    </w:lvl>
    <w:lvl w:ilvl="3">
      <w:start w:val="1"/>
      <w:numFmt w:val="lowerRoman"/>
      <w:lvlText w:val="(%4)"/>
      <w:lvlJc w:val="right"/>
      <w:pPr>
        <w:tabs>
          <w:tab w:val="num" w:pos="1999"/>
        </w:tabs>
        <w:ind w:left="1999" w:hanging="144"/>
      </w:pPr>
      <w:rPr>
        <w:rFonts w:cs="Times New Roman" w:hint="default"/>
      </w:rPr>
    </w:lvl>
    <w:lvl w:ilvl="4">
      <w:start w:val="1"/>
      <w:numFmt w:val="decimal"/>
      <w:lvlText w:val="%5)"/>
      <w:lvlJc w:val="left"/>
      <w:pPr>
        <w:tabs>
          <w:tab w:val="num" w:pos="2143"/>
        </w:tabs>
        <w:ind w:left="2143" w:hanging="432"/>
      </w:pPr>
      <w:rPr>
        <w:rFonts w:cs="Times New Roman" w:hint="default"/>
      </w:rPr>
    </w:lvl>
    <w:lvl w:ilvl="5">
      <w:start w:val="1"/>
      <w:numFmt w:val="lowerLetter"/>
      <w:lvlText w:val="%6)"/>
      <w:lvlJc w:val="left"/>
      <w:pPr>
        <w:tabs>
          <w:tab w:val="num" w:pos="2287"/>
        </w:tabs>
        <w:ind w:left="2287" w:hanging="432"/>
      </w:pPr>
      <w:rPr>
        <w:rFonts w:cs="Times New Roman" w:hint="default"/>
      </w:rPr>
    </w:lvl>
    <w:lvl w:ilvl="6">
      <w:start w:val="1"/>
      <w:numFmt w:val="lowerRoman"/>
      <w:lvlText w:val="%7)"/>
      <w:lvlJc w:val="right"/>
      <w:pPr>
        <w:tabs>
          <w:tab w:val="num" w:pos="2431"/>
        </w:tabs>
        <w:ind w:left="2431" w:hanging="288"/>
      </w:pPr>
      <w:rPr>
        <w:rFonts w:cs="Times New Roman" w:hint="default"/>
      </w:rPr>
    </w:lvl>
    <w:lvl w:ilvl="7">
      <w:start w:val="1"/>
      <w:numFmt w:val="lowerLetter"/>
      <w:lvlText w:val="%8."/>
      <w:lvlJc w:val="left"/>
      <w:pPr>
        <w:tabs>
          <w:tab w:val="num" w:pos="2575"/>
        </w:tabs>
        <w:ind w:left="2575" w:hanging="432"/>
      </w:pPr>
      <w:rPr>
        <w:rFonts w:cs="Times New Roman" w:hint="default"/>
      </w:rPr>
    </w:lvl>
    <w:lvl w:ilvl="8">
      <w:start w:val="1"/>
      <w:numFmt w:val="lowerRoman"/>
      <w:lvlText w:val="%9."/>
      <w:lvlJc w:val="right"/>
      <w:pPr>
        <w:tabs>
          <w:tab w:val="num" w:pos="2719"/>
        </w:tabs>
        <w:ind w:left="2719" w:hanging="144"/>
      </w:pPr>
      <w:rPr>
        <w:rFonts w:cs="Times New Roman" w:hint="default"/>
      </w:rPr>
    </w:lvl>
  </w:abstractNum>
  <w:abstractNum w:abstractNumId="12">
    <w:nsid w:val="124C19F9"/>
    <w:multiLevelType w:val="hybridMultilevel"/>
    <w:tmpl w:val="5402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752CE5"/>
    <w:multiLevelType w:val="multilevel"/>
    <w:tmpl w:val="19A40C4C"/>
    <w:lvl w:ilvl="0">
      <w:start w:val="1"/>
      <w:numFmt w:val="decimal"/>
      <w:pStyle w:val="10"/>
      <w:suff w:val="space"/>
      <w:lvlText w:val="%1"/>
      <w:lvlJc w:val="left"/>
      <w:pPr>
        <w:ind w:left="851" w:hanging="360"/>
      </w:pPr>
      <w:rPr>
        <w:rFonts w:cs="Times New Roman" w:hint="default"/>
      </w:rPr>
    </w:lvl>
    <w:lvl w:ilvl="1">
      <w:start w:val="1"/>
      <w:numFmt w:val="decimal"/>
      <w:pStyle w:val="21"/>
      <w:suff w:val="space"/>
      <w:lvlText w:val="%1.%2"/>
      <w:lvlJc w:val="left"/>
      <w:pPr>
        <w:ind w:left="1283" w:hanging="432"/>
      </w:pPr>
      <w:rPr>
        <w:rFonts w:ascii="Times New Roman" w:hAnsi="Times New Roman" w:cs="Times New Roman" w:hint="default"/>
        <w:b/>
        <w:i w:val="0"/>
        <w:sz w:val="28"/>
        <w:szCs w:val="28"/>
      </w:rPr>
    </w:lvl>
    <w:lvl w:ilvl="2">
      <w:start w:val="1"/>
      <w:numFmt w:val="decimal"/>
      <w:pStyle w:val="31"/>
      <w:suff w:val="space"/>
      <w:lvlText w:val="%1.%2.%3"/>
      <w:lvlJc w:val="left"/>
      <w:pPr>
        <w:ind w:left="1715" w:hanging="504"/>
      </w:pPr>
      <w:rPr>
        <w:rFonts w:ascii="Times New Roman" w:hAnsi="Times New Roman" w:cs="Times New Roman" w:hint="default"/>
        <w:b/>
        <w:bCs w:val="0"/>
        <w:i w:val="0"/>
        <w:iCs w:val="0"/>
        <w:caps w:val="0"/>
        <w:smallCaps w:val="0"/>
        <w:strike w:val="0"/>
        <w:dstrike w:val="0"/>
        <w:vanish w:val="0"/>
        <w:spacing w:val="0"/>
        <w:kern w:val="0"/>
        <w:position w:val="0"/>
        <w:sz w:val="24"/>
        <w:szCs w:val="24"/>
        <w:u w:val="none"/>
        <w:vertAlign w:val="baseline"/>
      </w:rPr>
    </w:lvl>
    <w:lvl w:ilvl="3">
      <w:start w:val="1"/>
      <w:numFmt w:val="decimal"/>
      <w:pStyle w:val="40"/>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cs="Times New Roman" w:hint="default"/>
      </w:rPr>
    </w:lvl>
    <w:lvl w:ilvl="5">
      <w:start w:val="1"/>
      <w:numFmt w:val="decimal"/>
      <w:lvlText w:val="%1.%2.%3.%4.%5.%6."/>
      <w:lvlJc w:val="left"/>
      <w:pPr>
        <w:tabs>
          <w:tab w:val="num" w:pos="3371"/>
        </w:tabs>
        <w:ind w:left="3227" w:hanging="936"/>
      </w:pPr>
      <w:rPr>
        <w:rFonts w:cs="Times New Roman" w:hint="default"/>
      </w:rPr>
    </w:lvl>
    <w:lvl w:ilvl="6">
      <w:start w:val="1"/>
      <w:numFmt w:val="decimal"/>
      <w:lvlText w:val="%1.%2.%3.%4.%5.%6.%7."/>
      <w:lvlJc w:val="left"/>
      <w:pPr>
        <w:tabs>
          <w:tab w:val="num" w:pos="4091"/>
        </w:tabs>
        <w:ind w:left="3731" w:hanging="1080"/>
      </w:pPr>
      <w:rPr>
        <w:rFonts w:cs="Times New Roman" w:hint="default"/>
      </w:rPr>
    </w:lvl>
    <w:lvl w:ilvl="7">
      <w:start w:val="1"/>
      <w:numFmt w:val="decimal"/>
      <w:lvlText w:val="%1.%2.%3.%4.%5.%6.%7.%8."/>
      <w:lvlJc w:val="left"/>
      <w:pPr>
        <w:tabs>
          <w:tab w:val="num" w:pos="4451"/>
        </w:tabs>
        <w:ind w:left="4235" w:hanging="1224"/>
      </w:pPr>
      <w:rPr>
        <w:rFonts w:cs="Times New Roman" w:hint="default"/>
      </w:rPr>
    </w:lvl>
    <w:lvl w:ilvl="8">
      <w:start w:val="1"/>
      <w:numFmt w:val="decimal"/>
      <w:lvlText w:val="%1.%2.%3.%4.%5.%6.%7.%8.%9."/>
      <w:lvlJc w:val="left"/>
      <w:pPr>
        <w:tabs>
          <w:tab w:val="num" w:pos="5171"/>
        </w:tabs>
        <w:ind w:left="4811" w:hanging="1440"/>
      </w:pPr>
      <w:rPr>
        <w:rFonts w:cs="Times New Roman" w:hint="default"/>
      </w:rPr>
    </w:lvl>
  </w:abstractNum>
  <w:abstractNum w:abstractNumId="14">
    <w:nsid w:val="18553326"/>
    <w:multiLevelType w:val="hybridMultilevel"/>
    <w:tmpl w:val="2A5A38E2"/>
    <w:lvl w:ilvl="0" w:tplc="A352F614">
      <w:start w:val="2"/>
      <w:numFmt w:val="bullet"/>
      <w:pStyle w:val="22"/>
      <w:lvlText w:val="–"/>
      <w:lvlJc w:val="left"/>
      <w:pPr>
        <w:ind w:left="1495" w:hanging="360"/>
      </w:pPr>
      <w:rPr>
        <w:rFonts w:ascii="Times New Roman" w:eastAsia="Times New Roman" w:hAnsi="Times New Roman" w:hint="default"/>
        <w:sz w:val="24"/>
      </w:rPr>
    </w:lvl>
    <w:lvl w:ilvl="1" w:tplc="2EFE4A56" w:tentative="1">
      <w:start w:val="1"/>
      <w:numFmt w:val="bullet"/>
      <w:lvlText w:val="o"/>
      <w:lvlJc w:val="left"/>
      <w:pPr>
        <w:ind w:left="2291" w:hanging="360"/>
      </w:pPr>
      <w:rPr>
        <w:rFonts w:ascii="Courier New" w:hAnsi="Courier New" w:hint="default"/>
      </w:rPr>
    </w:lvl>
    <w:lvl w:ilvl="2" w:tplc="3626BC32" w:tentative="1">
      <w:start w:val="1"/>
      <w:numFmt w:val="bullet"/>
      <w:lvlText w:val=""/>
      <w:lvlJc w:val="left"/>
      <w:pPr>
        <w:ind w:left="3011" w:hanging="360"/>
      </w:pPr>
      <w:rPr>
        <w:rFonts w:ascii="Wingdings" w:hAnsi="Wingdings" w:hint="default"/>
      </w:rPr>
    </w:lvl>
    <w:lvl w:ilvl="3" w:tplc="52B8C7FE" w:tentative="1">
      <w:start w:val="1"/>
      <w:numFmt w:val="bullet"/>
      <w:lvlText w:val=""/>
      <w:lvlJc w:val="left"/>
      <w:pPr>
        <w:ind w:left="3731" w:hanging="360"/>
      </w:pPr>
      <w:rPr>
        <w:rFonts w:ascii="Symbol" w:hAnsi="Symbol" w:hint="default"/>
      </w:rPr>
    </w:lvl>
    <w:lvl w:ilvl="4" w:tplc="F2682C8C" w:tentative="1">
      <w:start w:val="1"/>
      <w:numFmt w:val="bullet"/>
      <w:lvlText w:val="o"/>
      <w:lvlJc w:val="left"/>
      <w:pPr>
        <w:ind w:left="4451" w:hanging="360"/>
      </w:pPr>
      <w:rPr>
        <w:rFonts w:ascii="Courier New" w:hAnsi="Courier New" w:hint="default"/>
      </w:rPr>
    </w:lvl>
    <w:lvl w:ilvl="5" w:tplc="6CC0A404" w:tentative="1">
      <w:start w:val="1"/>
      <w:numFmt w:val="bullet"/>
      <w:lvlText w:val=""/>
      <w:lvlJc w:val="left"/>
      <w:pPr>
        <w:ind w:left="5171" w:hanging="360"/>
      </w:pPr>
      <w:rPr>
        <w:rFonts w:ascii="Wingdings" w:hAnsi="Wingdings" w:hint="default"/>
      </w:rPr>
    </w:lvl>
    <w:lvl w:ilvl="6" w:tplc="AABC5C82" w:tentative="1">
      <w:start w:val="1"/>
      <w:numFmt w:val="bullet"/>
      <w:lvlText w:val=""/>
      <w:lvlJc w:val="left"/>
      <w:pPr>
        <w:ind w:left="5891" w:hanging="360"/>
      </w:pPr>
      <w:rPr>
        <w:rFonts w:ascii="Symbol" w:hAnsi="Symbol" w:hint="default"/>
      </w:rPr>
    </w:lvl>
    <w:lvl w:ilvl="7" w:tplc="6E702020" w:tentative="1">
      <w:start w:val="1"/>
      <w:numFmt w:val="bullet"/>
      <w:lvlText w:val="o"/>
      <w:lvlJc w:val="left"/>
      <w:pPr>
        <w:ind w:left="6611" w:hanging="360"/>
      </w:pPr>
      <w:rPr>
        <w:rFonts w:ascii="Courier New" w:hAnsi="Courier New" w:hint="default"/>
      </w:rPr>
    </w:lvl>
    <w:lvl w:ilvl="8" w:tplc="BCEC5536" w:tentative="1">
      <w:start w:val="1"/>
      <w:numFmt w:val="bullet"/>
      <w:lvlText w:val=""/>
      <w:lvlJc w:val="left"/>
      <w:pPr>
        <w:ind w:left="7331" w:hanging="360"/>
      </w:pPr>
      <w:rPr>
        <w:rFonts w:ascii="Wingdings" w:hAnsi="Wingdings" w:hint="default"/>
      </w:rPr>
    </w:lvl>
  </w:abstractNum>
  <w:abstractNum w:abstractNumId="15">
    <w:nsid w:val="1BEA1502"/>
    <w:multiLevelType w:val="hybridMultilevel"/>
    <w:tmpl w:val="2A88F958"/>
    <w:lvl w:ilvl="0" w:tplc="04190011">
      <w:start w:val="1"/>
      <w:numFmt w:val="decimal"/>
      <w:suff w:val="space"/>
      <w:lvlText w:val="состояние %1 — "/>
      <w:lvlJc w:val="left"/>
      <w:pPr>
        <w:ind w:left="1588" w:hanging="1588"/>
      </w:pPr>
      <w:rPr>
        <w:rFonts w:ascii="Times New Roman" w:hAnsi="Times New Roman" w:cs="Times New Roman" w:hint="default"/>
        <w:b w:val="0"/>
        <w:i w:val="0"/>
        <w:sz w:val="24"/>
        <w:szCs w:val="24"/>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6">
    <w:nsid w:val="1C657C8F"/>
    <w:multiLevelType w:val="hybridMultilevel"/>
    <w:tmpl w:val="8430A992"/>
    <w:lvl w:ilvl="0" w:tplc="04190013">
      <w:start w:val="1"/>
      <w:numFmt w:val="upperRoman"/>
      <w:lvlText w:val="%1."/>
      <w:lvlJc w:val="righ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17">
    <w:nsid w:val="1DAD1A2E"/>
    <w:multiLevelType w:val="singleLevel"/>
    <w:tmpl w:val="12361072"/>
    <w:lvl w:ilvl="0">
      <w:start w:val="1"/>
      <w:numFmt w:val="bullet"/>
      <w:pStyle w:val="2-0"/>
      <w:lvlText w:val=""/>
      <w:lvlJc w:val="left"/>
      <w:pPr>
        <w:tabs>
          <w:tab w:val="num" w:pos="360"/>
        </w:tabs>
      </w:pPr>
      <w:rPr>
        <w:rFonts w:ascii="Symbol" w:hAnsi="Symbol" w:hint="default"/>
      </w:rPr>
    </w:lvl>
  </w:abstractNum>
  <w:abstractNum w:abstractNumId="18">
    <w:nsid w:val="1F291F7C"/>
    <w:multiLevelType w:val="hybridMultilevel"/>
    <w:tmpl w:val="0348610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200B0B92"/>
    <w:multiLevelType w:val="hybridMultilevel"/>
    <w:tmpl w:val="3C7E24C8"/>
    <w:lvl w:ilvl="0" w:tplc="5238AB0E">
      <w:start w:val="1"/>
      <w:numFmt w:val="lowerLetter"/>
      <w:pStyle w:val="220"/>
      <w:lvlText w:val="%1)"/>
      <w:lvlJc w:val="left"/>
      <w:pPr>
        <w:tabs>
          <w:tab w:val="num" w:pos="702"/>
        </w:tabs>
        <w:ind w:left="702"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0">
    <w:nsid w:val="22427BCC"/>
    <w:multiLevelType w:val="hybridMultilevel"/>
    <w:tmpl w:val="3BE4FB8E"/>
    <w:lvl w:ilvl="0" w:tplc="04190017">
      <w:start w:val="1"/>
      <w:numFmt w:val="bullet"/>
      <w:pStyle w:val="NPP2006marked2"/>
      <w:lvlText w:val=""/>
      <w:lvlJc w:val="left"/>
      <w:pPr>
        <w:tabs>
          <w:tab w:val="num" w:pos="397"/>
        </w:tabs>
        <w:ind w:left="397" w:hanging="397"/>
      </w:pPr>
      <w:rPr>
        <w:rFonts w:ascii="Symbol" w:hAnsi="Symbol" w:hint="default"/>
        <w:sz w:val="20"/>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232A40EC"/>
    <w:multiLevelType w:val="hybridMultilevel"/>
    <w:tmpl w:val="2B20CB8E"/>
    <w:lvl w:ilvl="0" w:tplc="FFFFFFFF">
      <w:start w:val="1"/>
      <w:numFmt w:val="bullet"/>
      <w:pStyle w:val="23"/>
      <w:lvlText w:val=""/>
      <w:lvlJc w:val="left"/>
      <w:pPr>
        <w:tabs>
          <w:tab w:val="num" w:pos="397"/>
        </w:tabs>
        <w:ind w:left="397" w:hanging="397"/>
      </w:pPr>
      <w:rPr>
        <w:rFonts w:ascii="Symbol" w:hAnsi="Symbol" w:hint="default"/>
        <w:sz w:val="20"/>
      </w:rPr>
    </w:lvl>
    <w:lvl w:ilvl="1" w:tplc="04190003">
      <w:start w:val="1"/>
      <w:numFmt w:val="bullet"/>
      <w:lvlText w:val=""/>
      <w:lvlJc w:val="left"/>
      <w:pPr>
        <w:tabs>
          <w:tab w:val="num" w:pos="1477"/>
        </w:tabs>
        <w:ind w:left="1477" w:hanging="397"/>
      </w:pPr>
      <w:rPr>
        <w:rFonts w:ascii="Symbol" w:hAnsi="Symbol" w:hint="default"/>
        <w:sz w:val="20"/>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7C1447A"/>
    <w:multiLevelType w:val="multilevel"/>
    <w:tmpl w:val="B3A09CFC"/>
    <w:styleLink w:val="a1"/>
    <w:lvl w:ilvl="0">
      <w:start w:val="1"/>
      <w:numFmt w:val="russianLower"/>
      <w:lvlText w:val="%1)"/>
      <w:lvlJc w:val="left"/>
      <w:pPr>
        <w:tabs>
          <w:tab w:val="num" w:pos="0"/>
        </w:tabs>
        <w:ind w:left="1134" w:hanging="283"/>
      </w:pPr>
      <w:rPr>
        <w:rFonts w:cs="Times New Roman" w:hint="default"/>
        <w:sz w:val="24"/>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18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18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180"/>
      </w:pPr>
      <w:rPr>
        <w:rFonts w:cs="Times New Roman" w:hint="default"/>
      </w:rPr>
    </w:lvl>
  </w:abstractNum>
  <w:abstractNum w:abstractNumId="23">
    <w:nsid w:val="2E4D7A6A"/>
    <w:multiLevelType w:val="hybridMultilevel"/>
    <w:tmpl w:val="00CE53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2F352DC4"/>
    <w:multiLevelType w:val="hybridMultilevel"/>
    <w:tmpl w:val="EF60C91A"/>
    <w:lvl w:ilvl="0" w:tplc="324AAC6E">
      <w:start w:val="1"/>
      <w:numFmt w:val="decimal"/>
      <w:pStyle w:val="a2"/>
      <w:lvlText w:val="%1)"/>
      <w:lvlJc w:val="left"/>
      <w:pPr>
        <w:ind w:left="1495" w:hanging="360"/>
      </w:pPr>
      <w:rPr>
        <w:rFonts w:cs="Times New Roman" w:hint="default"/>
        <w:sz w:val="24"/>
      </w:rPr>
    </w:lvl>
    <w:lvl w:ilvl="1" w:tplc="8D567D5A" w:tentative="1">
      <w:start w:val="1"/>
      <w:numFmt w:val="bullet"/>
      <w:lvlText w:val="o"/>
      <w:lvlJc w:val="left"/>
      <w:pPr>
        <w:ind w:left="2291" w:hanging="360"/>
      </w:pPr>
      <w:rPr>
        <w:rFonts w:ascii="Courier New" w:hAnsi="Courier New" w:hint="default"/>
      </w:rPr>
    </w:lvl>
    <w:lvl w:ilvl="2" w:tplc="5F7EDCE8" w:tentative="1">
      <w:start w:val="1"/>
      <w:numFmt w:val="bullet"/>
      <w:lvlText w:val=""/>
      <w:lvlJc w:val="left"/>
      <w:pPr>
        <w:ind w:left="3011" w:hanging="360"/>
      </w:pPr>
      <w:rPr>
        <w:rFonts w:ascii="Wingdings" w:hAnsi="Wingdings" w:hint="default"/>
      </w:rPr>
    </w:lvl>
    <w:lvl w:ilvl="3" w:tplc="29BC9C92" w:tentative="1">
      <w:start w:val="1"/>
      <w:numFmt w:val="bullet"/>
      <w:lvlText w:val=""/>
      <w:lvlJc w:val="left"/>
      <w:pPr>
        <w:ind w:left="3731" w:hanging="360"/>
      </w:pPr>
      <w:rPr>
        <w:rFonts w:ascii="Symbol" w:hAnsi="Symbol" w:hint="default"/>
      </w:rPr>
    </w:lvl>
    <w:lvl w:ilvl="4" w:tplc="1AB61BA2" w:tentative="1">
      <w:start w:val="1"/>
      <w:numFmt w:val="bullet"/>
      <w:lvlText w:val="o"/>
      <w:lvlJc w:val="left"/>
      <w:pPr>
        <w:ind w:left="4451" w:hanging="360"/>
      </w:pPr>
      <w:rPr>
        <w:rFonts w:ascii="Courier New" w:hAnsi="Courier New" w:hint="default"/>
      </w:rPr>
    </w:lvl>
    <w:lvl w:ilvl="5" w:tplc="61CC24B8" w:tentative="1">
      <w:start w:val="1"/>
      <w:numFmt w:val="bullet"/>
      <w:lvlText w:val=""/>
      <w:lvlJc w:val="left"/>
      <w:pPr>
        <w:ind w:left="5171" w:hanging="360"/>
      </w:pPr>
      <w:rPr>
        <w:rFonts w:ascii="Wingdings" w:hAnsi="Wingdings" w:hint="default"/>
      </w:rPr>
    </w:lvl>
    <w:lvl w:ilvl="6" w:tplc="E826B024" w:tentative="1">
      <w:start w:val="1"/>
      <w:numFmt w:val="bullet"/>
      <w:lvlText w:val=""/>
      <w:lvlJc w:val="left"/>
      <w:pPr>
        <w:ind w:left="5891" w:hanging="360"/>
      </w:pPr>
      <w:rPr>
        <w:rFonts w:ascii="Symbol" w:hAnsi="Symbol" w:hint="default"/>
      </w:rPr>
    </w:lvl>
    <w:lvl w:ilvl="7" w:tplc="003C59B4" w:tentative="1">
      <w:start w:val="1"/>
      <w:numFmt w:val="bullet"/>
      <w:lvlText w:val="o"/>
      <w:lvlJc w:val="left"/>
      <w:pPr>
        <w:ind w:left="6611" w:hanging="360"/>
      </w:pPr>
      <w:rPr>
        <w:rFonts w:ascii="Courier New" w:hAnsi="Courier New" w:hint="default"/>
      </w:rPr>
    </w:lvl>
    <w:lvl w:ilvl="8" w:tplc="B83C7DA0" w:tentative="1">
      <w:start w:val="1"/>
      <w:numFmt w:val="bullet"/>
      <w:lvlText w:val=""/>
      <w:lvlJc w:val="left"/>
      <w:pPr>
        <w:ind w:left="7331" w:hanging="360"/>
      </w:pPr>
      <w:rPr>
        <w:rFonts w:ascii="Wingdings" w:hAnsi="Wingdings" w:hint="default"/>
      </w:rPr>
    </w:lvl>
  </w:abstractNum>
  <w:abstractNum w:abstractNumId="25">
    <w:nsid w:val="334D3F81"/>
    <w:multiLevelType w:val="hybridMultilevel"/>
    <w:tmpl w:val="26D638F2"/>
    <w:lvl w:ilvl="0" w:tplc="D2BE3F2E">
      <w:start w:val="1"/>
      <w:numFmt w:val="decimal"/>
      <w:lvlText w:val="%1."/>
      <w:lvlJc w:val="left"/>
      <w:pPr>
        <w:tabs>
          <w:tab w:val="num" w:pos="360"/>
        </w:tabs>
        <w:ind w:left="360" w:hanging="360"/>
      </w:pPr>
      <w:rPr>
        <w:rFonts w:cs="Times New Roman" w:hint="default"/>
      </w:rPr>
    </w:lvl>
    <w:lvl w:ilvl="1" w:tplc="04190019">
      <w:start w:val="1"/>
      <w:numFmt w:val="bullet"/>
      <w:pStyle w:val="a3"/>
      <w:lvlText w:val=""/>
      <w:lvlJc w:val="left"/>
      <w:pPr>
        <w:tabs>
          <w:tab w:val="num" w:pos="1174"/>
        </w:tabs>
        <w:ind w:left="1174" w:hanging="454"/>
      </w:pPr>
      <w:rPr>
        <w:rFonts w:ascii="Symbol" w:hAnsi="Symbol" w:hint="default"/>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6">
    <w:nsid w:val="34322621"/>
    <w:multiLevelType w:val="hybridMultilevel"/>
    <w:tmpl w:val="A6406232"/>
    <w:lvl w:ilvl="0" w:tplc="9D068D54">
      <w:start w:val="2"/>
      <w:numFmt w:val="bullet"/>
      <w:pStyle w:val="-"/>
      <w:lvlText w:val="–"/>
      <w:lvlJc w:val="left"/>
      <w:pPr>
        <w:ind w:left="1353" w:hanging="360"/>
      </w:pPr>
      <w:rPr>
        <w:rFonts w:ascii="Times New Roman" w:eastAsia="Times New Roman" w:hAnsi="Times New Roman" w:hint="default"/>
      </w:rPr>
    </w:lvl>
    <w:lvl w:ilvl="1" w:tplc="04190003">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35536EC9"/>
    <w:multiLevelType w:val="hybridMultilevel"/>
    <w:tmpl w:val="E918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AB22A2"/>
    <w:multiLevelType w:val="multilevel"/>
    <w:tmpl w:val="041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9">
    <w:nsid w:val="382E6936"/>
    <w:multiLevelType w:val="hybridMultilevel"/>
    <w:tmpl w:val="16D65A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nsid w:val="3C570FC9"/>
    <w:multiLevelType w:val="multilevel"/>
    <w:tmpl w:val="D4E4DF3A"/>
    <w:styleLink w:val="0"/>
    <w:lvl w:ilvl="0">
      <w:start w:val="1"/>
      <w:numFmt w:val="decimal"/>
      <w:lvlText w:val="%1."/>
      <w:lvlJc w:val="left"/>
      <w:pPr>
        <w:tabs>
          <w:tab w:val="num" w:pos="420"/>
        </w:tabs>
        <w:ind w:left="420" w:hanging="420"/>
      </w:pPr>
      <w:rPr>
        <w:rFonts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nsid w:val="3F456A44"/>
    <w:multiLevelType w:val="hybridMultilevel"/>
    <w:tmpl w:val="1A6ACB62"/>
    <w:lvl w:ilvl="0" w:tplc="658AD49E">
      <w:start w:val="1"/>
      <w:numFmt w:val="bullet"/>
      <w:pStyle w:val="NPP206marked1"/>
      <w:lvlText w:val=""/>
      <w:lvlJc w:val="left"/>
      <w:pPr>
        <w:ind w:left="720" w:hanging="360"/>
      </w:pPr>
      <w:rPr>
        <w:rFonts w:ascii="Symbol" w:hAnsi="Symbol" w:hint="default"/>
      </w:rPr>
    </w:lvl>
    <w:lvl w:ilvl="1" w:tplc="65D06A9A" w:tentative="1">
      <w:start w:val="1"/>
      <w:numFmt w:val="bullet"/>
      <w:lvlText w:val="o"/>
      <w:lvlJc w:val="left"/>
      <w:pPr>
        <w:ind w:left="1440" w:hanging="360"/>
      </w:pPr>
      <w:rPr>
        <w:rFonts w:ascii="Courier New" w:hAnsi="Courier New" w:hint="default"/>
      </w:rPr>
    </w:lvl>
    <w:lvl w:ilvl="2" w:tplc="2B5A8E72" w:tentative="1">
      <w:start w:val="1"/>
      <w:numFmt w:val="bullet"/>
      <w:lvlText w:val=""/>
      <w:lvlJc w:val="left"/>
      <w:pPr>
        <w:ind w:left="2160" w:hanging="360"/>
      </w:pPr>
      <w:rPr>
        <w:rFonts w:ascii="Wingdings" w:hAnsi="Wingdings" w:hint="default"/>
      </w:rPr>
    </w:lvl>
    <w:lvl w:ilvl="3" w:tplc="347E3314" w:tentative="1">
      <w:start w:val="1"/>
      <w:numFmt w:val="bullet"/>
      <w:lvlText w:val=""/>
      <w:lvlJc w:val="left"/>
      <w:pPr>
        <w:ind w:left="2880" w:hanging="360"/>
      </w:pPr>
      <w:rPr>
        <w:rFonts w:ascii="Symbol" w:hAnsi="Symbol" w:hint="default"/>
      </w:rPr>
    </w:lvl>
    <w:lvl w:ilvl="4" w:tplc="E87448D0" w:tentative="1">
      <w:start w:val="1"/>
      <w:numFmt w:val="bullet"/>
      <w:lvlText w:val="o"/>
      <w:lvlJc w:val="left"/>
      <w:pPr>
        <w:ind w:left="3600" w:hanging="360"/>
      </w:pPr>
      <w:rPr>
        <w:rFonts w:ascii="Courier New" w:hAnsi="Courier New" w:hint="default"/>
      </w:rPr>
    </w:lvl>
    <w:lvl w:ilvl="5" w:tplc="E72ADA9C" w:tentative="1">
      <w:start w:val="1"/>
      <w:numFmt w:val="bullet"/>
      <w:lvlText w:val=""/>
      <w:lvlJc w:val="left"/>
      <w:pPr>
        <w:ind w:left="4320" w:hanging="360"/>
      </w:pPr>
      <w:rPr>
        <w:rFonts w:ascii="Wingdings" w:hAnsi="Wingdings" w:hint="default"/>
      </w:rPr>
    </w:lvl>
    <w:lvl w:ilvl="6" w:tplc="0F688432" w:tentative="1">
      <w:start w:val="1"/>
      <w:numFmt w:val="bullet"/>
      <w:lvlText w:val=""/>
      <w:lvlJc w:val="left"/>
      <w:pPr>
        <w:ind w:left="5040" w:hanging="360"/>
      </w:pPr>
      <w:rPr>
        <w:rFonts w:ascii="Symbol" w:hAnsi="Symbol" w:hint="default"/>
      </w:rPr>
    </w:lvl>
    <w:lvl w:ilvl="7" w:tplc="0E508584" w:tentative="1">
      <w:start w:val="1"/>
      <w:numFmt w:val="bullet"/>
      <w:lvlText w:val="o"/>
      <w:lvlJc w:val="left"/>
      <w:pPr>
        <w:ind w:left="5760" w:hanging="360"/>
      </w:pPr>
      <w:rPr>
        <w:rFonts w:ascii="Courier New" w:hAnsi="Courier New" w:hint="default"/>
      </w:rPr>
    </w:lvl>
    <w:lvl w:ilvl="8" w:tplc="BCB4CE86" w:tentative="1">
      <w:start w:val="1"/>
      <w:numFmt w:val="bullet"/>
      <w:lvlText w:val=""/>
      <w:lvlJc w:val="left"/>
      <w:pPr>
        <w:ind w:left="6480" w:hanging="360"/>
      </w:pPr>
      <w:rPr>
        <w:rFonts w:ascii="Wingdings" w:hAnsi="Wingdings" w:hint="default"/>
      </w:rPr>
    </w:lvl>
  </w:abstractNum>
  <w:abstractNum w:abstractNumId="32">
    <w:nsid w:val="40ED0CC8"/>
    <w:multiLevelType w:val="hybridMultilevel"/>
    <w:tmpl w:val="EC9E081A"/>
    <w:lvl w:ilvl="0" w:tplc="08C6E26C">
      <w:start w:val="2"/>
      <w:numFmt w:val="bullet"/>
      <w:lvlText w:val="–"/>
      <w:lvlJc w:val="left"/>
      <w:pPr>
        <w:ind w:left="1571" w:hanging="360"/>
      </w:pPr>
      <w:rPr>
        <w:rFonts w:ascii="Times New Roman" w:eastAsia="Times New Roman" w:hAnsi="Times New Roman" w:hint="default"/>
      </w:rPr>
    </w:lvl>
    <w:lvl w:ilvl="1" w:tplc="E9E47B90" w:tentative="1">
      <w:start w:val="1"/>
      <w:numFmt w:val="bullet"/>
      <w:lvlText w:val="o"/>
      <w:lvlJc w:val="left"/>
      <w:pPr>
        <w:ind w:left="2291" w:hanging="360"/>
      </w:pPr>
      <w:rPr>
        <w:rFonts w:ascii="Courier New" w:hAnsi="Courier New" w:cs="Courier New" w:hint="default"/>
      </w:rPr>
    </w:lvl>
    <w:lvl w:ilvl="2" w:tplc="CF16F82A" w:tentative="1">
      <w:start w:val="1"/>
      <w:numFmt w:val="bullet"/>
      <w:lvlText w:val=""/>
      <w:lvlJc w:val="left"/>
      <w:pPr>
        <w:ind w:left="3011" w:hanging="360"/>
      </w:pPr>
      <w:rPr>
        <w:rFonts w:ascii="Wingdings" w:hAnsi="Wingdings" w:hint="default"/>
      </w:rPr>
    </w:lvl>
    <w:lvl w:ilvl="3" w:tplc="26781DE6" w:tentative="1">
      <w:start w:val="1"/>
      <w:numFmt w:val="bullet"/>
      <w:lvlText w:val=""/>
      <w:lvlJc w:val="left"/>
      <w:pPr>
        <w:ind w:left="3731" w:hanging="360"/>
      </w:pPr>
      <w:rPr>
        <w:rFonts w:ascii="Symbol" w:hAnsi="Symbol" w:hint="default"/>
      </w:rPr>
    </w:lvl>
    <w:lvl w:ilvl="4" w:tplc="70ACEE8A" w:tentative="1">
      <w:start w:val="1"/>
      <w:numFmt w:val="bullet"/>
      <w:lvlText w:val="o"/>
      <w:lvlJc w:val="left"/>
      <w:pPr>
        <w:ind w:left="4451" w:hanging="360"/>
      </w:pPr>
      <w:rPr>
        <w:rFonts w:ascii="Courier New" w:hAnsi="Courier New" w:cs="Courier New" w:hint="default"/>
      </w:rPr>
    </w:lvl>
    <w:lvl w:ilvl="5" w:tplc="E1787280" w:tentative="1">
      <w:start w:val="1"/>
      <w:numFmt w:val="bullet"/>
      <w:lvlText w:val=""/>
      <w:lvlJc w:val="left"/>
      <w:pPr>
        <w:ind w:left="5171" w:hanging="360"/>
      </w:pPr>
      <w:rPr>
        <w:rFonts w:ascii="Wingdings" w:hAnsi="Wingdings" w:hint="default"/>
      </w:rPr>
    </w:lvl>
    <w:lvl w:ilvl="6" w:tplc="31E8F658" w:tentative="1">
      <w:start w:val="1"/>
      <w:numFmt w:val="bullet"/>
      <w:lvlText w:val=""/>
      <w:lvlJc w:val="left"/>
      <w:pPr>
        <w:ind w:left="5891" w:hanging="360"/>
      </w:pPr>
      <w:rPr>
        <w:rFonts w:ascii="Symbol" w:hAnsi="Symbol" w:hint="default"/>
      </w:rPr>
    </w:lvl>
    <w:lvl w:ilvl="7" w:tplc="31C4A09E" w:tentative="1">
      <w:start w:val="1"/>
      <w:numFmt w:val="bullet"/>
      <w:lvlText w:val="o"/>
      <w:lvlJc w:val="left"/>
      <w:pPr>
        <w:ind w:left="6611" w:hanging="360"/>
      </w:pPr>
      <w:rPr>
        <w:rFonts w:ascii="Courier New" w:hAnsi="Courier New" w:cs="Courier New" w:hint="default"/>
      </w:rPr>
    </w:lvl>
    <w:lvl w:ilvl="8" w:tplc="643E2CB0" w:tentative="1">
      <w:start w:val="1"/>
      <w:numFmt w:val="bullet"/>
      <w:lvlText w:val=""/>
      <w:lvlJc w:val="left"/>
      <w:pPr>
        <w:ind w:left="7331" w:hanging="360"/>
      </w:pPr>
      <w:rPr>
        <w:rFonts w:ascii="Wingdings" w:hAnsi="Wingdings" w:hint="default"/>
      </w:rPr>
    </w:lvl>
  </w:abstractNum>
  <w:abstractNum w:abstractNumId="33">
    <w:nsid w:val="42823A45"/>
    <w:multiLevelType w:val="hybridMultilevel"/>
    <w:tmpl w:val="415CC3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48FD5AC6"/>
    <w:multiLevelType w:val="hybridMultilevel"/>
    <w:tmpl w:val="158E6762"/>
    <w:lvl w:ilvl="0" w:tplc="5D04BC66">
      <w:start w:val="1"/>
      <w:numFmt w:val="upperRoman"/>
      <w:lvlText w:val="%1."/>
      <w:lvlJc w:val="righ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35">
    <w:nsid w:val="4A3F18E5"/>
    <w:multiLevelType w:val="multilevel"/>
    <w:tmpl w:val="3BF0E2FA"/>
    <w:lvl w:ilvl="0">
      <w:start w:val="3"/>
      <w:numFmt w:val="decimal"/>
      <w:lvlText w:val="%1."/>
      <w:lvlJc w:val="left"/>
      <w:pPr>
        <w:tabs>
          <w:tab w:val="num" w:pos="705"/>
        </w:tabs>
        <w:ind w:left="705" w:hanging="705"/>
      </w:pPr>
      <w:rPr>
        <w:rFonts w:cs="Times New Roman" w:hint="default"/>
      </w:rPr>
    </w:lvl>
    <w:lvl w:ilvl="1">
      <w:start w:val="2"/>
      <w:numFmt w:val="decimal"/>
      <w:lvlText w:val="%1.%2."/>
      <w:lvlJc w:val="left"/>
      <w:pPr>
        <w:tabs>
          <w:tab w:val="num" w:pos="705"/>
        </w:tabs>
        <w:ind w:left="705" w:hanging="705"/>
      </w:pPr>
      <w:rPr>
        <w:rFonts w:cs="Times New Roman" w:hint="default"/>
      </w:rPr>
    </w:lvl>
    <w:lvl w:ilvl="2">
      <w:start w:val="1"/>
      <w:numFmt w:val="decimal"/>
      <w:pStyle w:val="Section3"/>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6">
    <w:nsid w:val="4BC46D94"/>
    <w:multiLevelType w:val="hybridMultilevel"/>
    <w:tmpl w:val="6BAC3790"/>
    <w:lvl w:ilvl="0" w:tplc="98CE8D3A">
      <w:start w:val="1"/>
      <w:numFmt w:val="decimal"/>
      <w:suff w:val="space"/>
      <w:lvlText w:val="%1"/>
      <w:lvlJc w:val="left"/>
      <w:pPr>
        <w:ind w:left="0" w:firstLine="851"/>
      </w:pPr>
      <w:rPr>
        <w:rFonts w:cs="Times New Roman" w:hint="default"/>
      </w:rPr>
    </w:lvl>
    <w:lvl w:ilvl="1" w:tplc="FFFFFFFF" w:tentative="1">
      <w:start w:val="1"/>
      <w:numFmt w:val="lowerLetter"/>
      <w:lvlText w:val="%2."/>
      <w:lvlJc w:val="left"/>
      <w:pPr>
        <w:ind w:left="2291" w:hanging="360"/>
      </w:pPr>
      <w:rPr>
        <w:rFonts w:cs="Times New Roman"/>
      </w:rPr>
    </w:lvl>
    <w:lvl w:ilvl="2" w:tplc="FFFFFFFF">
      <w:start w:val="1"/>
      <w:numFmt w:val="lowerRoman"/>
      <w:lvlText w:val="%3."/>
      <w:lvlJc w:val="right"/>
      <w:pPr>
        <w:ind w:left="3011" w:hanging="180"/>
      </w:pPr>
      <w:rPr>
        <w:rFonts w:cs="Times New Roman"/>
      </w:rPr>
    </w:lvl>
    <w:lvl w:ilvl="3" w:tplc="FFFFFFFF" w:tentative="1">
      <w:start w:val="1"/>
      <w:numFmt w:val="decimal"/>
      <w:lvlText w:val="%4."/>
      <w:lvlJc w:val="left"/>
      <w:pPr>
        <w:ind w:left="3731" w:hanging="360"/>
      </w:pPr>
      <w:rPr>
        <w:rFonts w:cs="Times New Roman"/>
      </w:rPr>
    </w:lvl>
    <w:lvl w:ilvl="4" w:tplc="FFFFFFFF" w:tentative="1">
      <w:start w:val="1"/>
      <w:numFmt w:val="lowerLetter"/>
      <w:lvlText w:val="%5."/>
      <w:lvlJc w:val="left"/>
      <w:pPr>
        <w:ind w:left="4451" w:hanging="360"/>
      </w:pPr>
      <w:rPr>
        <w:rFonts w:cs="Times New Roman"/>
      </w:rPr>
    </w:lvl>
    <w:lvl w:ilvl="5" w:tplc="FFFFFFFF" w:tentative="1">
      <w:start w:val="1"/>
      <w:numFmt w:val="lowerRoman"/>
      <w:lvlText w:val="%6."/>
      <w:lvlJc w:val="right"/>
      <w:pPr>
        <w:ind w:left="5171" w:hanging="180"/>
      </w:pPr>
      <w:rPr>
        <w:rFonts w:cs="Times New Roman"/>
      </w:rPr>
    </w:lvl>
    <w:lvl w:ilvl="6" w:tplc="FFFFFFFF" w:tentative="1">
      <w:start w:val="1"/>
      <w:numFmt w:val="decimal"/>
      <w:lvlText w:val="%7."/>
      <w:lvlJc w:val="left"/>
      <w:pPr>
        <w:ind w:left="5891" w:hanging="360"/>
      </w:pPr>
      <w:rPr>
        <w:rFonts w:cs="Times New Roman"/>
      </w:rPr>
    </w:lvl>
    <w:lvl w:ilvl="7" w:tplc="FFFFFFFF" w:tentative="1">
      <w:start w:val="1"/>
      <w:numFmt w:val="lowerLetter"/>
      <w:lvlText w:val="%8."/>
      <w:lvlJc w:val="left"/>
      <w:pPr>
        <w:ind w:left="6611" w:hanging="360"/>
      </w:pPr>
      <w:rPr>
        <w:rFonts w:cs="Times New Roman"/>
      </w:rPr>
    </w:lvl>
    <w:lvl w:ilvl="8" w:tplc="FFFFFFFF" w:tentative="1">
      <w:start w:val="1"/>
      <w:numFmt w:val="lowerRoman"/>
      <w:lvlText w:val="%9."/>
      <w:lvlJc w:val="right"/>
      <w:pPr>
        <w:ind w:left="7331" w:hanging="180"/>
      </w:pPr>
      <w:rPr>
        <w:rFonts w:cs="Times New Roman"/>
      </w:rPr>
    </w:lvl>
  </w:abstractNum>
  <w:abstractNum w:abstractNumId="37">
    <w:nsid w:val="4E705AA4"/>
    <w:multiLevelType w:val="hybridMultilevel"/>
    <w:tmpl w:val="38964B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4F22060A"/>
    <w:multiLevelType w:val="hybridMultilevel"/>
    <w:tmpl w:val="976EF7B8"/>
    <w:lvl w:ilvl="0" w:tplc="390E1ECE">
      <w:start w:val="2"/>
      <w:numFmt w:val="bullet"/>
      <w:lvlText w:val="–"/>
      <w:lvlJc w:val="left"/>
      <w:pPr>
        <w:ind w:left="1571" w:hanging="360"/>
      </w:pPr>
      <w:rPr>
        <w:rFonts w:ascii="Times New Roman" w:eastAsia="Times New Roman" w:hAnsi="Times New Roman" w:hint="default"/>
      </w:rPr>
    </w:lvl>
    <w:lvl w:ilvl="1" w:tplc="3C501FDA" w:tentative="1">
      <w:start w:val="1"/>
      <w:numFmt w:val="bullet"/>
      <w:lvlText w:val="o"/>
      <w:lvlJc w:val="left"/>
      <w:pPr>
        <w:ind w:left="2291" w:hanging="360"/>
      </w:pPr>
      <w:rPr>
        <w:rFonts w:ascii="Courier New" w:hAnsi="Courier New" w:cs="Courier New" w:hint="default"/>
      </w:rPr>
    </w:lvl>
    <w:lvl w:ilvl="2" w:tplc="7A80E556" w:tentative="1">
      <w:start w:val="1"/>
      <w:numFmt w:val="bullet"/>
      <w:lvlText w:val=""/>
      <w:lvlJc w:val="left"/>
      <w:pPr>
        <w:ind w:left="3011" w:hanging="360"/>
      </w:pPr>
      <w:rPr>
        <w:rFonts w:ascii="Wingdings" w:hAnsi="Wingdings" w:hint="default"/>
      </w:rPr>
    </w:lvl>
    <w:lvl w:ilvl="3" w:tplc="9B36F424" w:tentative="1">
      <w:start w:val="1"/>
      <w:numFmt w:val="bullet"/>
      <w:lvlText w:val=""/>
      <w:lvlJc w:val="left"/>
      <w:pPr>
        <w:ind w:left="3731" w:hanging="360"/>
      </w:pPr>
      <w:rPr>
        <w:rFonts w:ascii="Symbol" w:hAnsi="Symbol" w:hint="default"/>
      </w:rPr>
    </w:lvl>
    <w:lvl w:ilvl="4" w:tplc="C4F0E4F2" w:tentative="1">
      <w:start w:val="1"/>
      <w:numFmt w:val="bullet"/>
      <w:lvlText w:val="o"/>
      <w:lvlJc w:val="left"/>
      <w:pPr>
        <w:ind w:left="4451" w:hanging="360"/>
      </w:pPr>
      <w:rPr>
        <w:rFonts w:ascii="Courier New" w:hAnsi="Courier New" w:cs="Courier New" w:hint="default"/>
      </w:rPr>
    </w:lvl>
    <w:lvl w:ilvl="5" w:tplc="C1EC000A" w:tentative="1">
      <w:start w:val="1"/>
      <w:numFmt w:val="bullet"/>
      <w:lvlText w:val=""/>
      <w:lvlJc w:val="left"/>
      <w:pPr>
        <w:ind w:left="5171" w:hanging="360"/>
      </w:pPr>
      <w:rPr>
        <w:rFonts w:ascii="Wingdings" w:hAnsi="Wingdings" w:hint="default"/>
      </w:rPr>
    </w:lvl>
    <w:lvl w:ilvl="6" w:tplc="BCA6C76A" w:tentative="1">
      <w:start w:val="1"/>
      <w:numFmt w:val="bullet"/>
      <w:lvlText w:val=""/>
      <w:lvlJc w:val="left"/>
      <w:pPr>
        <w:ind w:left="5891" w:hanging="360"/>
      </w:pPr>
      <w:rPr>
        <w:rFonts w:ascii="Symbol" w:hAnsi="Symbol" w:hint="default"/>
      </w:rPr>
    </w:lvl>
    <w:lvl w:ilvl="7" w:tplc="D396CB02" w:tentative="1">
      <w:start w:val="1"/>
      <w:numFmt w:val="bullet"/>
      <w:lvlText w:val="o"/>
      <w:lvlJc w:val="left"/>
      <w:pPr>
        <w:ind w:left="6611" w:hanging="360"/>
      </w:pPr>
      <w:rPr>
        <w:rFonts w:ascii="Courier New" w:hAnsi="Courier New" w:cs="Courier New" w:hint="default"/>
      </w:rPr>
    </w:lvl>
    <w:lvl w:ilvl="8" w:tplc="BAB2F292" w:tentative="1">
      <w:start w:val="1"/>
      <w:numFmt w:val="bullet"/>
      <w:lvlText w:val=""/>
      <w:lvlJc w:val="left"/>
      <w:pPr>
        <w:ind w:left="7331" w:hanging="360"/>
      </w:pPr>
      <w:rPr>
        <w:rFonts w:ascii="Wingdings" w:hAnsi="Wingdings" w:hint="default"/>
      </w:rPr>
    </w:lvl>
  </w:abstractNum>
  <w:abstractNum w:abstractNumId="39">
    <w:nsid w:val="4FC8600F"/>
    <w:multiLevelType w:val="hybridMultilevel"/>
    <w:tmpl w:val="C0E2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350FAF"/>
    <w:multiLevelType w:val="hybridMultilevel"/>
    <w:tmpl w:val="A2148386"/>
    <w:lvl w:ilvl="0" w:tplc="E222E5E8">
      <w:start w:val="1"/>
      <w:numFmt w:val="bullet"/>
      <w:pStyle w:val="-0"/>
      <w:lvlText w:val=""/>
      <w:lvlJc w:val="left"/>
      <w:pPr>
        <w:tabs>
          <w:tab w:val="num" w:pos="567"/>
        </w:tabs>
        <w:ind w:left="425" w:firstLine="29"/>
      </w:pPr>
      <w:rPr>
        <w:rFonts w:ascii="Symbol" w:hAnsi="Symbol" w:hint="default"/>
        <w:sz w:val="24"/>
      </w:rPr>
    </w:lvl>
    <w:lvl w:ilvl="1" w:tplc="91784130">
      <w:start w:val="1"/>
      <w:numFmt w:val="russianLower"/>
      <w:lvlText w:val="%2)"/>
      <w:lvlJc w:val="left"/>
      <w:pPr>
        <w:tabs>
          <w:tab w:val="num" w:pos="1194"/>
        </w:tabs>
        <w:ind w:left="1052" w:firstLine="28"/>
      </w:pPr>
      <w:rPr>
        <w:rFonts w:cs="Times New Roman" w:hint="default"/>
        <w:sz w:val="24"/>
      </w:rPr>
    </w:lvl>
    <w:lvl w:ilvl="2" w:tplc="1CD695DA">
      <w:start w:val="1"/>
      <w:numFmt w:val="decimal"/>
      <w:lvlText w:val="%3."/>
      <w:lvlJc w:val="left"/>
      <w:pPr>
        <w:tabs>
          <w:tab w:val="num" w:pos="2160"/>
        </w:tabs>
        <w:ind w:left="2160" w:hanging="360"/>
      </w:pPr>
      <w:rPr>
        <w:rFonts w:cs="Times New Roman" w:hint="default"/>
      </w:rPr>
    </w:lvl>
    <w:lvl w:ilvl="3" w:tplc="326CDDC8">
      <w:start w:val="1"/>
      <w:numFmt w:val="decimal"/>
      <w:lvlText w:val="%4"/>
      <w:lvlJc w:val="left"/>
      <w:pPr>
        <w:tabs>
          <w:tab w:val="num" w:pos="2880"/>
        </w:tabs>
        <w:ind w:left="2880" w:hanging="360"/>
      </w:pPr>
      <w:rPr>
        <w:rFonts w:cs="Times New Roman" w:hint="default"/>
      </w:rPr>
    </w:lvl>
    <w:lvl w:ilvl="4" w:tplc="CB867D94">
      <w:start w:val="1"/>
      <w:numFmt w:val="bullet"/>
      <w:lvlText w:val=""/>
      <w:lvlJc w:val="left"/>
      <w:pPr>
        <w:tabs>
          <w:tab w:val="num" w:pos="3600"/>
        </w:tabs>
        <w:ind w:left="3600" w:hanging="360"/>
      </w:pPr>
      <w:rPr>
        <w:rFonts w:ascii="Symbol" w:hAnsi="Symbol" w:hint="default"/>
        <w:sz w:val="24"/>
      </w:rPr>
    </w:lvl>
    <w:lvl w:ilvl="5" w:tplc="1A7C49BE" w:tentative="1">
      <w:start w:val="1"/>
      <w:numFmt w:val="bullet"/>
      <w:lvlText w:val=""/>
      <w:lvlJc w:val="left"/>
      <w:pPr>
        <w:tabs>
          <w:tab w:val="num" w:pos="4320"/>
        </w:tabs>
        <w:ind w:left="4320" w:hanging="360"/>
      </w:pPr>
      <w:rPr>
        <w:rFonts w:ascii="Wingdings" w:hAnsi="Wingdings" w:hint="default"/>
      </w:rPr>
    </w:lvl>
    <w:lvl w:ilvl="6" w:tplc="8F7E57D2" w:tentative="1">
      <w:start w:val="1"/>
      <w:numFmt w:val="bullet"/>
      <w:lvlText w:val=""/>
      <w:lvlJc w:val="left"/>
      <w:pPr>
        <w:tabs>
          <w:tab w:val="num" w:pos="5040"/>
        </w:tabs>
        <w:ind w:left="5040" w:hanging="360"/>
      </w:pPr>
      <w:rPr>
        <w:rFonts w:ascii="Symbol" w:hAnsi="Symbol" w:hint="default"/>
      </w:rPr>
    </w:lvl>
    <w:lvl w:ilvl="7" w:tplc="8248ADB8" w:tentative="1">
      <w:start w:val="1"/>
      <w:numFmt w:val="bullet"/>
      <w:lvlText w:val="o"/>
      <w:lvlJc w:val="left"/>
      <w:pPr>
        <w:tabs>
          <w:tab w:val="num" w:pos="5760"/>
        </w:tabs>
        <w:ind w:left="5760" w:hanging="360"/>
      </w:pPr>
      <w:rPr>
        <w:rFonts w:ascii="Courier New" w:hAnsi="Courier New" w:hint="default"/>
      </w:rPr>
    </w:lvl>
    <w:lvl w:ilvl="8" w:tplc="109CAAF0" w:tentative="1">
      <w:start w:val="1"/>
      <w:numFmt w:val="bullet"/>
      <w:lvlText w:val=""/>
      <w:lvlJc w:val="left"/>
      <w:pPr>
        <w:tabs>
          <w:tab w:val="num" w:pos="6480"/>
        </w:tabs>
        <w:ind w:left="6480" w:hanging="360"/>
      </w:pPr>
      <w:rPr>
        <w:rFonts w:ascii="Wingdings" w:hAnsi="Wingdings" w:hint="default"/>
      </w:rPr>
    </w:lvl>
  </w:abstractNum>
  <w:abstractNum w:abstractNumId="41">
    <w:nsid w:val="52F9670B"/>
    <w:multiLevelType w:val="hybridMultilevel"/>
    <w:tmpl w:val="73A27A3C"/>
    <w:lvl w:ilvl="0" w:tplc="F72AC370">
      <w:start w:val="13"/>
      <w:numFmt w:val="bullet"/>
      <w:pStyle w:val="24"/>
      <w:lvlText w:val="-"/>
      <w:lvlJc w:val="left"/>
      <w:pPr>
        <w:tabs>
          <w:tab w:val="num" w:pos="360"/>
        </w:tabs>
        <w:ind w:left="360" w:hanging="360"/>
      </w:pPr>
      <w:rPr>
        <w:rFonts w:ascii="Times New Roman" w:eastAsia="Times New Roman" w:hAnsi="Times New Roman" w:hint="default"/>
      </w:rPr>
    </w:lvl>
    <w:lvl w:ilvl="1" w:tplc="311C634A" w:tentative="1">
      <w:start w:val="1"/>
      <w:numFmt w:val="bullet"/>
      <w:lvlText w:val="o"/>
      <w:lvlJc w:val="left"/>
      <w:pPr>
        <w:tabs>
          <w:tab w:val="num" w:pos="0"/>
        </w:tabs>
        <w:ind w:hanging="360"/>
      </w:pPr>
      <w:rPr>
        <w:rFonts w:ascii="Courier New" w:hAnsi="Courier New" w:hint="default"/>
      </w:rPr>
    </w:lvl>
    <w:lvl w:ilvl="2" w:tplc="6416F506" w:tentative="1">
      <w:start w:val="1"/>
      <w:numFmt w:val="bullet"/>
      <w:lvlText w:val=""/>
      <w:lvlJc w:val="left"/>
      <w:pPr>
        <w:tabs>
          <w:tab w:val="num" w:pos="720"/>
        </w:tabs>
        <w:ind w:left="720" w:hanging="360"/>
      </w:pPr>
      <w:rPr>
        <w:rFonts w:ascii="Wingdings" w:hAnsi="Wingdings" w:hint="default"/>
      </w:rPr>
    </w:lvl>
    <w:lvl w:ilvl="3" w:tplc="945C176C" w:tentative="1">
      <w:start w:val="1"/>
      <w:numFmt w:val="bullet"/>
      <w:lvlText w:val=""/>
      <w:lvlJc w:val="left"/>
      <w:pPr>
        <w:tabs>
          <w:tab w:val="num" w:pos="1440"/>
        </w:tabs>
        <w:ind w:left="1440" w:hanging="360"/>
      </w:pPr>
      <w:rPr>
        <w:rFonts w:ascii="Symbol" w:hAnsi="Symbol" w:hint="default"/>
      </w:rPr>
    </w:lvl>
    <w:lvl w:ilvl="4" w:tplc="EEC21356" w:tentative="1">
      <w:start w:val="1"/>
      <w:numFmt w:val="bullet"/>
      <w:lvlText w:val="o"/>
      <w:lvlJc w:val="left"/>
      <w:pPr>
        <w:tabs>
          <w:tab w:val="num" w:pos="2160"/>
        </w:tabs>
        <w:ind w:left="2160" w:hanging="360"/>
      </w:pPr>
      <w:rPr>
        <w:rFonts w:ascii="Courier New" w:hAnsi="Courier New" w:hint="default"/>
      </w:rPr>
    </w:lvl>
    <w:lvl w:ilvl="5" w:tplc="242CF408" w:tentative="1">
      <w:start w:val="1"/>
      <w:numFmt w:val="bullet"/>
      <w:lvlText w:val=""/>
      <w:lvlJc w:val="left"/>
      <w:pPr>
        <w:tabs>
          <w:tab w:val="num" w:pos="2880"/>
        </w:tabs>
        <w:ind w:left="2880" w:hanging="360"/>
      </w:pPr>
      <w:rPr>
        <w:rFonts w:ascii="Wingdings" w:hAnsi="Wingdings" w:hint="default"/>
      </w:rPr>
    </w:lvl>
    <w:lvl w:ilvl="6" w:tplc="5D24B690" w:tentative="1">
      <w:start w:val="1"/>
      <w:numFmt w:val="bullet"/>
      <w:lvlText w:val=""/>
      <w:lvlJc w:val="left"/>
      <w:pPr>
        <w:tabs>
          <w:tab w:val="num" w:pos="3600"/>
        </w:tabs>
        <w:ind w:left="3600" w:hanging="360"/>
      </w:pPr>
      <w:rPr>
        <w:rFonts w:ascii="Symbol" w:hAnsi="Symbol" w:hint="default"/>
      </w:rPr>
    </w:lvl>
    <w:lvl w:ilvl="7" w:tplc="46766FDC" w:tentative="1">
      <w:start w:val="1"/>
      <w:numFmt w:val="bullet"/>
      <w:lvlText w:val="o"/>
      <w:lvlJc w:val="left"/>
      <w:pPr>
        <w:tabs>
          <w:tab w:val="num" w:pos="4320"/>
        </w:tabs>
        <w:ind w:left="4320" w:hanging="360"/>
      </w:pPr>
      <w:rPr>
        <w:rFonts w:ascii="Courier New" w:hAnsi="Courier New" w:hint="default"/>
      </w:rPr>
    </w:lvl>
    <w:lvl w:ilvl="8" w:tplc="ABB25BB0" w:tentative="1">
      <w:start w:val="1"/>
      <w:numFmt w:val="bullet"/>
      <w:lvlText w:val=""/>
      <w:lvlJc w:val="left"/>
      <w:pPr>
        <w:tabs>
          <w:tab w:val="num" w:pos="5040"/>
        </w:tabs>
        <w:ind w:left="5040" w:hanging="360"/>
      </w:pPr>
      <w:rPr>
        <w:rFonts w:ascii="Wingdings" w:hAnsi="Wingdings" w:hint="default"/>
      </w:rPr>
    </w:lvl>
  </w:abstractNum>
  <w:abstractNum w:abstractNumId="42">
    <w:nsid w:val="53D43B9F"/>
    <w:multiLevelType w:val="multilevel"/>
    <w:tmpl w:val="9B3499C0"/>
    <w:lvl w:ilvl="0">
      <w:start w:val="1"/>
      <w:numFmt w:val="upperRoman"/>
      <w:pStyle w:val="a4"/>
      <w:suff w:val="space"/>
      <w:lvlText w:val="ЧАСТЬ %1."/>
      <w:lvlJc w:val="left"/>
      <w:rPr>
        <w:rFonts w:ascii="Times New Roman" w:hAnsi="Times New Roman" w:cs="Times New Roman" w:hint="default"/>
        <w:b w:val="0"/>
        <w:i w:val="0"/>
        <w:caps/>
        <w:strike w:val="0"/>
        <w:dstrike w:val="0"/>
        <w:vanish w:val="0"/>
        <w:sz w:val="36"/>
        <w:vertAlign w:val="baseline"/>
      </w:rPr>
    </w:lvl>
    <w:lvl w:ilvl="1">
      <w:start w:val="1"/>
      <w:numFmt w:val="none"/>
      <w:lvlText w:val=""/>
      <w:lvlJc w:val="left"/>
      <w:pPr>
        <w:tabs>
          <w:tab w:val="num" w:pos="360"/>
        </w:tabs>
      </w:pPr>
      <w:rPr>
        <w:rFonts w:cs="Times New Roman" w:hint="default"/>
      </w:rPr>
    </w:lvl>
    <w:lvl w:ilvl="2">
      <w:start w:val="1"/>
      <w:numFmt w:val="none"/>
      <w:lvlText w:val=""/>
      <w:lvlJc w:val="left"/>
      <w:pPr>
        <w:tabs>
          <w:tab w:val="num" w:pos="720"/>
        </w:tabs>
        <w:ind w:left="720" w:hanging="432"/>
      </w:pPr>
      <w:rPr>
        <w:rFonts w:cs="Times New Roman" w:hint="default"/>
      </w:rPr>
    </w:lvl>
    <w:lvl w:ilvl="3">
      <w:start w:val="1"/>
      <w:numFmt w:val="none"/>
      <w:lvlText w:val=""/>
      <w:lvlJc w:val="right"/>
      <w:pPr>
        <w:tabs>
          <w:tab w:val="num" w:pos="864"/>
        </w:tabs>
        <w:ind w:left="864" w:hanging="144"/>
      </w:pPr>
      <w:rPr>
        <w:rFonts w:cs="Times New Roman" w:hint="default"/>
      </w:rPr>
    </w:lvl>
    <w:lvl w:ilvl="4">
      <w:start w:val="1"/>
      <w:numFmt w:val="none"/>
      <w:lvlText w:val=""/>
      <w:lvlJc w:val="left"/>
      <w:pPr>
        <w:tabs>
          <w:tab w:val="num" w:pos="1008"/>
        </w:tabs>
        <w:ind w:left="1008" w:hanging="432"/>
      </w:pPr>
      <w:rPr>
        <w:rFonts w:cs="Times New Roman" w:hint="default"/>
      </w:rPr>
    </w:lvl>
    <w:lvl w:ilvl="5">
      <w:start w:val="1"/>
      <w:numFmt w:val="none"/>
      <w:lvlText w:val=""/>
      <w:lvlJc w:val="left"/>
      <w:pPr>
        <w:tabs>
          <w:tab w:val="num" w:pos="1152"/>
        </w:tabs>
        <w:ind w:left="1152" w:hanging="432"/>
      </w:pPr>
      <w:rPr>
        <w:rFonts w:cs="Times New Roman" w:hint="default"/>
      </w:rPr>
    </w:lvl>
    <w:lvl w:ilvl="6">
      <w:start w:val="1"/>
      <w:numFmt w:val="none"/>
      <w:lvlText w:val=""/>
      <w:lvlJc w:val="right"/>
      <w:pPr>
        <w:tabs>
          <w:tab w:val="num" w:pos="1296"/>
        </w:tabs>
        <w:ind w:left="1296" w:hanging="288"/>
      </w:pPr>
      <w:rPr>
        <w:rFonts w:cs="Times New Roman" w:hint="default"/>
      </w:rPr>
    </w:lvl>
    <w:lvl w:ilvl="7">
      <w:start w:val="1"/>
      <w:numFmt w:val="none"/>
      <w:lvlText w:val=""/>
      <w:lvlJc w:val="left"/>
      <w:pPr>
        <w:tabs>
          <w:tab w:val="num" w:pos="1440"/>
        </w:tabs>
        <w:ind w:left="1440" w:hanging="432"/>
      </w:pPr>
      <w:rPr>
        <w:rFonts w:cs="Times New Roman" w:hint="default"/>
      </w:rPr>
    </w:lvl>
    <w:lvl w:ilvl="8">
      <w:start w:val="1"/>
      <w:numFmt w:val="none"/>
      <w:lvlText w:val=""/>
      <w:lvlJc w:val="right"/>
      <w:pPr>
        <w:tabs>
          <w:tab w:val="num" w:pos="1584"/>
        </w:tabs>
        <w:ind w:left="1584" w:hanging="144"/>
      </w:pPr>
      <w:rPr>
        <w:rFonts w:cs="Times New Roman" w:hint="default"/>
      </w:rPr>
    </w:lvl>
  </w:abstractNum>
  <w:abstractNum w:abstractNumId="43">
    <w:nsid w:val="56472FC2"/>
    <w:multiLevelType w:val="hybridMultilevel"/>
    <w:tmpl w:val="AA0639D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4">
    <w:nsid w:val="5C84022B"/>
    <w:multiLevelType w:val="hybridMultilevel"/>
    <w:tmpl w:val="A142E856"/>
    <w:lvl w:ilvl="0" w:tplc="CEC62690">
      <w:start w:val="1"/>
      <w:numFmt w:val="upperLetter"/>
      <w:pStyle w:val="a5"/>
      <w:lvlText w:val="ПРИЛОЖЕНИЕ %1"/>
      <w:lvlJc w:val="center"/>
      <w:pPr>
        <w:tabs>
          <w:tab w:val="num" w:pos="170"/>
        </w:tabs>
        <w:ind w:left="153" w:firstLine="244"/>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45">
    <w:nsid w:val="5E996473"/>
    <w:multiLevelType w:val="hybridMultilevel"/>
    <w:tmpl w:val="ABA0C38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nsid w:val="5F4537F1"/>
    <w:multiLevelType w:val="multilevel"/>
    <w:tmpl w:val="76761BEE"/>
    <w:lvl w:ilvl="0">
      <w:start w:val="1"/>
      <w:numFmt w:val="decimal"/>
      <w:pStyle w:val="Nameobj111"/>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7">
    <w:nsid w:val="61A40D9F"/>
    <w:multiLevelType w:val="hybridMultilevel"/>
    <w:tmpl w:val="6A8E3AD2"/>
    <w:lvl w:ilvl="0" w:tplc="85F6A196">
      <w:start w:val="1"/>
      <w:numFmt w:val="bullet"/>
      <w:pStyle w:val="25"/>
      <w:lvlText w:val=""/>
      <w:lvlJc w:val="left"/>
      <w:pPr>
        <w:tabs>
          <w:tab w:val="num" w:pos="720"/>
        </w:tabs>
        <w:ind w:left="720" w:hanging="360"/>
      </w:pPr>
      <w:rPr>
        <w:rFonts w:ascii="Symbol" w:hAnsi="Symbol" w:hint="default"/>
      </w:rPr>
    </w:lvl>
    <w:lvl w:ilvl="1" w:tplc="6C22CD28" w:tentative="1">
      <w:start w:val="1"/>
      <w:numFmt w:val="bullet"/>
      <w:lvlText w:val="o"/>
      <w:lvlJc w:val="left"/>
      <w:pPr>
        <w:tabs>
          <w:tab w:val="num" w:pos="1440"/>
        </w:tabs>
        <w:ind w:left="1440" w:hanging="360"/>
      </w:pPr>
      <w:rPr>
        <w:rFonts w:ascii="Arial Unicode MS" w:eastAsia="Arial Unicode MS" w:hint="default"/>
      </w:rPr>
    </w:lvl>
    <w:lvl w:ilvl="2" w:tplc="3566041A" w:tentative="1">
      <w:start w:val="1"/>
      <w:numFmt w:val="bullet"/>
      <w:lvlText w:val=""/>
      <w:lvlJc w:val="left"/>
      <w:pPr>
        <w:tabs>
          <w:tab w:val="num" w:pos="2160"/>
        </w:tabs>
        <w:ind w:left="2160" w:hanging="360"/>
      </w:pPr>
      <w:rPr>
        <w:rFonts w:ascii="Arial Unicode MS" w:eastAsia="Arial Unicode MS" w:hint="default"/>
      </w:rPr>
    </w:lvl>
    <w:lvl w:ilvl="3" w:tplc="C8248E9E" w:tentative="1">
      <w:start w:val="1"/>
      <w:numFmt w:val="bullet"/>
      <w:lvlText w:val=""/>
      <w:lvlJc w:val="left"/>
      <w:pPr>
        <w:tabs>
          <w:tab w:val="num" w:pos="2880"/>
        </w:tabs>
        <w:ind w:left="2880" w:hanging="360"/>
      </w:pPr>
      <w:rPr>
        <w:rFonts w:ascii="Symbol" w:hAnsi="Symbol" w:hint="default"/>
      </w:rPr>
    </w:lvl>
    <w:lvl w:ilvl="4" w:tplc="F0D81F44" w:tentative="1">
      <w:start w:val="1"/>
      <w:numFmt w:val="bullet"/>
      <w:lvlText w:val="o"/>
      <w:lvlJc w:val="left"/>
      <w:pPr>
        <w:tabs>
          <w:tab w:val="num" w:pos="3600"/>
        </w:tabs>
        <w:ind w:left="3600" w:hanging="360"/>
      </w:pPr>
      <w:rPr>
        <w:rFonts w:ascii="Arial Unicode MS" w:eastAsia="Arial Unicode MS" w:hint="default"/>
      </w:rPr>
    </w:lvl>
    <w:lvl w:ilvl="5" w:tplc="C7F6B33E" w:tentative="1">
      <w:start w:val="1"/>
      <w:numFmt w:val="bullet"/>
      <w:lvlText w:val=""/>
      <w:lvlJc w:val="left"/>
      <w:pPr>
        <w:tabs>
          <w:tab w:val="num" w:pos="4320"/>
        </w:tabs>
        <w:ind w:left="4320" w:hanging="360"/>
      </w:pPr>
      <w:rPr>
        <w:rFonts w:ascii="Arial Unicode MS" w:eastAsia="Arial Unicode MS" w:hint="default"/>
      </w:rPr>
    </w:lvl>
    <w:lvl w:ilvl="6" w:tplc="DD1294A4" w:tentative="1">
      <w:start w:val="1"/>
      <w:numFmt w:val="bullet"/>
      <w:lvlText w:val=""/>
      <w:lvlJc w:val="left"/>
      <w:pPr>
        <w:tabs>
          <w:tab w:val="num" w:pos="5040"/>
        </w:tabs>
        <w:ind w:left="5040" w:hanging="360"/>
      </w:pPr>
      <w:rPr>
        <w:rFonts w:ascii="Symbol" w:hAnsi="Symbol" w:hint="default"/>
      </w:rPr>
    </w:lvl>
    <w:lvl w:ilvl="7" w:tplc="C1763C58" w:tentative="1">
      <w:start w:val="1"/>
      <w:numFmt w:val="bullet"/>
      <w:lvlText w:val="o"/>
      <w:lvlJc w:val="left"/>
      <w:pPr>
        <w:tabs>
          <w:tab w:val="num" w:pos="5760"/>
        </w:tabs>
        <w:ind w:left="5760" w:hanging="360"/>
      </w:pPr>
      <w:rPr>
        <w:rFonts w:ascii="Arial Unicode MS" w:eastAsia="Arial Unicode MS" w:hint="default"/>
      </w:rPr>
    </w:lvl>
    <w:lvl w:ilvl="8" w:tplc="50F668F6" w:tentative="1">
      <w:start w:val="1"/>
      <w:numFmt w:val="bullet"/>
      <w:lvlText w:val=""/>
      <w:lvlJc w:val="left"/>
      <w:pPr>
        <w:tabs>
          <w:tab w:val="num" w:pos="6480"/>
        </w:tabs>
        <w:ind w:left="6480" w:hanging="360"/>
      </w:pPr>
      <w:rPr>
        <w:rFonts w:ascii="Arial Unicode MS" w:eastAsia="Arial Unicode MS" w:hint="default"/>
      </w:rPr>
    </w:lvl>
  </w:abstractNum>
  <w:abstractNum w:abstractNumId="48">
    <w:nsid w:val="62022CED"/>
    <w:multiLevelType w:val="hybridMultilevel"/>
    <w:tmpl w:val="E79288D2"/>
    <w:lvl w:ilvl="0" w:tplc="A63033AA">
      <w:start w:val="1"/>
      <w:numFmt w:val="decimal"/>
      <w:pStyle w:val="230"/>
      <w:lvlText w:val="%1)"/>
      <w:lvlJc w:val="left"/>
      <w:pPr>
        <w:tabs>
          <w:tab w:val="num" w:pos="1808"/>
        </w:tabs>
        <w:ind w:left="1808" w:hanging="390"/>
      </w:pPr>
      <w:rPr>
        <w:rFonts w:cs="Times New Roman" w:hint="default"/>
      </w:rPr>
    </w:lvl>
    <w:lvl w:ilvl="1" w:tplc="0F907AA0">
      <w:start w:val="1"/>
      <w:numFmt w:val="lowerLetter"/>
      <w:lvlText w:val="%2."/>
      <w:lvlJc w:val="left"/>
      <w:pPr>
        <w:tabs>
          <w:tab w:val="num" w:pos="2498"/>
        </w:tabs>
        <w:ind w:left="2498" w:hanging="360"/>
      </w:pPr>
      <w:rPr>
        <w:rFonts w:cs="Times New Roman"/>
      </w:rPr>
    </w:lvl>
    <w:lvl w:ilvl="2" w:tplc="04190005">
      <w:start w:val="1"/>
      <w:numFmt w:val="lowerRoman"/>
      <w:lvlText w:val="%3."/>
      <w:lvlJc w:val="right"/>
      <w:pPr>
        <w:tabs>
          <w:tab w:val="num" w:pos="3218"/>
        </w:tabs>
        <w:ind w:left="3218" w:hanging="180"/>
      </w:pPr>
      <w:rPr>
        <w:rFonts w:cs="Times New Roman"/>
      </w:rPr>
    </w:lvl>
    <w:lvl w:ilvl="3" w:tplc="04190001" w:tentative="1">
      <w:start w:val="1"/>
      <w:numFmt w:val="decimal"/>
      <w:lvlText w:val="%4."/>
      <w:lvlJc w:val="left"/>
      <w:pPr>
        <w:tabs>
          <w:tab w:val="num" w:pos="3938"/>
        </w:tabs>
        <w:ind w:left="3938" w:hanging="360"/>
      </w:pPr>
      <w:rPr>
        <w:rFonts w:cs="Times New Roman"/>
      </w:rPr>
    </w:lvl>
    <w:lvl w:ilvl="4" w:tplc="04190003" w:tentative="1">
      <w:start w:val="1"/>
      <w:numFmt w:val="lowerLetter"/>
      <w:lvlText w:val="%5."/>
      <w:lvlJc w:val="left"/>
      <w:pPr>
        <w:tabs>
          <w:tab w:val="num" w:pos="4658"/>
        </w:tabs>
        <w:ind w:left="4658" w:hanging="360"/>
      </w:pPr>
      <w:rPr>
        <w:rFonts w:cs="Times New Roman"/>
      </w:rPr>
    </w:lvl>
    <w:lvl w:ilvl="5" w:tplc="04190005" w:tentative="1">
      <w:start w:val="1"/>
      <w:numFmt w:val="lowerRoman"/>
      <w:lvlText w:val="%6."/>
      <w:lvlJc w:val="right"/>
      <w:pPr>
        <w:tabs>
          <w:tab w:val="num" w:pos="5378"/>
        </w:tabs>
        <w:ind w:left="5378" w:hanging="180"/>
      </w:pPr>
      <w:rPr>
        <w:rFonts w:cs="Times New Roman"/>
      </w:rPr>
    </w:lvl>
    <w:lvl w:ilvl="6" w:tplc="04190001" w:tentative="1">
      <w:start w:val="1"/>
      <w:numFmt w:val="decimal"/>
      <w:lvlText w:val="%7."/>
      <w:lvlJc w:val="left"/>
      <w:pPr>
        <w:tabs>
          <w:tab w:val="num" w:pos="6098"/>
        </w:tabs>
        <w:ind w:left="6098" w:hanging="360"/>
      </w:pPr>
      <w:rPr>
        <w:rFonts w:cs="Times New Roman"/>
      </w:rPr>
    </w:lvl>
    <w:lvl w:ilvl="7" w:tplc="04190003" w:tentative="1">
      <w:start w:val="1"/>
      <w:numFmt w:val="lowerLetter"/>
      <w:lvlText w:val="%8."/>
      <w:lvlJc w:val="left"/>
      <w:pPr>
        <w:tabs>
          <w:tab w:val="num" w:pos="6818"/>
        </w:tabs>
        <w:ind w:left="6818" w:hanging="360"/>
      </w:pPr>
      <w:rPr>
        <w:rFonts w:cs="Times New Roman"/>
      </w:rPr>
    </w:lvl>
    <w:lvl w:ilvl="8" w:tplc="04190005" w:tentative="1">
      <w:start w:val="1"/>
      <w:numFmt w:val="lowerRoman"/>
      <w:lvlText w:val="%9."/>
      <w:lvlJc w:val="right"/>
      <w:pPr>
        <w:tabs>
          <w:tab w:val="num" w:pos="7538"/>
        </w:tabs>
        <w:ind w:left="7538" w:hanging="180"/>
      </w:pPr>
      <w:rPr>
        <w:rFonts w:cs="Times New Roman"/>
      </w:rPr>
    </w:lvl>
  </w:abstractNum>
  <w:abstractNum w:abstractNumId="49">
    <w:nsid w:val="62B57623"/>
    <w:multiLevelType w:val="singleLevel"/>
    <w:tmpl w:val="EE9090EE"/>
    <w:lvl w:ilvl="0">
      <w:start w:val="1"/>
      <w:numFmt w:val="bullet"/>
      <w:pStyle w:val="22-0"/>
      <w:lvlText w:val="–"/>
      <w:lvlJc w:val="left"/>
      <w:pPr>
        <w:tabs>
          <w:tab w:val="num" w:pos="1636"/>
        </w:tabs>
        <w:ind w:left="1588" w:hanging="312"/>
      </w:pPr>
      <w:rPr>
        <w:rFonts w:ascii="a_Timer" w:hAnsi="a_Timer" w:hint="default"/>
      </w:rPr>
    </w:lvl>
  </w:abstractNum>
  <w:abstractNum w:abstractNumId="50">
    <w:nsid w:val="635F0446"/>
    <w:multiLevelType w:val="hybridMultilevel"/>
    <w:tmpl w:val="A17A4D18"/>
    <w:lvl w:ilvl="0" w:tplc="04190001">
      <w:start w:val="1"/>
      <w:numFmt w:val="bullet"/>
      <w:lvlText w:val=""/>
      <w:lvlJc w:val="left"/>
      <w:pPr>
        <w:tabs>
          <w:tab w:val="num" w:pos="1440"/>
        </w:tabs>
        <w:ind w:left="1440" w:hanging="360"/>
      </w:pPr>
      <w:rPr>
        <w:rFonts w:ascii="Symbol" w:hAnsi="Symbol" w:hint="default"/>
      </w:rPr>
    </w:lvl>
    <w:lvl w:ilvl="1" w:tplc="04190003">
      <w:start w:val="1"/>
      <w:numFmt w:val="decimal"/>
      <w:pStyle w:val="LiteraturaList"/>
      <w:lvlText w:val="%2."/>
      <w:lvlJc w:val="left"/>
      <w:pPr>
        <w:tabs>
          <w:tab w:val="num" w:pos="2160"/>
        </w:tabs>
        <w:ind w:left="2160" w:hanging="360"/>
      </w:pPr>
      <w:rPr>
        <w:rFonts w:ascii="Times New Roman" w:hAnsi="Times New Roman" w:cs="Times New Roman" w:hint="default"/>
        <w:b w:val="0"/>
        <w:i w:val="0"/>
        <w:sz w:val="20"/>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1">
    <w:nsid w:val="65BD6107"/>
    <w:multiLevelType w:val="hybridMultilevel"/>
    <w:tmpl w:val="A26EBEFC"/>
    <w:lvl w:ilvl="0" w:tplc="534E669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2">
    <w:nsid w:val="67403F92"/>
    <w:multiLevelType w:val="hybridMultilevel"/>
    <w:tmpl w:val="2FFC2B04"/>
    <w:lvl w:ilvl="0" w:tplc="16D8A1DE">
      <w:start w:val="1"/>
      <w:numFmt w:val="bullet"/>
      <w:pStyle w:val="12"/>
      <w:lvlText w:val=""/>
      <w:lvlJc w:val="left"/>
      <w:pPr>
        <w:tabs>
          <w:tab w:val="num" w:pos="397"/>
        </w:tabs>
        <w:ind w:left="397" w:hanging="397"/>
      </w:pPr>
      <w:rPr>
        <w:rFonts w:ascii="Symbol" w:hAnsi="Symbol" w:hint="default"/>
        <w:sz w:val="20"/>
      </w:rPr>
    </w:lvl>
    <w:lvl w:ilvl="1" w:tplc="5600AD28" w:tentative="1">
      <w:start w:val="1"/>
      <w:numFmt w:val="bullet"/>
      <w:lvlText w:val="o"/>
      <w:lvlJc w:val="left"/>
      <w:pPr>
        <w:ind w:left="1440" w:hanging="360"/>
      </w:pPr>
      <w:rPr>
        <w:rFonts w:ascii="Courier New" w:hAnsi="Courier New" w:hint="default"/>
      </w:rPr>
    </w:lvl>
    <w:lvl w:ilvl="2" w:tplc="711E096E" w:tentative="1">
      <w:start w:val="1"/>
      <w:numFmt w:val="bullet"/>
      <w:lvlText w:val=""/>
      <w:lvlJc w:val="left"/>
      <w:pPr>
        <w:ind w:left="2160" w:hanging="360"/>
      </w:pPr>
      <w:rPr>
        <w:rFonts w:ascii="Wingdings" w:hAnsi="Wingdings" w:hint="default"/>
      </w:rPr>
    </w:lvl>
    <w:lvl w:ilvl="3" w:tplc="0E96F16E" w:tentative="1">
      <w:start w:val="1"/>
      <w:numFmt w:val="bullet"/>
      <w:lvlText w:val=""/>
      <w:lvlJc w:val="left"/>
      <w:pPr>
        <w:ind w:left="2880" w:hanging="360"/>
      </w:pPr>
      <w:rPr>
        <w:rFonts w:ascii="Symbol" w:hAnsi="Symbol" w:hint="default"/>
      </w:rPr>
    </w:lvl>
    <w:lvl w:ilvl="4" w:tplc="B6241D0C" w:tentative="1">
      <w:start w:val="1"/>
      <w:numFmt w:val="bullet"/>
      <w:lvlText w:val="o"/>
      <w:lvlJc w:val="left"/>
      <w:pPr>
        <w:ind w:left="3600" w:hanging="360"/>
      </w:pPr>
      <w:rPr>
        <w:rFonts w:ascii="Courier New" w:hAnsi="Courier New" w:hint="default"/>
      </w:rPr>
    </w:lvl>
    <w:lvl w:ilvl="5" w:tplc="A7F02AB0" w:tentative="1">
      <w:start w:val="1"/>
      <w:numFmt w:val="bullet"/>
      <w:lvlText w:val=""/>
      <w:lvlJc w:val="left"/>
      <w:pPr>
        <w:ind w:left="4320" w:hanging="360"/>
      </w:pPr>
      <w:rPr>
        <w:rFonts w:ascii="Wingdings" w:hAnsi="Wingdings" w:hint="default"/>
      </w:rPr>
    </w:lvl>
    <w:lvl w:ilvl="6" w:tplc="08784F74" w:tentative="1">
      <w:start w:val="1"/>
      <w:numFmt w:val="bullet"/>
      <w:lvlText w:val=""/>
      <w:lvlJc w:val="left"/>
      <w:pPr>
        <w:ind w:left="5040" w:hanging="360"/>
      </w:pPr>
      <w:rPr>
        <w:rFonts w:ascii="Symbol" w:hAnsi="Symbol" w:hint="default"/>
      </w:rPr>
    </w:lvl>
    <w:lvl w:ilvl="7" w:tplc="8B30149C" w:tentative="1">
      <w:start w:val="1"/>
      <w:numFmt w:val="bullet"/>
      <w:lvlText w:val="o"/>
      <w:lvlJc w:val="left"/>
      <w:pPr>
        <w:ind w:left="5760" w:hanging="360"/>
      </w:pPr>
      <w:rPr>
        <w:rFonts w:ascii="Courier New" w:hAnsi="Courier New" w:hint="default"/>
      </w:rPr>
    </w:lvl>
    <w:lvl w:ilvl="8" w:tplc="221AA0CE" w:tentative="1">
      <w:start w:val="1"/>
      <w:numFmt w:val="bullet"/>
      <w:lvlText w:val=""/>
      <w:lvlJc w:val="left"/>
      <w:pPr>
        <w:ind w:left="6480" w:hanging="360"/>
      </w:pPr>
      <w:rPr>
        <w:rFonts w:ascii="Wingdings" w:hAnsi="Wingdings" w:hint="default"/>
      </w:rPr>
    </w:lvl>
  </w:abstractNum>
  <w:abstractNum w:abstractNumId="53">
    <w:nsid w:val="68706017"/>
    <w:multiLevelType w:val="hybridMultilevel"/>
    <w:tmpl w:val="80584E08"/>
    <w:lvl w:ilvl="0" w:tplc="BF6634BE">
      <w:start w:val="13"/>
      <w:numFmt w:val="bullet"/>
      <w:pStyle w:val="210"/>
      <w:lvlText w:val="-"/>
      <w:lvlJc w:val="left"/>
      <w:pPr>
        <w:tabs>
          <w:tab w:val="num" w:pos="1211"/>
        </w:tabs>
        <w:ind w:firstLine="851"/>
      </w:pPr>
      <w:rPr>
        <w:rFonts w:ascii="Times New Roman" w:eastAsia="Times New Roman" w:hAnsi="Times New Roman" w:hint="default"/>
      </w:rPr>
    </w:lvl>
    <w:lvl w:ilvl="1" w:tplc="CF046D80" w:tentative="1">
      <w:start w:val="1"/>
      <w:numFmt w:val="bullet"/>
      <w:lvlText w:val="o"/>
      <w:lvlJc w:val="left"/>
      <w:pPr>
        <w:tabs>
          <w:tab w:val="num" w:pos="1440"/>
        </w:tabs>
        <w:ind w:left="1440" w:hanging="360"/>
      </w:pPr>
      <w:rPr>
        <w:rFonts w:ascii="Courier New" w:hAnsi="Courier New" w:hint="default"/>
      </w:rPr>
    </w:lvl>
    <w:lvl w:ilvl="2" w:tplc="22300F66" w:tentative="1">
      <w:start w:val="1"/>
      <w:numFmt w:val="bullet"/>
      <w:lvlText w:val=""/>
      <w:lvlJc w:val="left"/>
      <w:pPr>
        <w:tabs>
          <w:tab w:val="num" w:pos="2160"/>
        </w:tabs>
        <w:ind w:left="2160" w:hanging="360"/>
      </w:pPr>
      <w:rPr>
        <w:rFonts w:ascii="Wingdings" w:hAnsi="Wingdings" w:hint="default"/>
      </w:rPr>
    </w:lvl>
    <w:lvl w:ilvl="3" w:tplc="1A74355C" w:tentative="1">
      <w:start w:val="1"/>
      <w:numFmt w:val="bullet"/>
      <w:lvlText w:val=""/>
      <w:lvlJc w:val="left"/>
      <w:pPr>
        <w:tabs>
          <w:tab w:val="num" w:pos="2880"/>
        </w:tabs>
        <w:ind w:left="2880" w:hanging="360"/>
      </w:pPr>
      <w:rPr>
        <w:rFonts w:ascii="Symbol" w:hAnsi="Symbol" w:hint="default"/>
      </w:rPr>
    </w:lvl>
    <w:lvl w:ilvl="4" w:tplc="5090F5F0" w:tentative="1">
      <w:start w:val="1"/>
      <w:numFmt w:val="bullet"/>
      <w:lvlText w:val="o"/>
      <w:lvlJc w:val="left"/>
      <w:pPr>
        <w:tabs>
          <w:tab w:val="num" w:pos="3600"/>
        </w:tabs>
        <w:ind w:left="3600" w:hanging="360"/>
      </w:pPr>
      <w:rPr>
        <w:rFonts w:ascii="Courier New" w:hAnsi="Courier New" w:hint="default"/>
      </w:rPr>
    </w:lvl>
    <w:lvl w:ilvl="5" w:tplc="A34C179C" w:tentative="1">
      <w:start w:val="1"/>
      <w:numFmt w:val="bullet"/>
      <w:lvlText w:val=""/>
      <w:lvlJc w:val="left"/>
      <w:pPr>
        <w:tabs>
          <w:tab w:val="num" w:pos="4320"/>
        </w:tabs>
        <w:ind w:left="4320" w:hanging="360"/>
      </w:pPr>
      <w:rPr>
        <w:rFonts w:ascii="Wingdings" w:hAnsi="Wingdings" w:hint="default"/>
      </w:rPr>
    </w:lvl>
    <w:lvl w:ilvl="6" w:tplc="1AEC2E78" w:tentative="1">
      <w:start w:val="1"/>
      <w:numFmt w:val="bullet"/>
      <w:lvlText w:val=""/>
      <w:lvlJc w:val="left"/>
      <w:pPr>
        <w:tabs>
          <w:tab w:val="num" w:pos="5040"/>
        </w:tabs>
        <w:ind w:left="5040" w:hanging="360"/>
      </w:pPr>
      <w:rPr>
        <w:rFonts w:ascii="Symbol" w:hAnsi="Symbol" w:hint="default"/>
      </w:rPr>
    </w:lvl>
    <w:lvl w:ilvl="7" w:tplc="21BA31CC" w:tentative="1">
      <w:start w:val="1"/>
      <w:numFmt w:val="bullet"/>
      <w:lvlText w:val="o"/>
      <w:lvlJc w:val="left"/>
      <w:pPr>
        <w:tabs>
          <w:tab w:val="num" w:pos="5760"/>
        </w:tabs>
        <w:ind w:left="5760" w:hanging="360"/>
      </w:pPr>
      <w:rPr>
        <w:rFonts w:ascii="Courier New" w:hAnsi="Courier New" w:hint="default"/>
      </w:rPr>
    </w:lvl>
    <w:lvl w:ilvl="8" w:tplc="D5FCD0D0" w:tentative="1">
      <w:start w:val="1"/>
      <w:numFmt w:val="bullet"/>
      <w:lvlText w:val=""/>
      <w:lvlJc w:val="left"/>
      <w:pPr>
        <w:tabs>
          <w:tab w:val="num" w:pos="6480"/>
        </w:tabs>
        <w:ind w:left="6480" w:hanging="360"/>
      </w:pPr>
      <w:rPr>
        <w:rFonts w:ascii="Wingdings" w:hAnsi="Wingdings" w:hint="default"/>
      </w:rPr>
    </w:lvl>
  </w:abstractNum>
  <w:abstractNum w:abstractNumId="54">
    <w:nsid w:val="68D32AC0"/>
    <w:multiLevelType w:val="hybridMultilevel"/>
    <w:tmpl w:val="A2620ED6"/>
    <w:lvl w:ilvl="0" w:tplc="92D694C8">
      <w:start w:val="1"/>
      <w:numFmt w:val="decimal"/>
      <w:pStyle w:val="221"/>
      <w:lvlText w:val="%1)"/>
      <w:lvlJc w:val="left"/>
      <w:pPr>
        <w:tabs>
          <w:tab w:val="num" w:pos="1494"/>
        </w:tabs>
        <w:ind w:left="1494" w:hanging="360"/>
      </w:pPr>
      <w:rPr>
        <w:rFonts w:cs="Times New Roman" w:hint="default"/>
      </w:rPr>
    </w:lvl>
    <w:lvl w:ilvl="1" w:tplc="63647FD2" w:tentative="1">
      <w:start w:val="1"/>
      <w:numFmt w:val="lowerLetter"/>
      <w:lvlText w:val="%2."/>
      <w:lvlJc w:val="left"/>
      <w:pPr>
        <w:tabs>
          <w:tab w:val="num" w:pos="2214"/>
        </w:tabs>
        <w:ind w:left="2214" w:hanging="360"/>
      </w:pPr>
      <w:rPr>
        <w:rFonts w:cs="Times New Roman"/>
      </w:rPr>
    </w:lvl>
    <w:lvl w:ilvl="2" w:tplc="4412F12A" w:tentative="1">
      <w:start w:val="1"/>
      <w:numFmt w:val="lowerRoman"/>
      <w:lvlText w:val="%3."/>
      <w:lvlJc w:val="right"/>
      <w:pPr>
        <w:tabs>
          <w:tab w:val="num" w:pos="2934"/>
        </w:tabs>
        <w:ind w:left="2934" w:hanging="180"/>
      </w:pPr>
      <w:rPr>
        <w:rFonts w:cs="Times New Roman"/>
      </w:rPr>
    </w:lvl>
    <w:lvl w:ilvl="3" w:tplc="60EA7A86" w:tentative="1">
      <w:start w:val="1"/>
      <w:numFmt w:val="decimal"/>
      <w:lvlText w:val="%4."/>
      <w:lvlJc w:val="left"/>
      <w:pPr>
        <w:tabs>
          <w:tab w:val="num" w:pos="3654"/>
        </w:tabs>
        <w:ind w:left="3654" w:hanging="360"/>
      </w:pPr>
      <w:rPr>
        <w:rFonts w:cs="Times New Roman"/>
      </w:rPr>
    </w:lvl>
    <w:lvl w:ilvl="4" w:tplc="F48C5656" w:tentative="1">
      <w:start w:val="1"/>
      <w:numFmt w:val="lowerLetter"/>
      <w:lvlText w:val="%5."/>
      <w:lvlJc w:val="left"/>
      <w:pPr>
        <w:tabs>
          <w:tab w:val="num" w:pos="4374"/>
        </w:tabs>
        <w:ind w:left="4374" w:hanging="360"/>
      </w:pPr>
      <w:rPr>
        <w:rFonts w:cs="Times New Roman"/>
      </w:rPr>
    </w:lvl>
    <w:lvl w:ilvl="5" w:tplc="A3C2B256" w:tentative="1">
      <w:start w:val="1"/>
      <w:numFmt w:val="lowerRoman"/>
      <w:lvlText w:val="%6."/>
      <w:lvlJc w:val="right"/>
      <w:pPr>
        <w:tabs>
          <w:tab w:val="num" w:pos="5094"/>
        </w:tabs>
        <w:ind w:left="5094" w:hanging="180"/>
      </w:pPr>
      <w:rPr>
        <w:rFonts w:cs="Times New Roman"/>
      </w:rPr>
    </w:lvl>
    <w:lvl w:ilvl="6" w:tplc="2410FE32" w:tentative="1">
      <w:start w:val="1"/>
      <w:numFmt w:val="decimal"/>
      <w:lvlText w:val="%7."/>
      <w:lvlJc w:val="left"/>
      <w:pPr>
        <w:tabs>
          <w:tab w:val="num" w:pos="5814"/>
        </w:tabs>
        <w:ind w:left="5814" w:hanging="360"/>
      </w:pPr>
      <w:rPr>
        <w:rFonts w:cs="Times New Roman"/>
      </w:rPr>
    </w:lvl>
    <w:lvl w:ilvl="7" w:tplc="6FA0B326" w:tentative="1">
      <w:start w:val="1"/>
      <w:numFmt w:val="lowerLetter"/>
      <w:lvlText w:val="%8."/>
      <w:lvlJc w:val="left"/>
      <w:pPr>
        <w:tabs>
          <w:tab w:val="num" w:pos="6534"/>
        </w:tabs>
        <w:ind w:left="6534" w:hanging="360"/>
      </w:pPr>
      <w:rPr>
        <w:rFonts w:cs="Times New Roman"/>
      </w:rPr>
    </w:lvl>
    <w:lvl w:ilvl="8" w:tplc="32AEA008" w:tentative="1">
      <w:start w:val="1"/>
      <w:numFmt w:val="lowerRoman"/>
      <w:lvlText w:val="%9."/>
      <w:lvlJc w:val="right"/>
      <w:pPr>
        <w:tabs>
          <w:tab w:val="num" w:pos="7254"/>
        </w:tabs>
        <w:ind w:left="7254" w:hanging="180"/>
      </w:pPr>
      <w:rPr>
        <w:rFonts w:cs="Times New Roman"/>
      </w:rPr>
    </w:lvl>
  </w:abstractNum>
  <w:abstractNum w:abstractNumId="55">
    <w:nsid w:val="6E452609"/>
    <w:multiLevelType w:val="hybridMultilevel"/>
    <w:tmpl w:val="F41EC364"/>
    <w:lvl w:ilvl="0" w:tplc="8820A6A8">
      <w:start w:val="1"/>
      <w:numFmt w:val="decimal"/>
      <w:pStyle w:val="116pt"/>
      <w:lvlText w:val="Глава %1."/>
      <w:lvlJc w:val="left"/>
      <w:pPr>
        <w:tabs>
          <w:tab w:val="num" w:pos="397"/>
        </w:tabs>
        <w:ind w:left="1191" w:hanging="1191"/>
      </w:pPr>
      <w:rPr>
        <w:rFonts w:ascii="Times New Roman" w:hAnsi="Times New Roman" w:cs="Times New Roman" w:hint="default"/>
        <w:b/>
        <w:i w:val="0"/>
        <w:sz w:val="36"/>
        <w:szCs w:val="36"/>
      </w:rPr>
    </w:lvl>
    <w:lvl w:ilvl="1" w:tplc="1D5CC344" w:tentative="1">
      <w:start w:val="1"/>
      <w:numFmt w:val="lowerLetter"/>
      <w:lvlText w:val="%2."/>
      <w:lvlJc w:val="left"/>
      <w:pPr>
        <w:tabs>
          <w:tab w:val="num" w:pos="1440"/>
        </w:tabs>
        <w:ind w:left="1440" w:hanging="360"/>
      </w:pPr>
      <w:rPr>
        <w:rFonts w:cs="Times New Roman"/>
      </w:rPr>
    </w:lvl>
    <w:lvl w:ilvl="2" w:tplc="7D580C6C" w:tentative="1">
      <w:start w:val="1"/>
      <w:numFmt w:val="lowerRoman"/>
      <w:lvlText w:val="%3."/>
      <w:lvlJc w:val="right"/>
      <w:pPr>
        <w:tabs>
          <w:tab w:val="num" w:pos="2160"/>
        </w:tabs>
        <w:ind w:left="2160" w:hanging="180"/>
      </w:pPr>
      <w:rPr>
        <w:rFonts w:cs="Times New Roman"/>
      </w:rPr>
    </w:lvl>
    <w:lvl w:ilvl="3" w:tplc="D1A8A6C6" w:tentative="1">
      <w:start w:val="1"/>
      <w:numFmt w:val="decimal"/>
      <w:lvlText w:val="%4."/>
      <w:lvlJc w:val="left"/>
      <w:pPr>
        <w:tabs>
          <w:tab w:val="num" w:pos="2880"/>
        </w:tabs>
        <w:ind w:left="2880" w:hanging="360"/>
      </w:pPr>
      <w:rPr>
        <w:rFonts w:cs="Times New Roman"/>
      </w:rPr>
    </w:lvl>
    <w:lvl w:ilvl="4" w:tplc="947E23FA" w:tentative="1">
      <w:start w:val="1"/>
      <w:numFmt w:val="lowerLetter"/>
      <w:lvlText w:val="%5."/>
      <w:lvlJc w:val="left"/>
      <w:pPr>
        <w:tabs>
          <w:tab w:val="num" w:pos="3600"/>
        </w:tabs>
        <w:ind w:left="3600" w:hanging="360"/>
      </w:pPr>
      <w:rPr>
        <w:rFonts w:cs="Times New Roman"/>
      </w:rPr>
    </w:lvl>
    <w:lvl w:ilvl="5" w:tplc="83EA4266" w:tentative="1">
      <w:start w:val="1"/>
      <w:numFmt w:val="lowerRoman"/>
      <w:lvlText w:val="%6."/>
      <w:lvlJc w:val="right"/>
      <w:pPr>
        <w:tabs>
          <w:tab w:val="num" w:pos="4320"/>
        </w:tabs>
        <w:ind w:left="4320" w:hanging="180"/>
      </w:pPr>
      <w:rPr>
        <w:rFonts w:cs="Times New Roman"/>
      </w:rPr>
    </w:lvl>
    <w:lvl w:ilvl="6" w:tplc="D1D452D8" w:tentative="1">
      <w:start w:val="1"/>
      <w:numFmt w:val="decimal"/>
      <w:lvlText w:val="%7."/>
      <w:lvlJc w:val="left"/>
      <w:pPr>
        <w:tabs>
          <w:tab w:val="num" w:pos="5040"/>
        </w:tabs>
        <w:ind w:left="5040" w:hanging="360"/>
      </w:pPr>
      <w:rPr>
        <w:rFonts w:cs="Times New Roman"/>
      </w:rPr>
    </w:lvl>
    <w:lvl w:ilvl="7" w:tplc="9198E53C" w:tentative="1">
      <w:start w:val="1"/>
      <w:numFmt w:val="lowerLetter"/>
      <w:lvlText w:val="%8."/>
      <w:lvlJc w:val="left"/>
      <w:pPr>
        <w:tabs>
          <w:tab w:val="num" w:pos="5760"/>
        </w:tabs>
        <w:ind w:left="5760" w:hanging="360"/>
      </w:pPr>
      <w:rPr>
        <w:rFonts w:cs="Times New Roman"/>
      </w:rPr>
    </w:lvl>
    <w:lvl w:ilvl="8" w:tplc="B660FDE0" w:tentative="1">
      <w:start w:val="1"/>
      <w:numFmt w:val="lowerRoman"/>
      <w:lvlText w:val="%9."/>
      <w:lvlJc w:val="right"/>
      <w:pPr>
        <w:tabs>
          <w:tab w:val="num" w:pos="6480"/>
        </w:tabs>
        <w:ind w:left="6480" w:hanging="180"/>
      </w:pPr>
      <w:rPr>
        <w:rFonts w:cs="Times New Roman"/>
      </w:rPr>
    </w:lvl>
  </w:abstractNum>
  <w:abstractNum w:abstractNumId="56">
    <w:nsid w:val="6F8B0764"/>
    <w:multiLevelType w:val="multilevel"/>
    <w:tmpl w:val="171E3930"/>
    <w:lvl w:ilvl="0">
      <w:start w:val="1"/>
      <w:numFmt w:val="decimal"/>
      <w:pStyle w:val="-2006"/>
      <w:suff w:val="space"/>
      <w:lvlText w:val="%1"/>
      <w:lvlJc w:val="left"/>
      <w:pPr>
        <w:ind w:left="1134" w:hanging="283"/>
      </w:pPr>
      <w:rPr>
        <w:rFonts w:cs="Times New Roman" w:hint="default"/>
      </w:rPr>
    </w:lvl>
    <w:lvl w:ilvl="1">
      <w:start w:val="1"/>
      <w:numFmt w:val="decimal"/>
      <w:pStyle w:val="-20060"/>
      <w:suff w:val="space"/>
      <w:lvlText w:val="%1.%2"/>
      <w:lvlJc w:val="left"/>
      <w:pPr>
        <w:ind w:left="1134" w:hanging="283"/>
      </w:pPr>
      <w:rPr>
        <w:rFonts w:cs="Times New Roman" w:hint="default"/>
      </w:rPr>
    </w:lvl>
    <w:lvl w:ilvl="2">
      <w:start w:val="1"/>
      <w:numFmt w:val="decimal"/>
      <w:pStyle w:val="-20061"/>
      <w:suff w:val="space"/>
      <w:lvlText w:val="%1.%2.%3"/>
      <w:lvlJc w:val="left"/>
      <w:pPr>
        <w:ind w:left="283" w:hanging="283"/>
      </w:pPr>
      <w:rPr>
        <w:rFonts w:cs="Times New Roman" w:hint="default"/>
      </w:rPr>
    </w:lvl>
    <w:lvl w:ilvl="3">
      <w:start w:val="1"/>
      <w:numFmt w:val="decimal"/>
      <w:suff w:val="space"/>
      <w:lvlText w:val="%1.%2.%3.%4"/>
      <w:lvlJc w:val="left"/>
      <w:pPr>
        <w:ind w:left="283" w:hanging="283"/>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7">
    <w:nsid w:val="739E432C"/>
    <w:multiLevelType w:val="hybridMultilevel"/>
    <w:tmpl w:val="55AC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024A79"/>
    <w:multiLevelType w:val="hybridMultilevel"/>
    <w:tmpl w:val="CEB6B6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nsid w:val="76A02852"/>
    <w:multiLevelType w:val="hybridMultilevel"/>
    <w:tmpl w:val="C358B9DC"/>
    <w:lvl w:ilvl="0" w:tplc="04190011">
      <w:start w:val="2"/>
      <w:numFmt w:val="bullet"/>
      <w:pStyle w:val="13"/>
      <w:lvlText w:val="–"/>
      <w:lvlJc w:val="left"/>
      <w:pPr>
        <w:ind w:left="2109" w:hanging="360"/>
      </w:pPr>
      <w:rPr>
        <w:rFonts w:ascii="Times New Roman" w:eastAsia="Times New Roman" w:hAnsi="Times New Roman" w:hint="default"/>
      </w:rPr>
    </w:lvl>
    <w:lvl w:ilvl="1" w:tplc="FFFFFFFF" w:tentative="1">
      <w:start w:val="1"/>
      <w:numFmt w:val="bullet"/>
      <w:lvlText w:val="o"/>
      <w:lvlJc w:val="left"/>
      <w:pPr>
        <w:ind w:left="2829" w:hanging="360"/>
      </w:pPr>
      <w:rPr>
        <w:rFonts w:ascii="Courier New" w:hAnsi="Courier New" w:cs="Courier New" w:hint="default"/>
      </w:rPr>
    </w:lvl>
    <w:lvl w:ilvl="2" w:tplc="FFFFFFFF" w:tentative="1">
      <w:start w:val="1"/>
      <w:numFmt w:val="bullet"/>
      <w:lvlText w:val=""/>
      <w:lvlJc w:val="left"/>
      <w:pPr>
        <w:ind w:left="3549" w:hanging="360"/>
      </w:pPr>
      <w:rPr>
        <w:rFonts w:ascii="Wingdings" w:hAnsi="Wingdings" w:hint="default"/>
      </w:rPr>
    </w:lvl>
    <w:lvl w:ilvl="3" w:tplc="FFFFFFFF" w:tentative="1">
      <w:start w:val="1"/>
      <w:numFmt w:val="bullet"/>
      <w:lvlText w:val=""/>
      <w:lvlJc w:val="left"/>
      <w:pPr>
        <w:ind w:left="4269" w:hanging="360"/>
      </w:pPr>
      <w:rPr>
        <w:rFonts w:ascii="Symbol" w:hAnsi="Symbol" w:hint="default"/>
      </w:rPr>
    </w:lvl>
    <w:lvl w:ilvl="4" w:tplc="FFFFFFFF" w:tentative="1">
      <w:start w:val="1"/>
      <w:numFmt w:val="bullet"/>
      <w:lvlText w:val="o"/>
      <w:lvlJc w:val="left"/>
      <w:pPr>
        <w:ind w:left="4989" w:hanging="360"/>
      </w:pPr>
      <w:rPr>
        <w:rFonts w:ascii="Courier New" w:hAnsi="Courier New" w:cs="Courier New" w:hint="default"/>
      </w:rPr>
    </w:lvl>
    <w:lvl w:ilvl="5" w:tplc="FFFFFFFF" w:tentative="1">
      <w:start w:val="1"/>
      <w:numFmt w:val="bullet"/>
      <w:lvlText w:val=""/>
      <w:lvlJc w:val="left"/>
      <w:pPr>
        <w:ind w:left="5709" w:hanging="360"/>
      </w:pPr>
      <w:rPr>
        <w:rFonts w:ascii="Wingdings" w:hAnsi="Wingdings" w:hint="default"/>
      </w:rPr>
    </w:lvl>
    <w:lvl w:ilvl="6" w:tplc="FFFFFFFF" w:tentative="1">
      <w:start w:val="1"/>
      <w:numFmt w:val="bullet"/>
      <w:lvlText w:val=""/>
      <w:lvlJc w:val="left"/>
      <w:pPr>
        <w:ind w:left="6429" w:hanging="360"/>
      </w:pPr>
      <w:rPr>
        <w:rFonts w:ascii="Symbol" w:hAnsi="Symbol" w:hint="default"/>
      </w:rPr>
    </w:lvl>
    <w:lvl w:ilvl="7" w:tplc="FFFFFFFF" w:tentative="1">
      <w:start w:val="1"/>
      <w:numFmt w:val="bullet"/>
      <w:lvlText w:val="o"/>
      <w:lvlJc w:val="left"/>
      <w:pPr>
        <w:ind w:left="7149" w:hanging="360"/>
      </w:pPr>
      <w:rPr>
        <w:rFonts w:ascii="Courier New" w:hAnsi="Courier New" w:cs="Courier New" w:hint="default"/>
      </w:rPr>
    </w:lvl>
    <w:lvl w:ilvl="8" w:tplc="FFFFFFFF" w:tentative="1">
      <w:start w:val="1"/>
      <w:numFmt w:val="bullet"/>
      <w:lvlText w:val=""/>
      <w:lvlJc w:val="left"/>
      <w:pPr>
        <w:ind w:left="7869" w:hanging="360"/>
      </w:pPr>
      <w:rPr>
        <w:rFonts w:ascii="Wingdings" w:hAnsi="Wingdings" w:hint="default"/>
      </w:rPr>
    </w:lvl>
  </w:abstractNum>
  <w:abstractNum w:abstractNumId="60">
    <w:nsid w:val="76E1557F"/>
    <w:multiLevelType w:val="multilevel"/>
    <w:tmpl w:val="D4706A9C"/>
    <w:styleLink w:val="a6"/>
    <w:lvl w:ilvl="0">
      <w:start w:val="1"/>
      <w:numFmt w:val="bullet"/>
      <w:lvlText w:val=""/>
      <w:lvlJc w:val="left"/>
      <w:pPr>
        <w:tabs>
          <w:tab w:val="num" w:pos="0"/>
        </w:tabs>
        <w:ind w:left="1134" w:hanging="283"/>
      </w:pPr>
      <w:rPr>
        <w:rFonts w:ascii="Symbol" w:hAnsi="Symbol" w:hint="default"/>
        <w:sz w:val="24"/>
      </w:rPr>
    </w:lvl>
    <w:lvl w:ilvl="1">
      <w:start w:val="1"/>
      <w:numFmt w:val="bullet"/>
      <w:suff w:val="space"/>
      <w:lvlText w:val=""/>
      <w:lvlJc w:val="left"/>
      <w:pPr>
        <w:ind w:left="1134"/>
      </w:pPr>
      <w:rPr>
        <w:rFonts w:ascii="Symbol" w:hAnsi="Symbol" w:hint="default"/>
      </w:rPr>
    </w:lvl>
    <w:lvl w:ilvl="2">
      <w:start w:val="1"/>
      <w:numFmt w:val="bullet"/>
      <w:lvlText w:val=""/>
      <w:lvlJc w:val="left"/>
      <w:pPr>
        <w:tabs>
          <w:tab w:val="num" w:pos="1620"/>
        </w:tabs>
        <w:ind w:left="1620" w:hanging="360"/>
      </w:pPr>
      <w:rPr>
        <w:rFonts w:ascii="Wingdings" w:hAnsi="Wingdings" w:hint="default"/>
      </w:rPr>
    </w:lvl>
    <w:lvl w:ilvl="3">
      <w:start w:val="1"/>
      <w:numFmt w:val="bullet"/>
      <w:lvlText w:val=""/>
      <w:lvlJc w:val="left"/>
      <w:pPr>
        <w:tabs>
          <w:tab w:val="num" w:pos="2340"/>
        </w:tabs>
        <w:ind w:left="2340" w:hanging="360"/>
      </w:pPr>
      <w:rPr>
        <w:rFonts w:ascii="Symbol" w:hAnsi="Symbol" w:hint="default"/>
      </w:rPr>
    </w:lvl>
    <w:lvl w:ilvl="4">
      <w:start w:val="1"/>
      <w:numFmt w:val="bullet"/>
      <w:lvlText w:val="o"/>
      <w:lvlJc w:val="left"/>
      <w:pPr>
        <w:tabs>
          <w:tab w:val="num" w:pos="3060"/>
        </w:tabs>
        <w:ind w:left="3060" w:hanging="360"/>
      </w:pPr>
      <w:rPr>
        <w:rFonts w:ascii="Courier New" w:hAnsi="Courier New" w:hint="default"/>
      </w:rPr>
    </w:lvl>
    <w:lvl w:ilvl="5">
      <w:start w:val="1"/>
      <w:numFmt w:val="bullet"/>
      <w:lvlText w:val=""/>
      <w:lvlJc w:val="left"/>
      <w:pPr>
        <w:tabs>
          <w:tab w:val="num" w:pos="3780"/>
        </w:tabs>
        <w:ind w:left="3780" w:hanging="360"/>
      </w:pPr>
      <w:rPr>
        <w:rFonts w:ascii="Wingdings" w:hAnsi="Wingdings" w:hint="default"/>
      </w:rPr>
    </w:lvl>
    <w:lvl w:ilvl="6">
      <w:start w:val="1"/>
      <w:numFmt w:val="bullet"/>
      <w:lvlText w:val=""/>
      <w:lvlJc w:val="left"/>
      <w:pPr>
        <w:tabs>
          <w:tab w:val="num" w:pos="4500"/>
        </w:tabs>
        <w:ind w:left="4500" w:hanging="360"/>
      </w:pPr>
      <w:rPr>
        <w:rFonts w:ascii="Symbol" w:hAnsi="Symbol" w:hint="default"/>
      </w:rPr>
    </w:lvl>
    <w:lvl w:ilvl="7">
      <w:start w:val="1"/>
      <w:numFmt w:val="bullet"/>
      <w:lvlText w:val="o"/>
      <w:lvlJc w:val="left"/>
      <w:pPr>
        <w:tabs>
          <w:tab w:val="num" w:pos="5220"/>
        </w:tabs>
        <w:ind w:left="5220" w:hanging="360"/>
      </w:pPr>
      <w:rPr>
        <w:rFonts w:ascii="Courier New" w:hAnsi="Courier New" w:hint="default"/>
      </w:rPr>
    </w:lvl>
    <w:lvl w:ilvl="8">
      <w:start w:val="1"/>
      <w:numFmt w:val="bullet"/>
      <w:lvlText w:val=""/>
      <w:lvlJc w:val="left"/>
      <w:pPr>
        <w:tabs>
          <w:tab w:val="num" w:pos="5940"/>
        </w:tabs>
        <w:ind w:left="5940" w:hanging="360"/>
      </w:pPr>
      <w:rPr>
        <w:rFonts w:ascii="Wingdings" w:hAnsi="Wingdings" w:hint="default"/>
      </w:rPr>
    </w:lvl>
  </w:abstractNum>
  <w:abstractNum w:abstractNumId="61">
    <w:nsid w:val="76EB7450"/>
    <w:multiLevelType w:val="hybridMultilevel"/>
    <w:tmpl w:val="D79AEEB0"/>
    <w:lvl w:ilvl="0" w:tplc="CA024C3C">
      <w:start w:val="1"/>
      <w:numFmt w:val="decimal"/>
      <w:pStyle w:val="26"/>
      <w:lvlText w:val="%1)"/>
      <w:lvlJc w:val="left"/>
      <w:pPr>
        <w:ind w:left="1571" w:hanging="360"/>
      </w:pPr>
      <w:rPr>
        <w:rFonts w:cs="Times New Roman"/>
      </w:rPr>
    </w:lvl>
    <w:lvl w:ilvl="1" w:tplc="04190003" w:tentative="1">
      <w:start w:val="1"/>
      <w:numFmt w:val="lowerLetter"/>
      <w:lvlText w:val="%2."/>
      <w:lvlJc w:val="left"/>
      <w:pPr>
        <w:ind w:left="2291" w:hanging="360"/>
      </w:pPr>
      <w:rPr>
        <w:rFonts w:cs="Times New Roman"/>
      </w:rPr>
    </w:lvl>
    <w:lvl w:ilvl="2" w:tplc="04190005" w:tentative="1">
      <w:start w:val="1"/>
      <w:numFmt w:val="lowerRoman"/>
      <w:lvlText w:val="%3."/>
      <w:lvlJc w:val="right"/>
      <w:pPr>
        <w:ind w:left="3011" w:hanging="180"/>
      </w:pPr>
      <w:rPr>
        <w:rFonts w:cs="Times New Roman"/>
      </w:rPr>
    </w:lvl>
    <w:lvl w:ilvl="3" w:tplc="04190001" w:tentative="1">
      <w:start w:val="1"/>
      <w:numFmt w:val="decimal"/>
      <w:lvlText w:val="%4."/>
      <w:lvlJc w:val="left"/>
      <w:pPr>
        <w:ind w:left="3731" w:hanging="360"/>
      </w:pPr>
      <w:rPr>
        <w:rFonts w:cs="Times New Roman"/>
      </w:rPr>
    </w:lvl>
    <w:lvl w:ilvl="4" w:tplc="04190003" w:tentative="1">
      <w:start w:val="1"/>
      <w:numFmt w:val="lowerLetter"/>
      <w:lvlText w:val="%5."/>
      <w:lvlJc w:val="left"/>
      <w:pPr>
        <w:ind w:left="4451" w:hanging="360"/>
      </w:pPr>
      <w:rPr>
        <w:rFonts w:cs="Times New Roman"/>
      </w:rPr>
    </w:lvl>
    <w:lvl w:ilvl="5" w:tplc="04190005" w:tentative="1">
      <w:start w:val="1"/>
      <w:numFmt w:val="lowerRoman"/>
      <w:lvlText w:val="%6."/>
      <w:lvlJc w:val="right"/>
      <w:pPr>
        <w:ind w:left="5171" w:hanging="180"/>
      </w:pPr>
      <w:rPr>
        <w:rFonts w:cs="Times New Roman"/>
      </w:rPr>
    </w:lvl>
    <w:lvl w:ilvl="6" w:tplc="04190001" w:tentative="1">
      <w:start w:val="1"/>
      <w:numFmt w:val="decimal"/>
      <w:lvlText w:val="%7."/>
      <w:lvlJc w:val="left"/>
      <w:pPr>
        <w:ind w:left="5891" w:hanging="360"/>
      </w:pPr>
      <w:rPr>
        <w:rFonts w:cs="Times New Roman"/>
      </w:rPr>
    </w:lvl>
    <w:lvl w:ilvl="7" w:tplc="04190003" w:tentative="1">
      <w:start w:val="1"/>
      <w:numFmt w:val="lowerLetter"/>
      <w:lvlText w:val="%8."/>
      <w:lvlJc w:val="left"/>
      <w:pPr>
        <w:ind w:left="6611" w:hanging="360"/>
      </w:pPr>
      <w:rPr>
        <w:rFonts w:cs="Times New Roman"/>
      </w:rPr>
    </w:lvl>
    <w:lvl w:ilvl="8" w:tplc="04190005" w:tentative="1">
      <w:start w:val="1"/>
      <w:numFmt w:val="lowerRoman"/>
      <w:lvlText w:val="%9."/>
      <w:lvlJc w:val="right"/>
      <w:pPr>
        <w:ind w:left="7331" w:hanging="180"/>
      </w:pPr>
      <w:rPr>
        <w:rFonts w:cs="Times New Roman"/>
      </w:rPr>
    </w:lvl>
  </w:abstractNum>
  <w:abstractNum w:abstractNumId="62">
    <w:nsid w:val="78650DEE"/>
    <w:multiLevelType w:val="hybridMultilevel"/>
    <w:tmpl w:val="5B74EFB4"/>
    <w:lvl w:ilvl="0" w:tplc="AE4C19B4">
      <w:start w:val="1"/>
      <w:numFmt w:val="upperRoman"/>
      <w:lvlText w:val="%1."/>
      <w:lvlJc w:val="righ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63">
    <w:nsid w:val="7E8D2B67"/>
    <w:multiLevelType w:val="hybridMultilevel"/>
    <w:tmpl w:val="9D9C0D60"/>
    <w:lvl w:ilvl="0" w:tplc="C5608602">
      <w:start w:val="1"/>
      <w:numFmt w:val="bullet"/>
      <w:pStyle w:val="Appendix"/>
      <w:lvlText w:val=""/>
      <w:lvlJc w:val="left"/>
      <w:pPr>
        <w:tabs>
          <w:tab w:val="num" w:pos="397"/>
        </w:tabs>
        <w:ind w:left="397" w:hanging="397"/>
      </w:pPr>
      <w:rPr>
        <w:rFonts w:ascii="Symbol" w:hAnsi="Symbol" w:hint="default"/>
        <w:sz w:val="20"/>
      </w:rPr>
    </w:lvl>
    <w:lvl w:ilvl="1" w:tplc="7A163338" w:tentative="1">
      <w:start w:val="1"/>
      <w:numFmt w:val="bullet"/>
      <w:lvlText w:val="o"/>
      <w:lvlJc w:val="left"/>
      <w:pPr>
        <w:ind w:left="1440" w:hanging="360"/>
      </w:pPr>
      <w:rPr>
        <w:rFonts w:ascii="Courier New" w:hAnsi="Courier New" w:hint="default"/>
      </w:rPr>
    </w:lvl>
    <w:lvl w:ilvl="2" w:tplc="698C7DFE" w:tentative="1">
      <w:start w:val="1"/>
      <w:numFmt w:val="bullet"/>
      <w:lvlText w:val=""/>
      <w:lvlJc w:val="left"/>
      <w:pPr>
        <w:ind w:left="2160" w:hanging="360"/>
      </w:pPr>
      <w:rPr>
        <w:rFonts w:ascii="Wingdings" w:hAnsi="Wingdings" w:hint="default"/>
      </w:rPr>
    </w:lvl>
    <w:lvl w:ilvl="3" w:tplc="18FA7720" w:tentative="1">
      <w:start w:val="1"/>
      <w:numFmt w:val="bullet"/>
      <w:lvlText w:val=""/>
      <w:lvlJc w:val="left"/>
      <w:pPr>
        <w:ind w:left="2880" w:hanging="360"/>
      </w:pPr>
      <w:rPr>
        <w:rFonts w:ascii="Symbol" w:hAnsi="Symbol" w:hint="default"/>
      </w:rPr>
    </w:lvl>
    <w:lvl w:ilvl="4" w:tplc="66E4AFC4" w:tentative="1">
      <w:start w:val="1"/>
      <w:numFmt w:val="bullet"/>
      <w:lvlText w:val="o"/>
      <w:lvlJc w:val="left"/>
      <w:pPr>
        <w:ind w:left="3600" w:hanging="360"/>
      </w:pPr>
      <w:rPr>
        <w:rFonts w:ascii="Courier New" w:hAnsi="Courier New" w:hint="default"/>
      </w:rPr>
    </w:lvl>
    <w:lvl w:ilvl="5" w:tplc="8E886932" w:tentative="1">
      <w:start w:val="1"/>
      <w:numFmt w:val="bullet"/>
      <w:lvlText w:val=""/>
      <w:lvlJc w:val="left"/>
      <w:pPr>
        <w:ind w:left="4320" w:hanging="360"/>
      </w:pPr>
      <w:rPr>
        <w:rFonts w:ascii="Wingdings" w:hAnsi="Wingdings" w:hint="default"/>
      </w:rPr>
    </w:lvl>
    <w:lvl w:ilvl="6" w:tplc="12861F3C" w:tentative="1">
      <w:start w:val="1"/>
      <w:numFmt w:val="bullet"/>
      <w:lvlText w:val=""/>
      <w:lvlJc w:val="left"/>
      <w:pPr>
        <w:ind w:left="5040" w:hanging="360"/>
      </w:pPr>
      <w:rPr>
        <w:rFonts w:ascii="Symbol" w:hAnsi="Symbol" w:hint="default"/>
      </w:rPr>
    </w:lvl>
    <w:lvl w:ilvl="7" w:tplc="C318FF10" w:tentative="1">
      <w:start w:val="1"/>
      <w:numFmt w:val="bullet"/>
      <w:lvlText w:val="o"/>
      <w:lvlJc w:val="left"/>
      <w:pPr>
        <w:ind w:left="5760" w:hanging="360"/>
      </w:pPr>
      <w:rPr>
        <w:rFonts w:ascii="Courier New" w:hAnsi="Courier New" w:hint="default"/>
      </w:rPr>
    </w:lvl>
    <w:lvl w:ilvl="8" w:tplc="B97EC49C" w:tentative="1">
      <w:start w:val="1"/>
      <w:numFmt w:val="bullet"/>
      <w:lvlText w:val=""/>
      <w:lvlJc w:val="left"/>
      <w:pPr>
        <w:ind w:left="6480" w:hanging="360"/>
      </w:pPr>
      <w:rPr>
        <w:rFonts w:ascii="Wingdings" w:hAnsi="Wingdings" w:hint="default"/>
      </w:rPr>
    </w:lvl>
  </w:abstractNum>
  <w:abstractNum w:abstractNumId="64">
    <w:nsid w:val="7FCB64FE"/>
    <w:multiLevelType w:val="hybridMultilevel"/>
    <w:tmpl w:val="5F8011F6"/>
    <w:lvl w:ilvl="0" w:tplc="FFFFFFFF">
      <w:start w:val="1"/>
      <w:numFmt w:val="bullet"/>
      <w:pStyle w:val="a7"/>
      <w:lvlText w:val="-"/>
      <w:lvlJc w:val="left"/>
      <w:pPr>
        <w:tabs>
          <w:tab w:val="num" w:pos="360"/>
        </w:tabs>
        <w:ind w:left="360" w:hanging="360"/>
      </w:pPr>
      <w:rPr>
        <w:rFonts w:ascii="Times New Roman" w:hAnsi="Times New Roman"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60"/>
  </w:num>
  <w:num w:numId="3">
    <w:abstractNumId w:val="14"/>
  </w:num>
  <w:num w:numId="4">
    <w:abstractNumId w:val="13"/>
  </w:num>
  <w:num w:numId="5">
    <w:abstractNumId w:val="26"/>
  </w:num>
  <w:num w:numId="6">
    <w:abstractNumId w:val="31"/>
  </w:num>
  <w:num w:numId="7">
    <w:abstractNumId w:val="3"/>
  </w:num>
  <w:num w:numId="8">
    <w:abstractNumId w:val="20"/>
  </w:num>
  <w:num w:numId="9">
    <w:abstractNumId w:val="52"/>
  </w:num>
  <w:num w:numId="10">
    <w:abstractNumId w:val="63"/>
  </w:num>
  <w:num w:numId="11">
    <w:abstractNumId w:val="53"/>
  </w:num>
  <w:num w:numId="12">
    <w:abstractNumId w:val="48"/>
  </w:num>
  <w:num w:numId="13">
    <w:abstractNumId w:val="41"/>
  </w:num>
  <w:num w:numId="14">
    <w:abstractNumId w:val="49"/>
  </w:num>
  <w:num w:numId="15">
    <w:abstractNumId w:val="54"/>
  </w:num>
  <w:num w:numId="16">
    <w:abstractNumId w:val="17"/>
  </w:num>
  <w:num w:numId="17">
    <w:abstractNumId w:val="64"/>
  </w:num>
  <w:num w:numId="18">
    <w:abstractNumId w:val="56"/>
  </w:num>
  <w:num w:numId="19">
    <w:abstractNumId w:val="40"/>
  </w:num>
  <w:num w:numId="20">
    <w:abstractNumId w:val="46"/>
  </w:num>
  <w:num w:numId="21">
    <w:abstractNumId w:val="28"/>
  </w:num>
  <w:num w:numId="22">
    <w:abstractNumId w:val="47"/>
  </w:num>
  <w:num w:numId="23">
    <w:abstractNumId w:val="11"/>
  </w:num>
  <w:num w:numId="24">
    <w:abstractNumId w:val="10"/>
  </w:num>
  <w:num w:numId="25">
    <w:abstractNumId w:val="55"/>
  </w:num>
  <w:num w:numId="26">
    <w:abstractNumId w:val="44"/>
  </w:num>
  <w:num w:numId="27">
    <w:abstractNumId w:val="4"/>
  </w:num>
  <w:num w:numId="28">
    <w:abstractNumId w:val="42"/>
  </w:num>
  <w:num w:numId="29">
    <w:abstractNumId w:val="8"/>
  </w:num>
  <w:num w:numId="30">
    <w:abstractNumId w:val="22"/>
  </w:num>
  <w:num w:numId="31">
    <w:abstractNumId w:val="35"/>
  </w:num>
  <w:num w:numId="32">
    <w:abstractNumId w:val="6"/>
  </w:num>
  <w:num w:numId="33">
    <w:abstractNumId w:val="50"/>
  </w:num>
  <w:num w:numId="34">
    <w:abstractNumId w:val="15"/>
  </w:num>
  <w:num w:numId="35">
    <w:abstractNumId w:val="7"/>
  </w:num>
  <w:num w:numId="36">
    <w:abstractNumId w:val="25"/>
  </w:num>
  <w:num w:numId="37">
    <w:abstractNumId w:val="2"/>
  </w:num>
  <w:num w:numId="38">
    <w:abstractNumId w:val="24"/>
  </w:num>
  <w:num w:numId="39">
    <w:abstractNumId w:val="61"/>
  </w:num>
  <w:num w:numId="40">
    <w:abstractNumId w:val="19"/>
  </w:num>
  <w:num w:numId="41">
    <w:abstractNumId w:val="30"/>
  </w:num>
  <w:num w:numId="42">
    <w:abstractNumId w:val="36"/>
  </w:num>
  <w:num w:numId="43">
    <w:abstractNumId w:val="0"/>
  </w:num>
  <w:num w:numId="44">
    <w:abstractNumId w:val="59"/>
  </w:num>
  <w:num w:numId="45">
    <w:abstractNumId w:val="32"/>
  </w:num>
  <w:num w:numId="46">
    <w:abstractNumId w:val="38"/>
  </w:num>
  <w:num w:numId="47">
    <w:abstractNumId w:val="51"/>
  </w:num>
  <w:num w:numId="48">
    <w:abstractNumId w:val="29"/>
  </w:num>
  <w:num w:numId="49">
    <w:abstractNumId w:val="39"/>
  </w:num>
  <w:num w:numId="50">
    <w:abstractNumId w:val="58"/>
  </w:num>
  <w:num w:numId="51">
    <w:abstractNumId w:val="45"/>
  </w:num>
  <w:num w:numId="52">
    <w:abstractNumId w:val="27"/>
  </w:num>
  <w:num w:numId="53">
    <w:abstractNumId w:val="23"/>
  </w:num>
  <w:num w:numId="54">
    <w:abstractNumId w:val="57"/>
  </w:num>
  <w:num w:numId="55">
    <w:abstractNumId w:val="18"/>
  </w:num>
  <w:num w:numId="56">
    <w:abstractNumId w:val="43"/>
  </w:num>
  <w:num w:numId="57">
    <w:abstractNumId w:val="12"/>
  </w:num>
  <w:num w:numId="58">
    <w:abstractNumId w:val="5"/>
  </w:num>
  <w:num w:numId="59">
    <w:abstractNumId w:val="1"/>
  </w:num>
  <w:num w:numId="60">
    <w:abstractNumId w:val="7"/>
  </w:num>
  <w:num w:numId="61">
    <w:abstractNumId w:val="7"/>
    <w:lvlOverride w:ilvl="0">
      <w:startOverride w:val="1"/>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9"/>
  </w:num>
  <w:num w:numId="63">
    <w:abstractNumId w:val="33"/>
  </w:num>
  <w:num w:numId="6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7"/>
  </w:num>
  <w:num w:numId="66">
    <w:abstractNumId w:val="34"/>
  </w:num>
  <w:num w:numId="67">
    <w:abstractNumId w:val="16"/>
  </w:num>
  <w:num w:numId="68">
    <w:abstractNumId w:val="6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doNotTrackFormatting/>
  <w:defaultTabStop w:val="8902"/>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FA5"/>
    <w:rsid w:val="000025D5"/>
    <w:rsid w:val="00002770"/>
    <w:rsid w:val="0000703A"/>
    <w:rsid w:val="00007457"/>
    <w:rsid w:val="000075D0"/>
    <w:rsid w:val="0000768B"/>
    <w:rsid w:val="00011E91"/>
    <w:rsid w:val="000123D3"/>
    <w:rsid w:val="00012A70"/>
    <w:rsid w:val="00013AD2"/>
    <w:rsid w:val="00014191"/>
    <w:rsid w:val="00014A14"/>
    <w:rsid w:val="00015DD9"/>
    <w:rsid w:val="000162D5"/>
    <w:rsid w:val="00016C52"/>
    <w:rsid w:val="00020135"/>
    <w:rsid w:val="000217F1"/>
    <w:rsid w:val="000218A2"/>
    <w:rsid w:val="00022012"/>
    <w:rsid w:val="000223C5"/>
    <w:rsid w:val="00022625"/>
    <w:rsid w:val="000231A1"/>
    <w:rsid w:val="00023D6B"/>
    <w:rsid w:val="00023E5A"/>
    <w:rsid w:val="0002473C"/>
    <w:rsid w:val="00024FA6"/>
    <w:rsid w:val="00025524"/>
    <w:rsid w:val="000258E3"/>
    <w:rsid w:val="0002681B"/>
    <w:rsid w:val="00026E36"/>
    <w:rsid w:val="00027564"/>
    <w:rsid w:val="0002799C"/>
    <w:rsid w:val="00027E50"/>
    <w:rsid w:val="00030D9A"/>
    <w:rsid w:val="00030FDC"/>
    <w:rsid w:val="000338C4"/>
    <w:rsid w:val="000356BE"/>
    <w:rsid w:val="00035B42"/>
    <w:rsid w:val="000365EE"/>
    <w:rsid w:val="00036CD9"/>
    <w:rsid w:val="000370F6"/>
    <w:rsid w:val="00037142"/>
    <w:rsid w:val="00040A01"/>
    <w:rsid w:val="00040F47"/>
    <w:rsid w:val="00042FB9"/>
    <w:rsid w:val="00043820"/>
    <w:rsid w:val="000439A2"/>
    <w:rsid w:val="00043EF7"/>
    <w:rsid w:val="000442C7"/>
    <w:rsid w:val="00044620"/>
    <w:rsid w:val="000463E3"/>
    <w:rsid w:val="00046723"/>
    <w:rsid w:val="00047C51"/>
    <w:rsid w:val="00051D1D"/>
    <w:rsid w:val="000527B5"/>
    <w:rsid w:val="0005405A"/>
    <w:rsid w:val="00054DCE"/>
    <w:rsid w:val="00056FB4"/>
    <w:rsid w:val="0006034A"/>
    <w:rsid w:val="000611AE"/>
    <w:rsid w:val="00061430"/>
    <w:rsid w:val="000625C2"/>
    <w:rsid w:val="00065ACE"/>
    <w:rsid w:val="00066350"/>
    <w:rsid w:val="0006747D"/>
    <w:rsid w:val="00067980"/>
    <w:rsid w:val="0007181C"/>
    <w:rsid w:val="00071901"/>
    <w:rsid w:val="0007258B"/>
    <w:rsid w:val="00072842"/>
    <w:rsid w:val="000736B5"/>
    <w:rsid w:val="000744C3"/>
    <w:rsid w:val="00075E8D"/>
    <w:rsid w:val="0007669B"/>
    <w:rsid w:val="000801C3"/>
    <w:rsid w:val="000811D4"/>
    <w:rsid w:val="000817D8"/>
    <w:rsid w:val="000829B9"/>
    <w:rsid w:val="00082B7E"/>
    <w:rsid w:val="000837ED"/>
    <w:rsid w:val="00084486"/>
    <w:rsid w:val="00085608"/>
    <w:rsid w:val="00086949"/>
    <w:rsid w:val="00087017"/>
    <w:rsid w:val="00087E3F"/>
    <w:rsid w:val="000908A2"/>
    <w:rsid w:val="000908F4"/>
    <w:rsid w:val="000919D4"/>
    <w:rsid w:val="000922A5"/>
    <w:rsid w:val="0009262B"/>
    <w:rsid w:val="00093970"/>
    <w:rsid w:val="00094A45"/>
    <w:rsid w:val="0009524F"/>
    <w:rsid w:val="0009555A"/>
    <w:rsid w:val="00095DBD"/>
    <w:rsid w:val="000965ED"/>
    <w:rsid w:val="00096C0F"/>
    <w:rsid w:val="00097A75"/>
    <w:rsid w:val="000A193B"/>
    <w:rsid w:val="000A3298"/>
    <w:rsid w:val="000A372D"/>
    <w:rsid w:val="000A37C8"/>
    <w:rsid w:val="000A6051"/>
    <w:rsid w:val="000A6663"/>
    <w:rsid w:val="000A6E73"/>
    <w:rsid w:val="000B18E0"/>
    <w:rsid w:val="000B21F3"/>
    <w:rsid w:val="000B4288"/>
    <w:rsid w:val="000B431E"/>
    <w:rsid w:val="000B5BEB"/>
    <w:rsid w:val="000B5C67"/>
    <w:rsid w:val="000B62A9"/>
    <w:rsid w:val="000B74A9"/>
    <w:rsid w:val="000B776A"/>
    <w:rsid w:val="000B776F"/>
    <w:rsid w:val="000C0FEB"/>
    <w:rsid w:val="000C1BC0"/>
    <w:rsid w:val="000C244B"/>
    <w:rsid w:val="000C28E3"/>
    <w:rsid w:val="000C34F1"/>
    <w:rsid w:val="000C5689"/>
    <w:rsid w:val="000C592F"/>
    <w:rsid w:val="000C5C00"/>
    <w:rsid w:val="000C7467"/>
    <w:rsid w:val="000D0B0B"/>
    <w:rsid w:val="000D154A"/>
    <w:rsid w:val="000D7907"/>
    <w:rsid w:val="000D795E"/>
    <w:rsid w:val="000D79BF"/>
    <w:rsid w:val="000E0703"/>
    <w:rsid w:val="000E2A46"/>
    <w:rsid w:val="000E2D2C"/>
    <w:rsid w:val="000E2F5B"/>
    <w:rsid w:val="000E4BA0"/>
    <w:rsid w:val="000E4FCB"/>
    <w:rsid w:val="000E6990"/>
    <w:rsid w:val="000E6E96"/>
    <w:rsid w:val="000E7059"/>
    <w:rsid w:val="000E766E"/>
    <w:rsid w:val="000F111C"/>
    <w:rsid w:val="000F151C"/>
    <w:rsid w:val="000F1F7F"/>
    <w:rsid w:val="000F2220"/>
    <w:rsid w:val="000F4F00"/>
    <w:rsid w:val="000F6391"/>
    <w:rsid w:val="000F7562"/>
    <w:rsid w:val="0010263F"/>
    <w:rsid w:val="00103B5F"/>
    <w:rsid w:val="00103C83"/>
    <w:rsid w:val="00104337"/>
    <w:rsid w:val="00104612"/>
    <w:rsid w:val="001046DB"/>
    <w:rsid w:val="0010590F"/>
    <w:rsid w:val="00107325"/>
    <w:rsid w:val="00107AB6"/>
    <w:rsid w:val="00107FE7"/>
    <w:rsid w:val="001108FB"/>
    <w:rsid w:val="001120F9"/>
    <w:rsid w:val="00112DDA"/>
    <w:rsid w:val="0011378E"/>
    <w:rsid w:val="0011480A"/>
    <w:rsid w:val="001152FB"/>
    <w:rsid w:val="00115D3E"/>
    <w:rsid w:val="00117AF6"/>
    <w:rsid w:val="0012216B"/>
    <w:rsid w:val="0012251A"/>
    <w:rsid w:val="00122590"/>
    <w:rsid w:val="00122D17"/>
    <w:rsid w:val="00123326"/>
    <w:rsid w:val="0012352E"/>
    <w:rsid w:val="001250E2"/>
    <w:rsid w:val="0012545E"/>
    <w:rsid w:val="00125FD7"/>
    <w:rsid w:val="00126A3E"/>
    <w:rsid w:val="00130313"/>
    <w:rsid w:val="0013091A"/>
    <w:rsid w:val="00130BEA"/>
    <w:rsid w:val="00130E8C"/>
    <w:rsid w:val="001323EC"/>
    <w:rsid w:val="00134867"/>
    <w:rsid w:val="00134D1C"/>
    <w:rsid w:val="0013543E"/>
    <w:rsid w:val="001370B3"/>
    <w:rsid w:val="00137338"/>
    <w:rsid w:val="00137522"/>
    <w:rsid w:val="001407AC"/>
    <w:rsid w:val="00140CF4"/>
    <w:rsid w:val="00140E05"/>
    <w:rsid w:val="00141C35"/>
    <w:rsid w:val="001421EC"/>
    <w:rsid w:val="00142BB1"/>
    <w:rsid w:val="0014350C"/>
    <w:rsid w:val="0014355A"/>
    <w:rsid w:val="001446E1"/>
    <w:rsid w:val="00145210"/>
    <w:rsid w:val="0014734E"/>
    <w:rsid w:val="00150228"/>
    <w:rsid w:val="00151BA7"/>
    <w:rsid w:val="00152496"/>
    <w:rsid w:val="00152F6B"/>
    <w:rsid w:val="001536CD"/>
    <w:rsid w:val="001536D5"/>
    <w:rsid w:val="00157BCA"/>
    <w:rsid w:val="00157F36"/>
    <w:rsid w:val="0016116F"/>
    <w:rsid w:val="001620EA"/>
    <w:rsid w:val="00162475"/>
    <w:rsid w:val="00162724"/>
    <w:rsid w:val="00162F0F"/>
    <w:rsid w:val="00164CD6"/>
    <w:rsid w:val="0016506B"/>
    <w:rsid w:val="00166D11"/>
    <w:rsid w:val="00166EE6"/>
    <w:rsid w:val="001674DE"/>
    <w:rsid w:val="001676D7"/>
    <w:rsid w:val="00167C4E"/>
    <w:rsid w:val="00167EFC"/>
    <w:rsid w:val="001701AF"/>
    <w:rsid w:val="00170DCB"/>
    <w:rsid w:val="00172BE8"/>
    <w:rsid w:val="00172C8A"/>
    <w:rsid w:val="00173645"/>
    <w:rsid w:val="00173F2E"/>
    <w:rsid w:val="00174077"/>
    <w:rsid w:val="00174659"/>
    <w:rsid w:val="001747A4"/>
    <w:rsid w:val="00174DC2"/>
    <w:rsid w:val="0017564C"/>
    <w:rsid w:val="0017601B"/>
    <w:rsid w:val="001774CA"/>
    <w:rsid w:val="00181B91"/>
    <w:rsid w:val="001839AE"/>
    <w:rsid w:val="001867AE"/>
    <w:rsid w:val="00190331"/>
    <w:rsid w:val="001908BC"/>
    <w:rsid w:val="00191CD4"/>
    <w:rsid w:val="00191F57"/>
    <w:rsid w:val="0019223C"/>
    <w:rsid w:val="00192E6D"/>
    <w:rsid w:val="001956AD"/>
    <w:rsid w:val="001961A9"/>
    <w:rsid w:val="001977CA"/>
    <w:rsid w:val="00197850"/>
    <w:rsid w:val="001A05AD"/>
    <w:rsid w:val="001A0D83"/>
    <w:rsid w:val="001A1879"/>
    <w:rsid w:val="001A25AD"/>
    <w:rsid w:val="001A26C8"/>
    <w:rsid w:val="001A35F1"/>
    <w:rsid w:val="001A3E08"/>
    <w:rsid w:val="001A54A4"/>
    <w:rsid w:val="001A67C8"/>
    <w:rsid w:val="001A6A8C"/>
    <w:rsid w:val="001A6F31"/>
    <w:rsid w:val="001A7689"/>
    <w:rsid w:val="001B000D"/>
    <w:rsid w:val="001B0982"/>
    <w:rsid w:val="001B13CB"/>
    <w:rsid w:val="001B2DA0"/>
    <w:rsid w:val="001B31EE"/>
    <w:rsid w:val="001B3830"/>
    <w:rsid w:val="001B4039"/>
    <w:rsid w:val="001B49BF"/>
    <w:rsid w:val="001B5ACE"/>
    <w:rsid w:val="001B62DC"/>
    <w:rsid w:val="001B6514"/>
    <w:rsid w:val="001B676A"/>
    <w:rsid w:val="001B7545"/>
    <w:rsid w:val="001C1057"/>
    <w:rsid w:val="001C2076"/>
    <w:rsid w:val="001C3769"/>
    <w:rsid w:val="001C45C2"/>
    <w:rsid w:val="001C4D7E"/>
    <w:rsid w:val="001C4F3A"/>
    <w:rsid w:val="001C6484"/>
    <w:rsid w:val="001C672B"/>
    <w:rsid w:val="001C73F6"/>
    <w:rsid w:val="001C7989"/>
    <w:rsid w:val="001C7DAD"/>
    <w:rsid w:val="001D0BCC"/>
    <w:rsid w:val="001D0D7B"/>
    <w:rsid w:val="001D300C"/>
    <w:rsid w:val="001D316F"/>
    <w:rsid w:val="001D3CCE"/>
    <w:rsid w:val="001D4E7C"/>
    <w:rsid w:val="001D7F0B"/>
    <w:rsid w:val="001E0C83"/>
    <w:rsid w:val="001E0D76"/>
    <w:rsid w:val="001E12BD"/>
    <w:rsid w:val="001E142A"/>
    <w:rsid w:val="001E1AC3"/>
    <w:rsid w:val="001E1CB7"/>
    <w:rsid w:val="001E1EE8"/>
    <w:rsid w:val="001E1F27"/>
    <w:rsid w:val="001E2AA4"/>
    <w:rsid w:val="001E35D7"/>
    <w:rsid w:val="001E3F38"/>
    <w:rsid w:val="001E517F"/>
    <w:rsid w:val="001E6175"/>
    <w:rsid w:val="001E705C"/>
    <w:rsid w:val="001E79F6"/>
    <w:rsid w:val="001F0EC2"/>
    <w:rsid w:val="001F109E"/>
    <w:rsid w:val="001F1945"/>
    <w:rsid w:val="001F2300"/>
    <w:rsid w:val="001F4099"/>
    <w:rsid w:val="001F4747"/>
    <w:rsid w:val="001F4BD5"/>
    <w:rsid w:val="001F6447"/>
    <w:rsid w:val="001F788A"/>
    <w:rsid w:val="001F7CEC"/>
    <w:rsid w:val="002004D0"/>
    <w:rsid w:val="00201332"/>
    <w:rsid w:val="0020250D"/>
    <w:rsid w:val="0020250F"/>
    <w:rsid w:val="0020267B"/>
    <w:rsid w:val="002027FB"/>
    <w:rsid w:val="00203EBE"/>
    <w:rsid w:val="0020401E"/>
    <w:rsid w:val="00205995"/>
    <w:rsid w:val="00206721"/>
    <w:rsid w:val="002071B6"/>
    <w:rsid w:val="002074E1"/>
    <w:rsid w:val="00207790"/>
    <w:rsid w:val="0021178D"/>
    <w:rsid w:val="00212145"/>
    <w:rsid w:val="00212C7D"/>
    <w:rsid w:val="00212E2A"/>
    <w:rsid w:val="00214CFB"/>
    <w:rsid w:val="00214EE6"/>
    <w:rsid w:val="00214F83"/>
    <w:rsid w:val="00216282"/>
    <w:rsid w:val="00216798"/>
    <w:rsid w:val="00216958"/>
    <w:rsid w:val="002174A5"/>
    <w:rsid w:val="00217C17"/>
    <w:rsid w:val="00217F77"/>
    <w:rsid w:val="0022026C"/>
    <w:rsid w:val="0022083E"/>
    <w:rsid w:val="002214EA"/>
    <w:rsid w:val="0022172D"/>
    <w:rsid w:val="00221C8B"/>
    <w:rsid w:val="0022204D"/>
    <w:rsid w:val="002225CF"/>
    <w:rsid w:val="0022478D"/>
    <w:rsid w:val="00225006"/>
    <w:rsid w:val="002252FB"/>
    <w:rsid w:val="00226569"/>
    <w:rsid w:val="0022793D"/>
    <w:rsid w:val="00230E7E"/>
    <w:rsid w:val="00231C51"/>
    <w:rsid w:val="0023366B"/>
    <w:rsid w:val="00233B96"/>
    <w:rsid w:val="00234508"/>
    <w:rsid w:val="002352A1"/>
    <w:rsid w:val="00235ED4"/>
    <w:rsid w:val="002363A1"/>
    <w:rsid w:val="00237988"/>
    <w:rsid w:val="00237BC4"/>
    <w:rsid w:val="00237C5F"/>
    <w:rsid w:val="002403D1"/>
    <w:rsid w:val="00240BF2"/>
    <w:rsid w:val="00240C0F"/>
    <w:rsid w:val="00241493"/>
    <w:rsid w:val="00241ADC"/>
    <w:rsid w:val="002435BF"/>
    <w:rsid w:val="002437F4"/>
    <w:rsid w:val="002443A4"/>
    <w:rsid w:val="002451F9"/>
    <w:rsid w:val="002454F4"/>
    <w:rsid w:val="00246AD4"/>
    <w:rsid w:val="00246CDF"/>
    <w:rsid w:val="00247F79"/>
    <w:rsid w:val="002507F3"/>
    <w:rsid w:val="00250DDC"/>
    <w:rsid w:val="00251A48"/>
    <w:rsid w:val="0025211B"/>
    <w:rsid w:val="00253090"/>
    <w:rsid w:val="002545CA"/>
    <w:rsid w:val="002558D7"/>
    <w:rsid w:val="0025698A"/>
    <w:rsid w:val="00257152"/>
    <w:rsid w:val="002577CB"/>
    <w:rsid w:val="00257A78"/>
    <w:rsid w:val="00260198"/>
    <w:rsid w:val="00260804"/>
    <w:rsid w:val="00260E57"/>
    <w:rsid w:val="00261176"/>
    <w:rsid w:val="00262274"/>
    <w:rsid w:val="00262956"/>
    <w:rsid w:val="00262A9D"/>
    <w:rsid w:val="00262B0C"/>
    <w:rsid w:val="00263512"/>
    <w:rsid w:val="00263618"/>
    <w:rsid w:val="00263ACA"/>
    <w:rsid w:val="00263AE5"/>
    <w:rsid w:val="00264B57"/>
    <w:rsid w:val="00266145"/>
    <w:rsid w:val="002716E8"/>
    <w:rsid w:val="00273B15"/>
    <w:rsid w:val="00273E2D"/>
    <w:rsid w:val="0027404D"/>
    <w:rsid w:val="00274418"/>
    <w:rsid w:val="00274E20"/>
    <w:rsid w:val="0027533F"/>
    <w:rsid w:val="00275DE8"/>
    <w:rsid w:val="0027699B"/>
    <w:rsid w:val="00277644"/>
    <w:rsid w:val="0028087B"/>
    <w:rsid w:val="00280BCA"/>
    <w:rsid w:val="002817B3"/>
    <w:rsid w:val="00282FC7"/>
    <w:rsid w:val="00283478"/>
    <w:rsid w:val="002846E7"/>
    <w:rsid w:val="0028502B"/>
    <w:rsid w:val="00286207"/>
    <w:rsid w:val="00286D28"/>
    <w:rsid w:val="00291E5A"/>
    <w:rsid w:val="00292888"/>
    <w:rsid w:val="0029318B"/>
    <w:rsid w:val="00293A67"/>
    <w:rsid w:val="00294B00"/>
    <w:rsid w:val="0029588B"/>
    <w:rsid w:val="00295C3D"/>
    <w:rsid w:val="00295C9A"/>
    <w:rsid w:val="00295FE1"/>
    <w:rsid w:val="00296627"/>
    <w:rsid w:val="00297726"/>
    <w:rsid w:val="00297786"/>
    <w:rsid w:val="00297BED"/>
    <w:rsid w:val="002A2A87"/>
    <w:rsid w:val="002A43C1"/>
    <w:rsid w:val="002A4490"/>
    <w:rsid w:val="002A572D"/>
    <w:rsid w:val="002A596C"/>
    <w:rsid w:val="002A5D1C"/>
    <w:rsid w:val="002A5E82"/>
    <w:rsid w:val="002A6F15"/>
    <w:rsid w:val="002A7768"/>
    <w:rsid w:val="002B0EC5"/>
    <w:rsid w:val="002B1977"/>
    <w:rsid w:val="002B1A9F"/>
    <w:rsid w:val="002B20E1"/>
    <w:rsid w:val="002B302F"/>
    <w:rsid w:val="002B43F7"/>
    <w:rsid w:val="002B4664"/>
    <w:rsid w:val="002B47D3"/>
    <w:rsid w:val="002B75EB"/>
    <w:rsid w:val="002C1474"/>
    <w:rsid w:val="002C1C79"/>
    <w:rsid w:val="002C22D9"/>
    <w:rsid w:val="002C24E2"/>
    <w:rsid w:val="002C2694"/>
    <w:rsid w:val="002C2748"/>
    <w:rsid w:val="002C2775"/>
    <w:rsid w:val="002C33B5"/>
    <w:rsid w:val="002C34DC"/>
    <w:rsid w:val="002C37E8"/>
    <w:rsid w:val="002C3A11"/>
    <w:rsid w:val="002C4717"/>
    <w:rsid w:val="002C7B5A"/>
    <w:rsid w:val="002D0932"/>
    <w:rsid w:val="002D2106"/>
    <w:rsid w:val="002D26D6"/>
    <w:rsid w:val="002D356F"/>
    <w:rsid w:val="002D3D44"/>
    <w:rsid w:val="002D473E"/>
    <w:rsid w:val="002D5806"/>
    <w:rsid w:val="002D585C"/>
    <w:rsid w:val="002D63FF"/>
    <w:rsid w:val="002D6561"/>
    <w:rsid w:val="002D679D"/>
    <w:rsid w:val="002D7CA8"/>
    <w:rsid w:val="002E1237"/>
    <w:rsid w:val="002E24C7"/>
    <w:rsid w:val="002E2B75"/>
    <w:rsid w:val="002E2DE8"/>
    <w:rsid w:val="002E2E74"/>
    <w:rsid w:val="002E3636"/>
    <w:rsid w:val="002E3A69"/>
    <w:rsid w:val="002E4254"/>
    <w:rsid w:val="002E548B"/>
    <w:rsid w:val="002E7421"/>
    <w:rsid w:val="002F2450"/>
    <w:rsid w:val="002F2565"/>
    <w:rsid w:val="002F2657"/>
    <w:rsid w:val="002F3A2A"/>
    <w:rsid w:val="002F3BAA"/>
    <w:rsid w:val="002F4240"/>
    <w:rsid w:val="002F4884"/>
    <w:rsid w:val="002F5999"/>
    <w:rsid w:val="002F59F2"/>
    <w:rsid w:val="002F6672"/>
    <w:rsid w:val="002F6C61"/>
    <w:rsid w:val="002F7CD6"/>
    <w:rsid w:val="00300683"/>
    <w:rsid w:val="00300D83"/>
    <w:rsid w:val="003012E1"/>
    <w:rsid w:val="00302228"/>
    <w:rsid w:val="00302E18"/>
    <w:rsid w:val="003035AE"/>
    <w:rsid w:val="003038E3"/>
    <w:rsid w:val="00304055"/>
    <w:rsid w:val="003045BB"/>
    <w:rsid w:val="00305677"/>
    <w:rsid w:val="003056AD"/>
    <w:rsid w:val="003057BB"/>
    <w:rsid w:val="00305C96"/>
    <w:rsid w:val="00305F68"/>
    <w:rsid w:val="0031068A"/>
    <w:rsid w:val="00312BF7"/>
    <w:rsid w:val="00313244"/>
    <w:rsid w:val="003146DD"/>
    <w:rsid w:val="00314CB0"/>
    <w:rsid w:val="00315CCB"/>
    <w:rsid w:val="0031661E"/>
    <w:rsid w:val="0031757F"/>
    <w:rsid w:val="00317A8F"/>
    <w:rsid w:val="00320A98"/>
    <w:rsid w:val="00320C8A"/>
    <w:rsid w:val="00321F94"/>
    <w:rsid w:val="003229E2"/>
    <w:rsid w:val="00322A9E"/>
    <w:rsid w:val="00323717"/>
    <w:rsid w:val="0032409A"/>
    <w:rsid w:val="003251EC"/>
    <w:rsid w:val="003259B5"/>
    <w:rsid w:val="00326C6D"/>
    <w:rsid w:val="00326DF8"/>
    <w:rsid w:val="003301B5"/>
    <w:rsid w:val="00330A3F"/>
    <w:rsid w:val="00331312"/>
    <w:rsid w:val="0033285C"/>
    <w:rsid w:val="00333065"/>
    <w:rsid w:val="00333327"/>
    <w:rsid w:val="00333506"/>
    <w:rsid w:val="00333EAE"/>
    <w:rsid w:val="003356EC"/>
    <w:rsid w:val="00335AB3"/>
    <w:rsid w:val="003366DF"/>
    <w:rsid w:val="00336EF9"/>
    <w:rsid w:val="003374AE"/>
    <w:rsid w:val="0034018B"/>
    <w:rsid w:val="00340279"/>
    <w:rsid w:val="00340A34"/>
    <w:rsid w:val="00340C1C"/>
    <w:rsid w:val="003414BF"/>
    <w:rsid w:val="003429F1"/>
    <w:rsid w:val="00343DB8"/>
    <w:rsid w:val="003453B6"/>
    <w:rsid w:val="00346F9F"/>
    <w:rsid w:val="00347E13"/>
    <w:rsid w:val="003508DB"/>
    <w:rsid w:val="003516FB"/>
    <w:rsid w:val="003518FE"/>
    <w:rsid w:val="00351A9C"/>
    <w:rsid w:val="003521B9"/>
    <w:rsid w:val="00352499"/>
    <w:rsid w:val="00353B88"/>
    <w:rsid w:val="0035400F"/>
    <w:rsid w:val="0035432F"/>
    <w:rsid w:val="003543E2"/>
    <w:rsid w:val="00354675"/>
    <w:rsid w:val="00355093"/>
    <w:rsid w:val="003557F7"/>
    <w:rsid w:val="00356423"/>
    <w:rsid w:val="00357A28"/>
    <w:rsid w:val="00360C52"/>
    <w:rsid w:val="00360E57"/>
    <w:rsid w:val="00362410"/>
    <w:rsid w:val="00363368"/>
    <w:rsid w:val="00365244"/>
    <w:rsid w:val="00365290"/>
    <w:rsid w:val="00365852"/>
    <w:rsid w:val="00365F8C"/>
    <w:rsid w:val="00366010"/>
    <w:rsid w:val="0036637C"/>
    <w:rsid w:val="0036739D"/>
    <w:rsid w:val="00367C8A"/>
    <w:rsid w:val="0037027F"/>
    <w:rsid w:val="0037065A"/>
    <w:rsid w:val="0037155D"/>
    <w:rsid w:val="0037348E"/>
    <w:rsid w:val="00373D54"/>
    <w:rsid w:val="00374035"/>
    <w:rsid w:val="0037442A"/>
    <w:rsid w:val="00374A08"/>
    <w:rsid w:val="0037533B"/>
    <w:rsid w:val="00375A5F"/>
    <w:rsid w:val="00375C44"/>
    <w:rsid w:val="00377D48"/>
    <w:rsid w:val="0038399C"/>
    <w:rsid w:val="00383A51"/>
    <w:rsid w:val="00385529"/>
    <w:rsid w:val="003869BA"/>
    <w:rsid w:val="00386D06"/>
    <w:rsid w:val="00386E51"/>
    <w:rsid w:val="0038761F"/>
    <w:rsid w:val="0039017E"/>
    <w:rsid w:val="00392A9C"/>
    <w:rsid w:val="003937E5"/>
    <w:rsid w:val="00393E5E"/>
    <w:rsid w:val="0039524C"/>
    <w:rsid w:val="0039524D"/>
    <w:rsid w:val="003959B9"/>
    <w:rsid w:val="0039735B"/>
    <w:rsid w:val="00397DE2"/>
    <w:rsid w:val="003A086C"/>
    <w:rsid w:val="003A109D"/>
    <w:rsid w:val="003A13B5"/>
    <w:rsid w:val="003A2285"/>
    <w:rsid w:val="003A22FD"/>
    <w:rsid w:val="003A30A3"/>
    <w:rsid w:val="003A3991"/>
    <w:rsid w:val="003A4610"/>
    <w:rsid w:val="003A4615"/>
    <w:rsid w:val="003A4739"/>
    <w:rsid w:val="003A4789"/>
    <w:rsid w:val="003A6106"/>
    <w:rsid w:val="003A6F14"/>
    <w:rsid w:val="003B102B"/>
    <w:rsid w:val="003B1A6D"/>
    <w:rsid w:val="003B1B34"/>
    <w:rsid w:val="003B21BA"/>
    <w:rsid w:val="003B2C3A"/>
    <w:rsid w:val="003B33C4"/>
    <w:rsid w:val="003B3F95"/>
    <w:rsid w:val="003B40FE"/>
    <w:rsid w:val="003B4AC7"/>
    <w:rsid w:val="003B5241"/>
    <w:rsid w:val="003B788D"/>
    <w:rsid w:val="003C05B0"/>
    <w:rsid w:val="003C12D4"/>
    <w:rsid w:val="003C19A7"/>
    <w:rsid w:val="003C21E1"/>
    <w:rsid w:val="003C360A"/>
    <w:rsid w:val="003C4296"/>
    <w:rsid w:val="003C42E1"/>
    <w:rsid w:val="003C4510"/>
    <w:rsid w:val="003C492F"/>
    <w:rsid w:val="003C4F95"/>
    <w:rsid w:val="003C57CE"/>
    <w:rsid w:val="003C5ED3"/>
    <w:rsid w:val="003C701F"/>
    <w:rsid w:val="003C772C"/>
    <w:rsid w:val="003C798F"/>
    <w:rsid w:val="003D0BF6"/>
    <w:rsid w:val="003D0F20"/>
    <w:rsid w:val="003D12A6"/>
    <w:rsid w:val="003D1A9C"/>
    <w:rsid w:val="003D1B9C"/>
    <w:rsid w:val="003D3319"/>
    <w:rsid w:val="003D478E"/>
    <w:rsid w:val="003D5906"/>
    <w:rsid w:val="003D5DBC"/>
    <w:rsid w:val="003D60AA"/>
    <w:rsid w:val="003D621C"/>
    <w:rsid w:val="003D66E1"/>
    <w:rsid w:val="003D692C"/>
    <w:rsid w:val="003E0C67"/>
    <w:rsid w:val="003E1213"/>
    <w:rsid w:val="003E15EC"/>
    <w:rsid w:val="003E1670"/>
    <w:rsid w:val="003E2954"/>
    <w:rsid w:val="003E2E5C"/>
    <w:rsid w:val="003E2F4E"/>
    <w:rsid w:val="003E4650"/>
    <w:rsid w:val="003E4E9C"/>
    <w:rsid w:val="003E5DFD"/>
    <w:rsid w:val="003E640F"/>
    <w:rsid w:val="003E6B2F"/>
    <w:rsid w:val="003E6C60"/>
    <w:rsid w:val="003E7142"/>
    <w:rsid w:val="003F0AA0"/>
    <w:rsid w:val="003F0B41"/>
    <w:rsid w:val="003F0F36"/>
    <w:rsid w:val="003F0F79"/>
    <w:rsid w:val="003F267C"/>
    <w:rsid w:val="003F2EDB"/>
    <w:rsid w:val="003F305B"/>
    <w:rsid w:val="003F330A"/>
    <w:rsid w:val="003F625D"/>
    <w:rsid w:val="00401A92"/>
    <w:rsid w:val="00401E28"/>
    <w:rsid w:val="004020EF"/>
    <w:rsid w:val="00402257"/>
    <w:rsid w:val="00402637"/>
    <w:rsid w:val="00402C79"/>
    <w:rsid w:val="0040338A"/>
    <w:rsid w:val="004043C1"/>
    <w:rsid w:val="004060E9"/>
    <w:rsid w:val="00406701"/>
    <w:rsid w:val="004068BC"/>
    <w:rsid w:val="00406D35"/>
    <w:rsid w:val="00407381"/>
    <w:rsid w:val="004076DC"/>
    <w:rsid w:val="00407BAE"/>
    <w:rsid w:val="0041049D"/>
    <w:rsid w:val="0041190D"/>
    <w:rsid w:val="00411EFF"/>
    <w:rsid w:val="004147A2"/>
    <w:rsid w:val="0041555A"/>
    <w:rsid w:val="0041669C"/>
    <w:rsid w:val="00420464"/>
    <w:rsid w:val="00420987"/>
    <w:rsid w:val="004209D5"/>
    <w:rsid w:val="00422591"/>
    <w:rsid w:val="004225C4"/>
    <w:rsid w:val="0042300B"/>
    <w:rsid w:val="004233AB"/>
    <w:rsid w:val="00423AA2"/>
    <w:rsid w:val="0042470E"/>
    <w:rsid w:val="0042521E"/>
    <w:rsid w:val="00426B74"/>
    <w:rsid w:val="00427037"/>
    <w:rsid w:val="004279C2"/>
    <w:rsid w:val="004302F2"/>
    <w:rsid w:val="004304A4"/>
    <w:rsid w:val="00431C53"/>
    <w:rsid w:val="00432BAF"/>
    <w:rsid w:val="00432D51"/>
    <w:rsid w:val="00432E75"/>
    <w:rsid w:val="00433F86"/>
    <w:rsid w:val="00434BC4"/>
    <w:rsid w:val="00434BC7"/>
    <w:rsid w:val="00434E3D"/>
    <w:rsid w:val="00441D52"/>
    <w:rsid w:val="00441F7D"/>
    <w:rsid w:val="00441F9B"/>
    <w:rsid w:val="004420EA"/>
    <w:rsid w:val="004422B5"/>
    <w:rsid w:val="004438B1"/>
    <w:rsid w:val="004439C3"/>
    <w:rsid w:val="00443AAA"/>
    <w:rsid w:val="00444438"/>
    <w:rsid w:val="00445036"/>
    <w:rsid w:val="00446465"/>
    <w:rsid w:val="00446D60"/>
    <w:rsid w:val="00450BAA"/>
    <w:rsid w:val="0045106A"/>
    <w:rsid w:val="004511A7"/>
    <w:rsid w:val="00451765"/>
    <w:rsid w:val="004518E5"/>
    <w:rsid w:val="004518EF"/>
    <w:rsid w:val="00451E0C"/>
    <w:rsid w:val="00451E26"/>
    <w:rsid w:val="0045237F"/>
    <w:rsid w:val="00452484"/>
    <w:rsid w:val="00453E7D"/>
    <w:rsid w:val="00453F90"/>
    <w:rsid w:val="004543AC"/>
    <w:rsid w:val="00454FC3"/>
    <w:rsid w:val="004554B2"/>
    <w:rsid w:val="004556DA"/>
    <w:rsid w:val="00455A7A"/>
    <w:rsid w:val="00456ED1"/>
    <w:rsid w:val="0045766C"/>
    <w:rsid w:val="00457854"/>
    <w:rsid w:val="0046006B"/>
    <w:rsid w:val="0046260D"/>
    <w:rsid w:val="0046327F"/>
    <w:rsid w:val="00463685"/>
    <w:rsid w:val="004647A2"/>
    <w:rsid w:val="0046502D"/>
    <w:rsid w:val="0046679C"/>
    <w:rsid w:val="00466F44"/>
    <w:rsid w:val="0046705F"/>
    <w:rsid w:val="00467AB0"/>
    <w:rsid w:val="00467BDE"/>
    <w:rsid w:val="00467FA0"/>
    <w:rsid w:val="00471831"/>
    <w:rsid w:val="00472EB2"/>
    <w:rsid w:val="00474019"/>
    <w:rsid w:val="004748FE"/>
    <w:rsid w:val="00474ABC"/>
    <w:rsid w:val="0047663D"/>
    <w:rsid w:val="00476D25"/>
    <w:rsid w:val="0047707D"/>
    <w:rsid w:val="004778A7"/>
    <w:rsid w:val="00480F46"/>
    <w:rsid w:val="004818B9"/>
    <w:rsid w:val="004819B1"/>
    <w:rsid w:val="00481EDA"/>
    <w:rsid w:val="00481F17"/>
    <w:rsid w:val="0048390F"/>
    <w:rsid w:val="00483D14"/>
    <w:rsid w:val="004847E0"/>
    <w:rsid w:val="00484E68"/>
    <w:rsid w:val="004857DC"/>
    <w:rsid w:val="00486A69"/>
    <w:rsid w:val="00487E0C"/>
    <w:rsid w:val="004902F0"/>
    <w:rsid w:val="004908FE"/>
    <w:rsid w:val="00490901"/>
    <w:rsid w:val="00490DFF"/>
    <w:rsid w:val="00490FF7"/>
    <w:rsid w:val="00491087"/>
    <w:rsid w:val="00491151"/>
    <w:rsid w:val="004912E0"/>
    <w:rsid w:val="004916E3"/>
    <w:rsid w:val="0049281D"/>
    <w:rsid w:val="00492B1B"/>
    <w:rsid w:val="00494156"/>
    <w:rsid w:val="00494277"/>
    <w:rsid w:val="00496529"/>
    <w:rsid w:val="004967E2"/>
    <w:rsid w:val="00497807"/>
    <w:rsid w:val="004A0DD1"/>
    <w:rsid w:val="004A1F85"/>
    <w:rsid w:val="004A2BD7"/>
    <w:rsid w:val="004A2FFF"/>
    <w:rsid w:val="004A363A"/>
    <w:rsid w:val="004A399C"/>
    <w:rsid w:val="004A44E5"/>
    <w:rsid w:val="004A561A"/>
    <w:rsid w:val="004A5975"/>
    <w:rsid w:val="004A5EF0"/>
    <w:rsid w:val="004A5FAB"/>
    <w:rsid w:val="004A665E"/>
    <w:rsid w:val="004A7800"/>
    <w:rsid w:val="004B0DBA"/>
    <w:rsid w:val="004B138F"/>
    <w:rsid w:val="004B2819"/>
    <w:rsid w:val="004B3769"/>
    <w:rsid w:val="004B3D4F"/>
    <w:rsid w:val="004B6BCE"/>
    <w:rsid w:val="004B6D68"/>
    <w:rsid w:val="004B708F"/>
    <w:rsid w:val="004B7465"/>
    <w:rsid w:val="004B7C12"/>
    <w:rsid w:val="004C0253"/>
    <w:rsid w:val="004C04B4"/>
    <w:rsid w:val="004C0569"/>
    <w:rsid w:val="004C28B1"/>
    <w:rsid w:val="004C2EBE"/>
    <w:rsid w:val="004C506D"/>
    <w:rsid w:val="004C54D2"/>
    <w:rsid w:val="004C6AA5"/>
    <w:rsid w:val="004C6E0B"/>
    <w:rsid w:val="004C796A"/>
    <w:rsid w:val="004C79F1"/>
    <w:rsid w:val="004D0651"/>
    <w:rsid w:val="004D2098"/>
    <w:rsid w:val="004D2EBE"/>
    <w:rsid w:val="004D30C4"/>
    <w:rsid w:val="004D32B4"/>
    <w:rsid w:val="004D52C6"/>
    <w:rsid w:val="004D5D89"/>
    <w:rsid w:val="004D7263"/>
    <w:rsid w:val="004D73FF"/>
    <w:rsid w:val="004D7CA5"/>
    <w:rsid w:val="004E2043"/>
    <w:rsid w:val="004E2220"/>
    <w:rsid w:val="004E3C87"/>
    <w:rsid w:val="004E500A"/>
    <w:rsid w:val="004E5A80"/>
    <w:rsid w:val="004E7743"/>
    <w:rsid w:val="004E7D33"/>
    <w:rsid w:val="004E7FAB"/>
    <w:rsid w:val="004F0B07"/>
    <w:rsid w:val="004F0F74"/>
    <w:rsid w:val="004F1100"/>
    <w:rsid w:val="004F167A"/>
    <w:rsid w:val="004F195B"/>
    <w:rsid w:val="004F1C3D"/>
    <w:rsid w:val="004F32D4"/>
    <w:rsid w:val="004F3F0F"/>
    <w:rsid w:val="004F3F29"/>
    <w:rsid w:val="004F425B"/>
    <w:rsid w:val="004F5ED0"/>
    <w:rsid w:val="004F652F"/>
    <w:rsid w:val="004F6950"/>
    <w:rsid w:val="004F71D0"/>
    <w:rsid w:val="004F766E"/>
    <w:rsid w:val="004F7858"/>
    <w:rsid w:val="00501370"/>
    <w:rsid w:val="005014BA"/>
    <w:rsid w:val="00501BCA"/>
    <w:rsid w:val="005021F6"/>
    <w:rsid w:val="00502415"/>
    <w:rsid w:val="00502614"/>
    <w:rsid w:val="00502AEF"/>
    <w:rsid w:val="0050356C"/>
    <w:rsid w:val="00503BBE"/>
    <w:rsid w:val="00504110"/>
    <w:rsid w:val="00504AC5"/>
    <w:rsid w:val="005054CF"/>
    <w:rsid w:val="00505C1D"/>
    <w:rsid w:val="0050636E"/>
    <w:rsid w:val="00506E92"/>
    <w:rsid w:val="00510D01"/>
    <w:rsid w:val="00510D70"/>
    <w:rsid w:val="005113C0"/>
    <w:rsid w:val="0051169E"/>
    <w:rsid w:val="005118BF"/>
    <w:rsid w:val="005122FF"/>
    <w:rsid w:val="00513805"/>
    <w:rsid w:val="00515AB1"/>
    <w:rsid w:val="00516143"/>
    <w:rsid w:val="00516416"/>
    <w:rsid w:val="00516E72"/>
    <w:rsid w:val="00517A29"/>
    <w:rsid w:val="005203F7"/>
    <w:rsid w:val="00520838"/>
    <w:rsid w:val="00522068"/>
    <w:rsid w:val="00523979"/>
    <w:rsid w:val="00524796"/>
    <w:rsid w:val="00525220"/>
    <w:rsid w:val="00525598"/>
    <w:rsid w:val="005267AF"/>
    <w:rsid w:val="00530757"/>
    <w:rsid w:val="00530C27"/>
    <w:rsid w:val="00531F52"/>
    <w:rsid w:val="00532017"/>
    <w:rsid w:val="00532492"/>
    <w:rsid w:val="0053295E"/>
    <w:rsid w:val="00532F35"/>
    <w:rsid w:val="00533ADE"/>
    <w:rsid w:val="005351C2"/>
    <w:rsid w:val="00535574"/>
    <w:rsid w:val="00535AD8"/>
    <w:rsid w:val="00535FF2"/>
    <w:rsid w:val="00536133"/>
    <w:rsid w:val="00537A12"/>
    <w:rsid w:val="00537F58"/>
    <w:rsid w:val="00540D05"/>
    <w:rsid w:val="00540F74"/>
    <w:rsid w:val="005414E9"/>
    <w:rsid w:val="005417DB"/>
    <w:rsid w:val="005428CF"/>
    <w:rsid w:val="00542F52"/>
    <w:rsid w:val="00543178"/>
    <w:rsid w:val="00543457"/>
    <w:rsid w:val="00543C54"/>
    <w:rsid w:val="005452DD"/>
    <w:rsid w:val="00545719"/>
    <w:rsid w:val="00545E45"/>
    <w:rsid w:val="00546D35"/>
    <w:rsid w:val="0054728A"/>
    <w:rsid w:val="00551363"/>
    <w:rsid w:val="005526D6"/>
    <w:rsid w:val="0055292D"/>
    <w:rsid w:val="00552A23"/>
    <w:rsid w:val="00552AB8"/>
    <w:rsid w:val="00552E3A"/>
    <w:rsid w:val="0055311B"/>
    <w:rsid w:val="00553604"/>
    <w:rsid w:val="0055393E"/>
    <w:rsid w:val="00553E2E"/>
    <w:rsid w:val="0055438A"/>
    <w:rsid w:val="00554465"/>
    <w:rsid w:val="00555A3C"/>
    <w:rsid w:val="0055681C"/>
    <w:rsid w:val="0056155E"/>
    <w:rsid w:val="00561AEE"/>
    <w:rsid w:val="00561B90"/>
    <w:rsid w:val="00561C8E"/>
    <w:rsid w:val="0056286B"/>
    <w:rsid w:val="00562EB9"/>
    <w:rsid w:val="00563907"/>
    <w:rsid w:val="005657BA"/>
    <w:rsid w:val="005671F1"/>
    <w:rsid w:val="005672E2"/>
    <w:rsid w:val="00567482"/>
    <w:rsid w:val="005714B5"/>
    <w:rsid w:val="00572306"/>
    <w:rsid w:val="0057263A"/>
    <w:rsid w:val="00572662"/>
    <w:rsid w:val="005738DE"/>
    <w:rsid w:val="00573E75"/>
    <w:rsid w:val="005755E8"/>
    <w:rsid w:val="00575E71"/>
    <w:rsid w:val="00575ECE"/>
    <w:rsid w:val="00576B75"/>
    <w:rsid w:val="0057763F"/>
    <w:rsid w:val="00577F08"/>
    <w:rsid w:val="005800F2"/>
    <w:rsid w:val="00580561"/>
    <w:rsid w:val="00580B11"/>
    <w:rsid w:val="00581153"/>
    <w:rsid w:val="005816DA"/>
    <w:rsid w:val="00581755"/>
    <w:rsid w:val="00581B48"/>
    <w:rsid w:val="00581FC0"/>
    <w:rsid w:val="00583B2A"/>
    <w:rsid w:val="00583C55"/>
    <w:rsid w:val="005844BC"/>
    <w:rsid w:val="00585739"/>
    <w:rsid w:val="00586467"/>
    <w:rsid w:val="00586580"/>
    <w:rsid w:val="005867B9"/>
    <w:rsid w:val="00586D58"/>
    <w:rsid w:val="00586FE2"/>
    <w:rsid w:val="005874F0"/>
    <w:rsid w:val="00595175"/>
    <w:rsid w:val="00597611"/>
    <w:rsid w:val="005A09EE"/>
    <w:rsid w:val="005A0CC2"/>
    <w:rsid w:val="005A0E15"/>
    <w:rsid w:val="005A11D0"/>
    <w:rsid w:val="005A28BA"/>
    <w:rsid w:val="005A2911"/>
    <w:rsid w:val="005A3820"/>
    <w:rsid w:val="005A452A"/>
    <w:rsid w:val="005A4600"/>
    <w:rsid w:val="005A46E2"/>
    <w:rsid w:val="005A49BB"/>
    <w:rsid w:val="005A53A9"/>
    <w:rsid w:val="005A577C"/>
    <w:rsid w:val="005A59BD"/>
    <w:rsid w:val="005A6FA2"/>
    <w:rsid w:val="005A7145"/>
    <w:rsid w:val="005A7B00"/>
    <w:rsid w:val="005A7E30"/>
    <w:rsid w:val="005B0799"/>
    <w:rsid w:val="005B18D8"/>
    <w:rsid w:val="005B2985"/>
    <w:rsid w:val="005B3145"/>
    <w:rsid w:val="005B3778"/>
    <w:rsid w:val="005B3BB0"/>
    <w:rsid w:val="005B4C0D"/>
    <w:rsid w:val="005B6CFF"/>
    <w:rsid w:val="005B7081"/>
    <w:rsid w:val="005B7BA5"/>
    <w:rsid w:val="005C0654"/>
    <w:rsid w:val="005C267A"/>
    <w:rsid w:val="005C3BEB"/>
    <w:rsid w:val="005C4A69"/>
    <w:rsid w:val="005C5C18"/>
    <w:rsid w:val="005C630D"/>
    <w:rsid w:val="005C674B"/>
    <w:rsid w:val="005C6DFF"/>
    <w:rsid w:val="005C73D7"/>
    <w:rsid w:val="005D044A"/>
    <w:rsid w:val="005D199F"/>
    <w:rsid w:val="005D1DAC"/>
    <w:rsid w:val="005D355E"/>
    <w:rsid w:val="005D3C48"/>
    <w:rsid w:val="005D54BE"/>
    <w:rsid w:val="005D73E3"/>
    <w:rsid w:val="005D7D06"/>
    <w:rsid w:val="005D7F0C"/>
    <w:rsid w:val="005E034D"/>
    <w:rsid w:val="005E0BC6"/>
    <w:rsid w:val="005E3093"/>
    <w:rsid w:val="005E3857"/>
    <w:rsid w:val="005E454A"/>
    <w:rsid w:val="005F12B9"/>
    <w:rsid w:val="005F153A"/>
    <w:rsid w:val="005F197A"/>
    <w:rsid w:val="005F2543"/>
    <w:rsid w:val="005F27B4"/>
    <w:rsid w:val="005F2B41"/>
    <w:rsid w:val="005F2CE5"/>
    <w:rsid w:val="005F3641"/>
    <w:rsid w:val="005F3970"/>
    <w:rsid w:val="005F3D51"/>
    <w:rsid w:val="005F4027"/>
    <w:rsid w:val="005F4696"/>
    <w:rsid w:val="005F663D"/>
    <w:rsid w:val="005F67DB"/>
    <w:rsid w:val="006007A0"/>
    <w:rsid w:val="00601273"/>
    <w:rsid w:val="00603897"/>
    <w:rsid w:val="00604914"/>
    <w:rsid w:val="00604DA4"/>
    <w:rsid w:val="00606658"/>
    <w:rsid w:val="00607DA4"/>
    <w:rsid w:val="00610068"/>
    <w:rsid w:val="00611ABC"/>
    <w:rsid w:val="00612EFF"/>
    <w:rsid w:val="00615585"/>
    <w:rsid w:val="006160A0"/>
    <w:rsid w:val="006164E7"/>
    <w:rsid w:val="00616620"/>
    <w:rsid w:val="00616FD1"/>
    <w:rsid w:val="0061738A"/>
    <w:rsid w:val="0062075D"/>
    <w:rsid w:val="00620C9A"/>
    <w:rsid w:val="00621672"/>
    <w:rsid w:val="00621DD9"/>
    <w:rsid w:val="00622613"/>
    <w:rsid w:val="006229C0"/>
    <w:rsid w:val="00622D95"/>
    <w:rsid w:val="00622F4A"/>
    <w:rsid w:val="0062483B"/>
    <w:rsid w:val="00625AE8"/>
    <w:rsid w:val="00625DEF"/>
    <w:rsid w:val="006267A9"/>
    <w:rsid w:val="00626A5F"/>
    <w:rsid w:val="00626CB7"/>
    <w:rsid w:val="00630C44"/>
    <w:rsid w:val="00632327"/>
    <w:rsid w:val="00632B68"/>
    <w:rsid w:val="00632C97"/>
    <w:rsid w:val="0063321E"/>
    <w:rsid w:val="00633B9F"/>
    <w:rsid w:val="00635F10"/>
    <w:rsid w:val="00637A2E"/>
    <w:rsid w:val="006400D1"/>
    <w:rsid w:val="0064082A"/>
    <w:rsid w:val="006417D4"/>
    <w:rsid w:val="00642098"/>
    <w:rsid w:val="006426E1"/>
    <w:rsid w:val="0064351C"/>
    <w:rsid w:val="00644722"/>
    <w:rsid w:val="0064589E"/>
    <w:rsid w:val="006461A8"/>
    <w:rsid w:val="00646A0D"/>
    <w:rsid w:val="006472A1"/>
    <w:rsid w:val="00647A73"/>
    <w:rsid w:val="00647F4F"/>
    <w:rsid w:val="006501FD"/>
    <w:rsid w:val="00650565"/>
    <w:rsid w:val="00651291"/>
    <w:rsid w:val="00652B44"/>
    <w:rsid w:val="00654617"/>
    <w:rsid w:val="00655671"/>
    <w:rsid w:val="00655EE3"/>
    <w:rsid w:val="006604CE"/>
    <w:rsid w:val="00661585"/>
    <w:rsid w:val="0066415C"/>
    <w:rsid w:val="00664AD3"/>
    <w:rsid w:val="00664C52"/>
    <w:rsid w:val="0066575A"/>
    <w:rsid w:val="00666230"/>
    <w:rsid w:val="00666304"/>
    <w:rsid w:val="00667153"/>
    <w:rsid w:val="0067067F"/>
    <w:rsid w:val="00670F80"/>
    <w:rsid w:val="00671688"/>
    <w:rsid w:val="00671FAD"/>
    <w:rsid w:val="00672518"/>
    <w:rsid w:val="0067256B"/>
    <w:rsid w:val="0067268D"/>
    <w:rsid w:val="00673641"/>
    <w:rsid w:val="00675122"/>
    <w:rsid w:val="0067587C"/>
    <w:rsid w:val="00675F25"/>
    <w:rsid w:val="006765CF"/>
    <w:rsid w:val="00677450"/>
    <w:rsid w:val="006776A4"/>
    <w:rsid w:val="00677E9C"/>
    <w:rsid w:val="0068054F"/>
    <w:rsid w:val="006816BB"/>
    <w:rsid w:val="00682845"/>
    <w:rsid w:val="00683382"/>
    <w:rsid w:val="0068615E"/>
    <w:rsid w:val="0068690F"/>
    <w:rsid w:val="00686B7D"/>
    <w:rsid w:val="00686BEB"/>
    <w:rsid w:val="00690660"/>
    <w:rsid w:val="00690EDB"/>
    <w:rsid w:val="0069252C"/>
    <w:rsid w:val="00692D34"/>
    <w:rsid w:val="00692F3D"/>
    <w:rsid w:val="006937F9"/>
    <w:rsid w:val="00695647"/>
    <w:rsid w:val="00695874"/>
    <w:rsid w:val="00695C72"/>
    <w:rsid w:val="006962E0"/>
    <w:rsid w:val="00697B65"/>
    <w:rsid w:val="006A0221"/>
    <w:rsid w:val="006A0381"/>
    <w:rsid w:val="006A098D"/>
    <w:rsid w:val="006A2D16"/>
    <w:rsid w:val="006A342C"/>
    <w:rsid w:val="006A494F"/>
    <w:rsid w:val="006A505F"/>
    <w:rsid w:val="006A7617"/>
    <w:rsid w:val="006B049A"/>
    <w:rsid w:val="006B066F"/>
    <w:rsid w:val="006B2137"/>
    <w:rsid w:val="006B2C05"/>
    <w:rsid w:val="006B3406"/>
    <w:rsid w:val="006B345F"/>
    <w:rsid w:val="006B3630"/>
    <w:rsid w:val="006B3BF7"/>
    <w:rsid w:val="006B4241"/>
    <w:rsid w:val="006B4D29"/>
    <w:rsid w:val="006B5B31"/>
    <w:rsid w:val="006B6BF5"/>
    <w:rsid w:val="006B724A"/>
    <w:rsid w:val="006B79B8"/>
    <w:rsid w:val="006C0C43"/>
    <w:rsid w:val="006C0F84"/>
    <w:rsid w:val="006C28AB"/>
    <w:rsid w:val="006C2C5D"/>
    <w:rsid w:val="006C3E7A"/>
    <w:rsid w:val="006C560E"/>
    <w:rsid w:val="006C76BD"/>
    <w:rsid w:val="006D5F05"/>
    <w:rsid w:val="006D767D"/>
    <w:rsid w:val="006E15A0"/>
    <w:rsid w:val="006E1DB4"/>
    <w:rsid w:val="006E23E0"/>
    <w:rsid w:val="006E2525"/>
    <w:rsid w:val="006E3A32"/>
    <w:rsid w:val="006E4017"/>
    <w:rsid w:val="006E4A80"/>
    <w:rsid w:val="006E56AF"/>
    <w:rsid w:val="006E5AD5"/>
    <w:rsid w:val="006E5E62"/>
    <w:rsid w:val="006E63D0"/>
    <w:rsid w:val="006E68F0"/>
    <w:rsid w:val="006E7546"/>
    <w:rsid w:val="006E79DA"/>
    <w:rsid w:val="006E7B62"/>
    <w:rsid w:val="006E7F0C"/>
    <w:rsid w:val="006F073A"/>
    <w:rsid w:val="006F07AD"/>
    <w:rsid w:val="006F2103"/>
    <w:rsid w:val="006F2589"/>
    <w:rsid w:val="006F2B9D"/>
    <w:rsid w:val="006F4413"/>
    <w:rsid w:val="006F4F3D"/>
    <w:rsid w:val="006F55CC"/>
    <w:rsid w:val="006F5B0C"/>
    <w:rsid w:val="006F7C90"/>
    <w:rsid w:val="006F7F67"/>
    <w:rsid w:val="006F7FDC"/>
    <w:rsid w:val="00700317"/>
    <w:rsid w:val="00700F09"/>
    <w:rsid w:val="00701E4C"/>
    <w:rsid w:val="00702D24"/>
    <w:rsid w:val="00703E0E"/>
    <w:rsid w:val="007040F1"/>
    <w:rsid w:val="00704239"/>
    <w:rsid w:val="00704D61"/>
    <w:rsid w:val="00705F84"/>
    <w:rsid w:val="00707623"/>
    <w:rsid w:val="00712BC1"/>
    <w:rsid w:val="007139D6"/>
    <w:rsid w:val="007141C3"/>
    <w:rsid w:val="00714710"/>
    <w:rsid w:val="00714AF1"/>
    <w:rsid w:val="00715518"/>
    <w:rsid w:val="00715600"/>
    <w:rsid w:val="00715AB3"/>
    <w:rsid w:val="007169D4"/>
    <w:rsid w:val="0071768E"/>
    <w:rsid w:val="007201E6"/>
    <w:rsid w:val="00720274"/>
    <w:rsid w:val="00720453"/>
    <w:rsid w:val="00720FE8"/>
    <w:rsid w:val="007211B6"/>
    <w:rsid w:val="007218DD"/>
    <w:rsid w:val="00721C11"/>
    <w:rsid w:val="0072297D"/>
    <w:rsid w:val="00724B7F"/>
    <w:rsid w:val="00724E7E"/>
    <w:rsid w:val="00725964"/>
    <w:rsid w:val="00725D16"/>
    <w:rsid w:val="0072689D"/>
    <w:rsid w:val="0072711A"/>
    <w:rsid w:val="00730F8A"/>
    <w:rsid w:val="00733ABD"/>
    <w:rsid w:val="00734EE3"/>
    <w:rsid w:val="00735F0E"/>
    <w:rsid w:val="00736C6D"/>
    <w:rsid w:val="00740477"/>
    <w:rsid w:val="00740531"/>
    <w:rsid w:val="007407F4"/>
    <w:rsid w:val="007415BA"/>
    <w:rsid w:val="00741A33"/>
    <w:rsid w:val="00742B44"/>
    <w:rsid w:val="00742CF6"/>
    <w:rsid w:val="00742E89"/>
    <w:rsid w:val="0074428A"/>
    <w:rsid w:val="00744938"/>
    <w:rsid w:val="00745143"/>
    <w:rsid w:val="007464EC"/>
    <w:rsid w:val="00746EDC"/>
    <w:rsid w:val="00747670"/>
    <w:rsid w:val="0075091F"/>
    <w:rsid w:val="00750949"/>
    <w:rsid w:val="00754112"/>
    <w:rsid w:val="00754A45"/>
    <w:rsid w:val="00756536"/>
    <w:rsid w:val="007566A5"/>
    <w:rsid w:val="00757208"/>
    <w:rsid w:val="00757A7F"/>
    <w:rsid w:val="0076282F"/>
    <w:rsid w:val="0076323C"/>
    <w:rsid w:val="007634AF"/>
    <w:rsid w:val="00763554"/>
    <w:rsid w:val="007659AC"/>
    <w:rsid w:val="00765DAF"/>
    <w:rsid w:val="007677CB"/>
    <w:rsid w:val="007701F1"/>
    <w:rsid w:val="00770F8B"/>
    <w:rsid w:val="00771174"/>
    <w:rsid w:val="0077127A"/>
    <w:rsid w:val="007712B4"/>
    <w:rsid w:val="00772068"/>
    <w:rsid w:val="007736D4"/>
    <w:rsid w:val="007740BF"/>
    <w:rsid w:val="0077514E"/>
    <w:rsid w:val="00775928"/>
    <w:rsid w:val="00775D2C"/>
    <w:rsid w:val="00775F43"/>
    <w:rsid w:val="00776AF2"/>
    <w:rsid w:val="0077766B"/>
    <w:rsid w:val="0078099D"/>
    <w:rsid w:val="00781089"/>
    <w:rsid w:val="0078179C"/>
    <w:rsid w:val="00782228"/>
    <w:rsid w:val="00784826"/>
    <w:rsid w:val="00784C42"/>
    <w:rsid w:val="00786520"/>
    <w:rsid w:val="00786BBA"/>
    <w:rsid w:val="00786EF3"/>
    <w:rsid w:val="00787E02"/>
    <w:rsid w:val="00792A98"/>
    <w:rsid w:val="00792D01"/>
    <w:rsid w:val="00793B22"/>
    <w:rsid w:val="00794673"/>
    <w:rsid w:val="00794EB2"/>
    <w:rsid w:val="00796069"/>
    <w:rsid w:val="007965A2"/>
    <w:rsid w:val="00796B73"/>
    <w:rsid w:val="00797B3A"/>
    <w:rsid w:val="007A08FF"/>
    <w:rsid w:val="007A09F5"/>
    <w:rsid w:val="007A0B8A"/>
    <w:rsid w:val="007A0E8A"/>
    <w:rsid w:val="007A1828"/>
    <w:rsid w:val="007A2183"/>
    <w:rsid w:val="007A254A"/>
    <w:rsid w:val="007A2C66"/>
    <w:rsid w:val="007A444F"/>
    <w:rsid w:val="007A489D"/>
    <w:rsid w:val="007A4D71"/>
    <w:rsid w:val="007A546E"/>
    <w:rsid w:val="007A5C6A"/>
    <w:rsid w:val="007A6555"/>
    <w:rsid w:val="007A67E6"/>
    <w:rsid w:val="007A698E"/>
    <w:rsid w:val="007B0C3D"/>
    <w:rsid w:val="007B0DCD"/>
    <w:rsid w:val="007B1B95"/>
    <w:rsid w:val="007B2368"/>
    <w:rsid w:val="007B3A40"/>
    <w:rsid w:val="007B42C5"/>
    <w:rsid w:val="007B511C"/>
    <w:rsid w:val="007B5EE7"/>
    <w:rsid w:val="007B6110"/>
    <w:rsid w:val="007B6340"/>
    <w:rsid w:val="007B676B"/>
    <w:rsid w:val="007B73D2"/>
    <w:rsid w:val="007C051D"/>
    <w:rsid w:val="007C0975"/>
    <w:rsid w:val="007C0ABF"/>
    <w:rsid w:val="007C211A"/>
    <w:rsid w:val="007C25F6"/>
    <w:rsid w:val="007C2963"/>
    <w:rsid w:val="007C304C"/>
    <w:rsid w:val="007C6410"/>
    <w:rsid w:val="007C7227"/>
    <w:rsid w:val="007C7709"/>
    <w:rsid w:val="007C7E4D"/>
    <w:rsid w:val="007D199F"/>
    <w:rsid w:val="007D329B"/>
    <w:rsid w:val="007D3678"/>
    <w:rsid w:val="007D3C64"/>
    <w:rsid w:val="007D48C5"/>
    <w:rsid w:val="007D4B43"/>
    <w:rsid w:val="007D6974"/>
    <w:rsid w:val="007D7738"/>
    <w:rsid w:val="007E0112"/>
    <w:rsid w:val="007E069B"/>
    <w:rsid w:val="007E0BD0"/>
    <w:rsid w:val="007E206B"/>
    <w:rsid w:val="007E26A1"/>
    <w:rsid w:val="007E2B91"/>
    <w:rsid w:val="007E2C74"/>
    <w:rsid w:val="007E2D15"/>
    <w:rsid w:val="007E387B"/>
    <w:rsid w:val="007E4C02"/>
    <w:rsid w:val="007E5172"/>
    <w:rsid w:val="007E51D0"/>
    <w:rsid w:val="007E558E"/>
    <w:rsid w:val="007E57F6"/>
    <w:rsid w:val="007E6C56"/>
    <w:rsid w:val="007E6D6D"/>
    <w:rsid w:val="007E7048"/>
    <w:rsid w:val="007E78BF"/>
    <w:rsid w:val="007F0C87"/>
    <w:rsid w:val="007F0EA6"/>
    <w:rsid w:val="007F0ECF"/>
    <w:rsid w:val="007F224C"/>
    <w:rsid w:val="007F2324"/>
    <w:rsid w:val="007F24AA"/>
    <w:rsid w:val="007F2BBC"/>
    <w:rsid w:val="007F2FC2"/>
    <w:rsid w:val="007F34BF"/>
    <w:rsid w:val="007F6E74"/>
    <w:rsid w:val="007F7185"/>
    <w:rsid w:val="007F735C"/>
    <w:rsid w:val="007F73B5"/>
    <w:rsid w:val="007F76E1"/>
    <w:rsid w:val="007F7804"/>
    <w:rsid w:val="007F7DA8"/>
    <w:rsid w:val="008026DC"/>
    <w:rsid w:val="00802D14"/>
    <w:rsid w:val="0080355C"/>
    <w:rsid w:val="00804285"/>
    <w:rsid w:val="00804C61"/>
    <w:rsid w:val="008052D4"/>
    <w:rsid w:val="008056BE"/>
    <w:rsid w:val="008057AE"/>
    <w:rsid w:val="00805A7E"/>
    <w:rsid w:val="00805C70"/>
    <w:rsid w:val="00805EB8"/>
    <w:rsid w:val="00806F6F"/>
    <w:rsid w:val="00807389"/>
    <w:rsid w:val="0081030F"/>
    <w:rsid w:val="00810619"/>
    <w:rsid w:val="008108FF"/>
    <w:rsid w:val="00811463"/>
    <w:rsid w:val="00811B10"/>
    <w:rsid w:val="00811D5E"/>
    <w:rsid w:val="00812164"/>
    <w:rsid w:val="00813258"/>
    <w:rsid w:val="00813515"/>
    <w:rsid w:val="00814031"/>
    <w:rsid w:val="00814297"/>
    <w:rsid w:val="008158D6"/>
    <w:rsid w:val="00816AE2"/>
    <w:rsid w:val="00820297"/>
    <w:rsid w:val="0082281E"/>
    <w:rsid w:val="0082475C"/>
    <w:rsid w:val="0082506C"/>
    <w:rsid w:val="0082526B"/>
    <w:rsid w:val="00825689"/>
    <w:rsid w:val="0082623D"/>
    <w:rsid w:val="00826DA6"/>
    <w:rsid w:val="00827443"/>
    <w:rsid w:val="00827785"/>
    <w:rsid w:val="00827896"/>
    <w:rsid w:val="008278E6"/>
    <w:rsid w:val="0083018E"/>
    <w:rsid w:val="00831022"/>
    <w:rsid w:val="008328A8"/>
    <w:rsid w:val="0083327A"/>
    <w:rsid w:val="00834264"/>
    <w:rsid w:val="00834CAE"/>
    <w:rsid w:val="00835F8B"/>
    <w:rsid w:val="008367DE"/>
    <w:rsid w:val="0083719C"/>
    <w:rsid w:val="00840058"/>
    <w:rsid w:val="008409D6"/>
    <w:rsid w:val="00840F81"/>
    <w:rsid w:val="00841078"/>
    <w:rsid w:val="0084172C"/>
    <w:rsid w:val="00842277"/>
    <w:rsid w:val="00843202"/>
    <w:rsid w:val="00844300"/>
    <w:rsid w:val="008452C6"/>
    <w:rsid w:val="00847504"/>
    <w:rsid w:val="00850E9D"/>
    <w:rsid w:val="008512A5"/>
    <w:rsid w:val="00851917"/>
    <w:rsid w:val="00852F4F"/>
    <w:rsid w:val="00853AE8"/>
    <w:rsid w:val="00853E5B"/>
    <w:rsid w:val="008542A6"/>
    <w:rsid w:val="00854F30"/>
    <w:rsid w:val="008554A1"/>
    <w:rsid w:val="00860B73"/>
    <w:rsid w:val="00860E83"/>
    <w:rsid w:val="00860FE0"/>
    <w:rsid w:val="00862466"/>
    <w:rsid w:val="00863848"/>
    <w:rsid w:val="00864FA8"/>
    <w:rsid w:val="00865450"/>
    <w:rsid w:val="00865C0B"/>
    <w:rsid w:val="0086721C"/>
    <w:rsid w:val="008679BD"/>
    <w:rsid w:val="00867E51"/>
    <w:rsid w:val="0087032D"/>
    <w:rsid w:val="00870360"/>
    <w:rsid w:val="00870501"/>
    <w:rsid w:val="008711AF"/>
    <w:rsid w:val="00874526"/>
    <w:rsid w:val="00874A56"/>
    <w:rsid w:val="00875285"/>
    <w:rsid w:val="0087624D"/>
    <w:rsid w:val="00876959"/>
    <w:rsid w:val="00877492"/>
    <w:rsid w:val="00880856"/>
    <w:rsid w:val="008811E8"/>
    <w:rsid w:val="0088290B"/>
    <w:rsid w:val="00883AC9"/>
    <w:rsid w:val="00883F13"/>
    <w:rsid w:val="00884909"/>
    <w:rsid w:val="00885FB3"/>
    <w:rsid w:val="00886928"/>
    <w:rsid w:val="008900F1"/>
    <w:rsid w:val="00890286"/>
    <w:rsid w:val="008907CC"/>
    <w:rsid w:val="0089108F"/>
    <w:rsid w:val="0089317F"/>
    <w:rsid w:val="00893986"/>
    <w:rsid w:val="008939BE"/>
    <w:rsid w:val="00893BD7"/>
    <w:rsid w:val="008946D2"/>
    <w:rsid w:val="008949A7"/>
    <w:rsid w:val="00894BA8"/>
    <w:rsid w:val="00897469"/>
    <w:rsid w:val="008A08B7"/>
    <w:rsid w:val="008A0CD9"/>
    <w:rsid w:val="008A1855"/>
    <w:rsid w:val="008A1B09"/>
    <w:rsid w:val="008A25FF"/>
    <w:rsid w:val="008A2CCB"/>
    <w:rsid w:val="008A56D7"/>
    <w:rsid w:val="008A6301"/>
    <w:rsid w:val="008A6D23"/>
    <w:rsid w:val="008B0248"/>
    <w:rsid w:val="008B075D"/>
    <w:rsid w:val="008B0FB8"/>
    <w:rsid w:val="008B1A4E"/>
    <w:rsid w:val="008B2DFE"/>
    <w:rsid w:val="008B300B"/>
    <w:rsid w:val="008B4829"/>
    <w:rsid w:val="008B50F0"/>
    <w:rsid w:val="008B58B5"/>
    <w:rsid w:val="008B6754"/>
    <w:rsid w:val="008B713F"/>
    <w:rsid w:val="008B77A3"/>
    <w:rsid w:val="008B7DCF"/>
    <w:rsid w:val="008B7EC0"/>
    <w:rsid w:val="008C1D10"/>
    <w:rsid w:val="008C3E5E"/>
    <w:rsid w:val="008C4AA3"/>
    <w:rsid w:val="008C4F75"/>
    <w:rsid w:val="008C51CF"/>
    <w:rsid w:val="008C520B"/>
    <w:rsid w:val="008C5E74"/>
    <w:rsid w:val="008C664A"/>
    <w:rsid w:val="008C7A70"/>
    <w:rsid w:val="008D053B"/>
    <w:rsid w:val="008D0742"/>
    <w:rsid w:val="008D0881"/>
    <w:rsid w:val="008D0DFA"/>
    <w:rsid w:val="008D0EF8"/>
    <w:rsid w:val="008D1524"/>
    <w:rsid w:val="008D2A44"/>
    <w:rsid w:val="008D3730"/>
    <w:rsid w:val="008D3C47"/>
    <w:rsid w:val="008D49A1"/>
    <w:rsid w:val="008D527D"/>
    <w:rsid w:val="008D78F2"/>
    <w:rsid w:val="008E0368"/>
    <w:rsid w:val="008E13D8"/>
    <w:rsid w:val="008E1CDA"/>
    <w:rsid w:val="008E2AAD"/>
    <w:rsid w:val="008E3687"/>
    <w:rsid w:val="008E36A2"/>
    <w:rsid w:val="008E3BFD"/>
    <w:rsid w:val="008E489C"/>
    <w:rsid w:val="008E5F86"/>
    <w:rsid w:val="008E62BA"/>
    <w:rsid w:val="008E6977"/>
    <w:rsid w:val="008E7C6B"/>
    <w:rsid w:val="008F0DB6"/>
    <w:rsid w:val="008F24FF"/>
    <w:rsid w:val="008F3653"/>
    <w:rsid w:val="008F5421"/>
    <w:rsid w:val="008F586D"/>
    <w:rsid w:val="008F61CD"/>
    <w:rsid w:val="008F6698"/>
    <w:rsid w:val="008F7C77"/>
    <w:rsid w:val="008F7E59"/>
    <w:rsid w:val="009002BC"/>
    <w:rsid w:val="00900A27"/>
    <w:rsid w:val="00900E4D"/>
    <w:rsid w:val="00900F6D"/>
    <w:rsid w:val="009015B1"/>
    <w:rsid w:val="00901647"/>
    <w:rsid w:val="009016AB"/>
    <w:rsid w:val="00902B9C"/>
    <w:rsid w:val="009038D0"/>
    <w:rsid w:val="009039D0"/>
    <w:rsid w:val="0090448D"/>
    <w:rsid w:val="00905695"/>
    <w:rsid w:val="00906341"/>
    <w:rsid w:val="0090648B"/>
    <w:rsid w:val="00906B32"/>
    <w:rsid w:val="00907FB4"/>
    <w:rsid w:val="00910756"/>
    <w:rsid w:val="00910E3A"/>
    <w:rsid w:val="009126D9"/>
    <w:rsid w:val="0091358A"/>
    <w:rsid w:val="00913877"/>
    <w:rsid w:val="00914169"/>
    <w:rsid w:val="00916C9B"/>
    <w:rsid w:val="00917142"/>
    <w:rsid w:val="009171D8"/>
    <w:rsid w:val="009201AD"/>
    <w:rsid w:val="00920E23"/>
    <w:rsid w:val="00921A24"/>
    <w:rsid w:val="00921A52"/>
    <w:rsid w:val="009223EE"/>
    <w:rsid w:val="00922EE8"/>
    <w:rsid w:val="00923F18"/>
    <w:rsid w:val="0092466F"/>
    <w:rsid w:val="00924738"/>
    <w:rsid w:val="00925531"/>
    <w:rsid w:val="00925967"/>
    <w:rsid w:val="00925ABC"/>
    <w:rsid w:val="00926B15"/>
    <w:rsid w:val="0092754D"/>
    <w:rsid w:val="00927811"/>
    <w:rsid w:val="0093232C"/>
    <w:rsid w:val="00932769"/>
    <w:rsid w:val="0093416B"/>
    <w:rsid w:val="00935DD0"/>
    <w:rsid w:val="009404DC"/>
    <w:rsid w:val="009419FF"/>
    <w:rsid w:val="009420D8"/>
    <w:rsid w:val="00942C50"/>
    <w:rsid w:val="009434E3"/>
    <w:rsid w:val="00943786"/>
    <w:rsid w:val="00944528"/>
    <w:rsid w:val="0094583F"/>
    <w:rsid w:val="009465FC"/>
    <w:rsid w:val="0095040F"/>
    <w:rsid w:val="009510E2"/>
    <w:rsid w:val="00951230"/>
    <w:rsid w:val="009517E5"/>
    <w:rsid w:val="0095279C"/>
    <w:rsid w:val="00953722"/>
    <w:rsid w:val="009542E0"/>
    <w:rsid w:val="00955468"/>
    <w:rsid w:val="0095717C"/>
    <w:rsid w:val="00957733"/>
    <w:rsid w:val="0095797A"/>
    <w:rsid w:val="00957D7D"/>
    <w:rsid w:val="00957F8F"/>
    <w:rsid w:val="0096085C"/>
    <w:rsid w:val="00960F7D"/>
    <w:rsid w:val="00961918"/>
    <w:rsid w:val="00961D28"/>
    <w:rsid w:val="009628EC"/>
    <w:rsid w:val="00963A67"/>
    <w:rsid w:val="00964CFB"/>
    <w:rsid w:val="009653F7"/>
    <w:rsid w:val="00965AD2"/>
    <w:rsid w:val="0096618A"/>
    <w:rsid w:val="00966A7B"/>
    <w:rsid w:val="00967592"/>
    <w:rsid w:val="00967DDC"/>
    <w:rsid w:val="00972053"/>
    <w:rsid w:val="00973538"/>
    <w:rsid w:val="00973C6B"/>
    <w:rsid w:val="00974916"/>
    <w:rsid w:val="00975410"/>
    <w:rsid w:val="0097654D"/>
    <w:rsid w:val="00976CD8"/>
    <w:rsid w:val="009777C9"/>
    <w:rsid w:val="00977EB6"/>
    <w:rsid w:val="009802CB"/>
    <w:rsid w:val="009804EB"/>
    <w:rsid w:val="00980D2F"/>
    <w:rsid w:val="00981147"/>
    <w:rsid w:val="00981B03"/>
    <w:rsid w:val="0098211E"/>
    <w:rsid w:val="00982D6D"/>
    <w:rsid w:val="00982D86"/>
    <w:rsid w:val="00982E36"/>
    <w:rsid w:val="009836AD"/>
    <w:rsid w:val="00983FDB"/>
    <w:rsid w:val="00984089"/>
    <w:rsid w:val="009841BF"/>
    <w:rsid w:val="009850BC"/>
    <w:rsid w:val="009852BA"/>
    <w:rsid w:val="009857D5"/>
    <w:rsid w:val="009858D1"/>
    <w:rsid w:val="00986896"/>
    <w:rsid w:val="00986BB7"/>
    <w:rsid w:val="00986CA7"/>
    <w:rsid w:val="00987110"/>
    <w:rsid w:val="009879E0"/>
    <w:rsid w:val="0099128D"/>
    <w:rsid w:val="009919CE"/>
    <w:rsid w:val="00992C88"/>
    <w:rsid w:val="00993711"/>
    <w:rsid w:val="009937D8"/>
    <w:rsid w:val="00993969"/>
    <w:rsid w:val="0099421E"/>
    <w:rsid w:val="00994A51"/>
    <w:rsid w:val="0099666C"/>
    <w:rsid w:val="00996926"/>
    <w:rsid w:val="00997A99"/>
    <w:rsid w:val="009A17EF"/>
    <w:rsid w:val="009A194E"/>
    <w:rsid w:val="009A31EB"/>
    <w:rsid w:val="009A3F1C"/>
    <w:rsid w:val="009A43F5"/>
    <w:rsid w:val="009A5122"/>
    <w:rsid w:val="009A7169"/>
    <w:rsid w:val="009A72C1"/>
    <w:rsid w:val="009A785E"/>
    <w:rsid w:val="009A7C91"/>
    <w:rsid w:val="009B0268"/>
    <w:rsid w:val="009B0A6B"/>
    <w:rsid w:val="009B0A9F"/>
    <w:rsid w:val="009B14A1"/>
    <w:rsid w:val="009B2967"/>
    <w:rsid w:val="009B2B94"/>
    <w:rsid w:val="009B2D75"/>
    <w:rsid w:val="009B3688"/>
    <w:rsid w:val="009B3761"/>
    <w:rsid w:val="009B77A5"/>
    <w:rsid w:val="009B797A"/>
    <w:rsid w:val="009C0F4B"/>
    <w:rsid w:val="009C24BC"/>
    <w:rsid w:val="009C29E3"/>
    <w:rsid w:val="009C3631"/>
    <w:rsid w:val="009C3874"/>
    <w:rsid w:val="009C4F55"/>
    <w:rsid w:val="009C56F1"/>
    <w:rsid w:val="009D0888"/>
    <w:rsid w:val="009D25E4"/>
    <w:rsid w:val="009D26C9"/>
    <w:rsid w:val="009D34D7"/>
    <w:rsid w:val="009D3A60"/>
    <w:rsid w:val="009D3FB4"/>
    <w:rsid w:val="009D47E3"/>
    <w:rsid w:val="009D5B1E"/>
    <w:rsid w:val="009D60E6"/>
    <w:rsid w:val="009D6252"/>
    <w:rsid w:val="009D7ADB"/>
    <w:rsid w:val="009E0DA2"/>
    <w:rsid w:val="009E10A7"/>
    <w:rsid w:val="009E1879"/>
    <w:rsid w:val="009E28B6"/>
    <w:rsid w:val="009E2F91"/>
    <w:rsid w:val="009E42C9"/>
    <w:rsid w:val="009E4524"/>
    <w:rsid w:val="009E4A4F"/>
    <w:rsid w:val="009E62B5"/>
    <w:rsid w:val="009E6723"/>
    <w:rsid w:val="009E7108"/>
    <w:rsid w:val="009E764E"/>
    <w:rsid w:val="009E7818"/>
    <w:rsid w:val="009F00FC"/>
    <w:rsid w:val="009F0695"/>
    <w:rsid w:val="009F06CF"/>
    <w:rsid w:val="009F1D87"/>
    <w:rsid w:val="009F22FF"/>
    <w:rsid w:val="009F29FE"/>
    <w:rsid w:val="009F2E06"/>
    <w:rsid w:val="009F2E8B"/>
    <w:rsid w:val="009F4D58"/>
    <w:rsid w:val="009F4EB5"/>
    <w:rsid w:val="009F50D7"/>
    <w:rsid w:val="009F62F7"/>
    <w:rsid w:val="009F7EE0"/>
    <w:rsid w:val="00A023B2"/>
    <w:rsid w:val="00A0276E"/>
    <w:rsid w:val="00A032BF"/>
    <w:rsid w:val="00A03C2C"/>
    <w:rsid w:val="00A03EFE"/>
    <w:rsid w:val="00A05538"/>
    <w:rsid w:val="00A05F24"/>
    <w:rsid w:val="00A0786A"/>
    <w:rsid w:val="00A11651"/>
    <w:rsid w:val="00A12A2D"/>
    <w:rsid w:val="00A12E04"/>
    <w:rsid w:val="00A13528"/>
    <w:rsid w:val="00A1380B"/>
    <w:rsid w:val="00A13C9D"/>
    <w:rsid w:val="00A142E7"/>
    <w:rsid w:val="00A1535D"/>
    <w:rsid w:val="00A15D7C"/>
    <w:rsid w:val="00A16C47"/>
    <w:rsid w:val="00A170D7"/>
    <w:rsid w:val="00A173AD"/>
    <w:rsid w:val="00A178A9"/>
    <w:rsid w:val="00A17B91"/>
    <w:rsid w:val="00A206A0"/>
    <w:rsid w:val="00A218A1"/>
    <w:rsid w:val="00A2252D"/>
    <w:rsid w:val="00A22B43"/>
    <w:rsid w:val="00A252D9"/>
    <w:rsid w:val="00A257D1"/>
    <w:rsid w:val="00A257EC"/>
    <w:rsid w:val="00A27B18"/>
    <w:rsid w:val="00A27BEF"/>
    <w:rsid w:val="00A30281"/>
    <w:rsid w:val="00A31A07"/>
    <w:rsid w:val="00A32047"/>
    <w:rsid w:val="00A326CB"/>
    <w:rsid w:val="00A33A6C"/>
    <w:rsid w:val="00A344F6"/>
    <w:rsid w:val="00A3492A"/>
    <w:rsid w:val="00A36421"/>
    <w:rsid w:val="00A40297"/>
    <w:rsid w:val="00A4117C"/>
    <w:rsid w:val="00A42727"/>
    <w:rsid w:val="00A427BC"/>
    <w:rsid w:val="00A434D5"/>
    <w:rsid w:val="00A44151"/>
    <w:rsid w:val="00A44437"/>
    <w:rsid w:val="00A45114"/>
    <w:rsid w:val="00A45A6F"/>
    <w:rsid w:val="00A45B06"/>
    <w:rsid w:val="00A50641"/>
    <w:rsid w:val="00A512A4"/>
    <w:rsid w:val="00A51D37"/>
    <w:rsid w:val="00A51F6C"/>
    <w:rsid w:val="00A526C9"/>
    <w:rsid w:val="00A534A8"/>
    <w:rsid w:val="00A53AF7"/>
    <w:rsid w:val="00A53E4D"/>
    <w:rsid w:val="00A542BE"/>
    <w:rsid w:val="00A5464A"/>
    <w:rsid w:val="00A5508B"/>
    <w:rsid w:val="00A56FBA"/>
    <w:rsid w:val="00A57211"/>
    <w:rsid w:val="00A57409"/>
    <w:rsid w:val="00A60C9A"/>
    <w:rsid w:val="00A60E26"/>
    <w:rsid w:val="00A61065"/>
    <w:rsid w:val="00A6177B"/>
    <w:rsid w:val="00A61CDC"/>
    <w:rsid w:val="00A62100"/>
    <w:rsid w:val="00A6226F"/>
    <w:rsid w:val="00A62844"/>
    <w:rsid w:val="00A62F4D"/>
    <w:rsid w:val="00A63146"/>
    <w:rsid w:val="00A63F52"/>
    <w:rsid w:val="00A6472F"/>
    <w:rsid w:val="00A6513F"/>
    <w:rsid w:val="00A65219"/>
    <w:rsid w:val="00A66781"/>
    <w:rsid w:val="00A66E7B"/>
    <w:rsid w:val="00A67484"/>
    <w:rsid w:val="00A70F56"/>
    <w:rsid w:val="00A713A6"/>
    <w:rsid w:val="00A720CE"/>
    <w:rsid w:val="00A732DE"/>
    <w:rsid w:val="00A73409"/>
    <w:rsid w:val="00A73B89"/>
    <w:rsid w:val="00A742F6"/>
    <w:rsid w:val="00A76367"/>
    <w:rsid w:val="00A776F0"/>
    <w:rsid w:val="00A77B9F"/>
    <w:rsid w:val="00A8039B"/>
    <w:rsid w:val="00A8046D"/>
    <w:rsid w:val="00A80602"/>
    <w:rsid w:val="00A83233"/>
    <w:rsid w:val="00A84EBD"/>
    <w:rsid w:val="00A85383"/>
    <w:rsid w:val="00A85D15"/>
    <w:rsid w:val="00A905A9"/>
    <w:rsid w:val="00A907CF"/>
    <w:rsid w:val="00A911D6"/>
    <w:rsid w:val="00A92DBE"/>
    <w:rsid w:val="00A9394E"/>
    <w:rsid w:val="00A954C5"/>
    <w:rsid w:val="00A95991"/>
    <w:rsid w:val="00A95BC2"/>
    <w:rsid w:val="00A96880"/>
    <w:rsid w:val="00A979A8"/>
    <w:rsid w:val="00A97FA8"/>
    <w:rsid w:val="00AA3618"/>
    <w:rsid w:val="00AA364D"/>
    <w:rsid w:val="00AA4D6E"/>
    <w:rsid w:val="00AA4F5E"/>
    <w:rsid w:val="00AA7F46"/>
    <w:rsid w:val="00AB0CFC"/>
    <w:rsid w:val="00AB123D"/>
    <w:rsid w:val="00AB14DA"/>
    <w:rsid w:val="00AB17CF"/>
    <w:rsid w:val="00AB1B16"/>
    <w:rsid w:val="00AB42DA"/>
    <w:rsid w:val="00AB478B"/>
    <w:rsid w:val="00AB4A8B"/>
    <w:rsid w:val="00AB6339"/>
    <w:rsid w:val="00AB689C"/>
    <w:rsid w:val="00AB748F"/>
    <w:rsid w:val="00AC02FE"/>
    <w:rsid w:val="00AC0811"/>
    <w:rsid w:val="00AC20E2"/>
    <w:rsid w:val="00AC2458"/>
    <w:rsid w:val="00AC3364"/>
    <w:rsid w:val="00AC3D08"/>
    <w:rsid w:val="00AC4B88"/>
    <w:rsid w:val="00AC64CF"/>
    <w:rsid w:val="00AC736E"/>
    <w:rsid w:val="00AD0997"/>
    <w:rsid w:val="00AD0B86"/>
    <w:rsid w:val="00AD0BC3"/>
    <w:rsid w:val="00AD1460"/>
    <w:rsid w:val="00AD171D"/>
    <w:rsid w:val="00AD34AD"/>
    <w:rsid w:val="00AD41B7"/>
    <w:rsid w:val="00AD5701"/>
    <w:rsid w:val="00AD5952"/>
    <w:rsid w:val="00AD5B22"/>
    <w:rsid w:val="00AD61E0"/>
    <w:rsid w:val="00AE04ED"/>
    <w:rsid w:val="00AE09DD"/>
    <w:rsid w:val="00AE2ED1"/>
    <w:rsid w:val="00AE3529"/>
    <w:rsid w:val="00AE3E7C"/>
    <w:rsid w:val="00AE402A"/>
    <w:rsid w:val="00AE5639"/>
    <w:rsid w:val="00AE5B19"/>
    <w:rsid w:val="00AE5CEE"/>
    <w:rsid w:val="00AE6385"/>
    <w:rsid w:val="00AE711E"/>
    <w:rsid w:val="00AE7E45"/>
    <w:rsid w:val="00AF05C1"/>
    <w:rsid w:val="00AF0768"/>
    <w:rsid w:val="00AF0D81"/>
    <w:rsid w:val="00AF0E67"/>
    <w:rsid w:val="00AF0FF7"/>
    <w:rsid w:val="00AF1F0A"/>
    <w:rsid w:val="00AF4C68"/>
    <w:rsid w:val="00AF5538"/>
    <w:rsid w:val="00AF5EA7"/>
    <w:rsid w:val="00AF6F7A"/>
    <w:rsid w:val="00AF7F90"/>
    <w:rsid w:val="00B0141B"/>
    <w:rsid w:val="00B0172F"/>
    <w:rsid w:val="00B020EB"/>
    <w:rsid w:val="00B03281"/>
    <w:rsid w:val="00B04480"/>
    <w:rsid w:val="00B04706"/>
    <w:rsid w:val="00B057B9"/>
    <w:rsid w:val="00B06083"/>
    <w:rsid w:val="00B06AF4"/>
    <w:rsid w:val="00B06E28"/>
    <w:rsid w:val="00B07601"/>
    <w:rsid w:val="00B10037"/>
    <w:rsid w:val="00B103C5"/>
    <w:rsid w:val="00B108CA"/>
    <w:rsid w:val="00B10C48"/>
    <w:rsid w:val="00B117F4"/>
    <w:rsid w:val="00B12095"/>
    <w:rsid w:val="00B1276D"/>
    <w:rsid w:val="00B12870"/>
    <w:rsid w:val="00B13EED"/>
    <w:rsid w:val="00B13F0F"/>
    <w:rsid w:val="00B14117"/>
    <w:rsid w:val="00B1415B"/>
    <w:rsid w:val="00B143A5"/>
    <w:rsid w:val="00B14537"/>
    <w:rsid w:val="00B15900"/>
    <w:rsid w:val="00B15920"/>
    <w:rsid w:val="00B164CD"/>
    <w:rsid w:val="00B16ACD"/>
    <w:rsid w:val="00B179D9"/>
    <w:rsid w:val="00B208A8"/>
    <w:rsid w:val="00B21007"/>
    <w:rsid w:val="00B2171F"/>
    <w:rsid w:val="00B21891"/>
    <w:rsid w:val="00B23C62"/>
    <w:rsid w:val="00B24901"/>
    <w:rsid w:val="00B24E3B"/>
    <w:rsid w:val="00B278DA"/>
    <w:rsid w:val="00B318BE"/>
    <w:rsid w:val="00B31DBB"/>
    <w:rsid w:val="00B32225"/>
    <w:rsid w:val="00B3267B"/>
    <w:rsid w:val="00B32D4F"/>
    <w:rsid w:val="00B32FC6"/>
    <w:rsid w:val="00B33907"/>
    <w:rsid w:val="00B33949"/>
    <w:rsid w:val="00B33CA5"/>
    <w:rsid w:val="00B35D16"/>
    <w:rsid w:val="00B35D3D"/>
    <w:rsid w:val="00B3644C"/>
    <w:rsid w:val="00B368B1"/>
    <w:rsid w:val="00B37246"/>
    <w:rsid w:val="00B40A2E"/>
    <w:rsid w:val="00B40CDD"/>
    <w:rsid w:val="00B41B65"/>
    <w:rsid w:val="00B41CE1"/>
    <w:rsid w:val="00B41D41"/>
    <w:rsid w:val="00B42346"/>
    <w:rsid w:val="00B424FA"/>
    <w:rsid w:val="00B437F2"/>
    <w:rsid w:val="00B43B0A"/>
    <w:rsid w:val="00B4475A"/>
    <w:rsid w:val="00B448FD"/>
    <w:rsid w:val="00B451BE"/>
    <w:rsid w:val="00B45788"/>
    <w:rsid w:val="00B457C9"/>
    <w:rsid w:val="00B45C61"/>
    <w:rsid w:val="00B464B9"/>
    <w:rsid w:val="00B46F85"/>
    <w:rsid w:val="00B50106"/>
    <w:rsid w:val="00B52829"/>
    <w:rsid w:val="00B52D23"/>
    <w:rsid w:val="00B54C1D"/>
    <w:rsid w:val="00B5588E"/>
    <w:rsid w:val="00B55D6F"/>
    <w:rsid w:val="00B565B9"/>
    <w:rsid w:val="00B5751C"/>
    <w:rsid w:val="00B576C3"/>
    <w:rsid w:val="00B57B68"/>
    <w:rsid w:val="00B57D6C"/>
    <w:rsid w:val="00B60F14"/>
    <w:rsid w:val="00B6131C"/>
    <w:rsid w:val="00B61FF2"/>
    <w:rsid w:val="00B62250"/>
    <w:rsid w:val="00B62412"/>
    <w:rsid w:val="00B63750"/>
    <w:rsid w:val="00B63B1B"/>
    <w:rsid w:val="00B65394"/>
    <w:rsid w:val="00B65426"/>
    <w:rsid w:val="00B65538"/>
    <w:rsid w:val="00B65719"/>
    <w:rsid w:val="00B65F5E"/>
    <w:rsid w:val="00B66031"/>
    <w:rsid w:val="00B66169"/>
    <w:rsid w:val="00B67248"/>
    <w:rsid w:val="00B67C6C"/>
    <w:rsid w:val="00B72A74"/>
    <w:rsid w:val="00B7336B"/>
    <w:rsid w:val="00B73753"/>
    <w:rsid w:val="00B73BFD"/>
    <w:rsid w:val="00B740CA"/>
    <w:rsid w:val="00B74804"/>
    <w:rsid w:val="00B74816"/>
    <w:rsid w:val="00B75185"/>
    <w:rsid w:val="00B7572F"/>
    <w:rsid w:val="00B77A36"/>
    <w:rsid w:val="00B810DF"/>
    <w:rsid w:val="00B81635"/>
    <w:rsid w:val="00B848E4"/>
    <w:rsid w:val="00B84C14"/>
    <w:rsid w:val="00B8580F"/>
    <w:rsid w:val="00B85B27"/>
    <w:rsid w:val="00B873E7"/>
    <w:rsid w:val="00B87DE0"/>
    <w:rsid w:val="00B90333"/>
    <w:rsid w:val="00B91E8E"/>
    <w:rsid w:val="00B92195"/>
    <w:rsid w:val="00B92624"/>
    <w:rsid w:val="00B92AB8"/>
    <w:rsid w:val="00B92E44"/>
    <w:rsid w:val="00B946C8"/>
    <w:rsid w:val="00B94823"/>
    <w:rsid w:val="00B95862"/>
    <w:rsid w:val="00B95E78"/>
    <w:rsid w:val="00B96886"/>
    <w:rsid w:val="00B96CDA"/>
    <w:rsid w:val="00B96FD5"/>
    <w:rsid w:val="00B977F6"/>
    <w:rsid w:val="00B97C4B"/>
    <w:rsid w:val="00BA0543"/>
    <w:rsid w:val="00BA1408"/>
    <w:rsid w:val="00BA1907"/>
    <w:rsid w:val="00BA1CF1"/>
    <w:rsid w:val="00BA230F"/>
    <w:rsid w:val="00BA3980"/>
    <w:rsid w:val="00BA3F8C"/>
    <w:rsid w:val="00BA495C"/>
    <w:rsid w:val="00BA4EE4"/>
    <w:rsid w:val="00BA5804"/>
    <w:rsid w:val="00BA5C7B"/>
    <w:rsid w:val="00BA6DF9"/>
    <w:rsid w:val="00BA765E"/>
    <w:rsid w:val="00BB08BD"/>
    <w:rsid w:val="00BB2ADF"/>
    <w:rsid w:val="00BB4469"/>
    <w:rsid w:val="00BB61F6"/>
    <w:rsid w:val="00BB65C1"/>
    <w:rsid w:val="00BC0154"/>
    <w:rsid w:val="00BC06DE"/>
    <w:rsid w:val="00BC24DA"/>
    <w:rsid w:val="00BC2858"/>
    <w:rsid w:val="00BC33F8"/>
    <w:rsid w:val="00BC353B"/>
    <w:rsid w:val="00BC4327"/>
    <w:rsid w:val="00BC6A5B"/>
    <w:rsid w:val="00BC7794"/>
    <w:rsid w:val="00BD00A8"/>
    <w:rsid w:val="00BD0E6B"/>
    <w:rsid w:val="00BD1070"/>
    <w:rsid w:val="00BD2175"/>
    <w:rsid w:val="00BD2745"/>
    <w:rsid w:val="00BD2A3F"/>
    <w:rsid w:val="00BD2B69"/>
    <w:rsid w:val="00BD39CF"/>
    <w:rsid w:val="00BD4A43"/>
    <w:rsid w:val="00BD4EEE"/>
    <w:rsid w:val="00BE0702"/>
    <w:rsid w:val="00BE12E3"/>
    <w:rsid w:val="00BE225B"/>
    <w:rsid w:val="00BE279C"/>
    <w:rsid w:val="00BE33B7"/>
    <w:rsid w:val="00BE3589"/>
    <w:rsid w:val="00BE3EFE"/>
    <w:rsid w:val="00BE6489"/>
    <w:rsid w:val="00BE7EE4"/>
    <w:rsid w:val="00BF087C"/>
    <w:rsid w:val="00BF26EB"/>
    <w:rsid w:val="00BF2864"/>
    <w:rsid w:val="00BF2A72"/>
    <w:rsid w:val="00BF376A"/>
    <w:rsid w:val="00BF37C2"/>
    <w:rsid w:val="00BF4105"/>
    <w:rsid w:val="00BF45F2"/>
    <w:rsid w:val="00BF5102"/>
    <w:rsid w:val="00BF5678"/>
    <w:rsid w:val="00BF67E7"/>
    <w:rsid w:val="00C01088"/>
    <w:rsid w:val="00C026DA"/>
    <w:rsid w:val="00C05AC2"/>
    <w:rsid w:val="00C05E35"/>
    <w:rsid w:val="00C06B65"/>
    <w:rsid w:val="00C10B8D"/>
    <w:rsid w:val="00C11870"/>
    <w:rsid w:val="00C11F42"/>
    <w:rsid w:val="00C139A5"/>
    <w:rsid w:val="00C13B43"/>
    <w:rsid w:val="00C13BBE"/>
    <w:rsid w:val="00C15C7A"/>
    <w:rsid w:val="00C16ADA"/>
    <w:rsid w:val="00C16C83"/>
    <w:rsid w:val="00C16CBC"/>
    <w:rsid w:val="00C1718F"/>
    <w:rsid w:val="00C17202"/>
    <w:rsid w:val="00C17300"/>
    <w:rsid w:val="00C17493"/>
    <w:rsid w:val="00C17B02"/>
    <w:rsid w:val="00C17FA8"/>
    <w:rsid w:val="00C2066A"/>
    <w:rsid w:val="00C21910"/>
    <w:rsid w:val="00C21DA1"/>
    <w:rsid w:val="00C21E63"/>
    <w:rsid w:val="00C21FA5"/>
    <w:rsid w:val="00C23CFC"/>
    <w:rsid w:val="00C23F4D"/>
    <w:rsid w:val="00C24564"/>
    <w:rsid w:val="00C24FF9"/>
    <w:rsid w:val="00C253A9"/>
    <w:rsid w:val="00C2633A"/>
    <w:rsid w:val="00C263C5"/>
    <w:rsid w:val="00C264EC"/>
    <w:rsid w:val="00C27358"/>
    <w:rsid w:val="00C27782"/>
    <w:rsid w:val="00C30579"/>
    <w:rsid w:val="00C30A64"/>
    <w:rsid w:val="00C310AA"/>
    <w:rsid w:val="00C334AD"/>
    <w:rsid w:val="00C33B87"/>
    <w:rsid w:val="00C33D0A"/>
    <w:rsid w:val="00C3471D"/>
    <w:rsid w:val="00C35D44"/>
    <w:rsid w:val="00C360EF"/>
    <w:rsid w:val="00C3623B"/>
    <w:rsid w:val="00C363ED"/>
    <w:rsid w:val="00C36403"/>
    <w:rsid w:val="00C368C3"/>
    <w:rsid w:val="00C37078"/>
    <w:rsid w:val="00C378A1"/>
    <w:rsid w:val="00C37978"/>
    <w:rsid w:val="00C41380"/>
    <w:rsid w:val="00C429E3"/>
    <w:rsid w:val="00C43A0E"/>
    <w:rsid w:val="00C46353"/>
    <w:rsid w:val="00C4651B"/>
    <w:rsid w:val="00C47372"/>
    <w:rsid w:val="00C47DF2"/>
    <w:rsid w:val="00C56D6D"/>
    <w:rsid w:val="00C56DB1"/>
    <w:rsid w:val="00C602DF"/>
    <w:rsid w:val="00C62FBC"/>
    <w:rsid w:val="00C6335C"/>
    <w:rsid w:val="00C64C21"/>
    <w:rsid w:val="00C64D17"/>
    <w:rsid w:val="00C6578D"/>
    <w:rsid w:val="00C65B98"/>
    <w:rsid w:val="00C67626"/>
    <w:rsid w:val="00C677DF"/>
    <w:rsid w:val="00C67B09"/>
    <w:rsid w:val="00C67C08"/>
    <w:rsid w:val="00C7010C"/>
    <w:rsid w:val="00C7157B"/>
    <w:rsid w:val="00C71AA1"/>
    <w:rsid w:val="00C71B6C"/>
    <w:rsid w:val="00C7311A"/>
    <w:rsid w:val="00C733FA"/>
    <w:rsid w:val="00C735A6"/>
    <w:rsid w:val="00C74088"/>
    <w:rsid w:val="00C755C5"/>
    <w:rsid w:val="00C756CE"/>
    <w:rsid w:val="00C76496"/>
    <w:rsid w:val="00C77336"/>
    <w:rsid w:val="00C80241"/>
    <w:rsid w:val="00C802C2"/>
    <w:rsid w:val="00C8240A"/>
    <w:rsid w:val="00C82B02"/>
    <w:rsid w:val="00C82B48"/>
    <w:rsid w:val="00C82FEE"/>
    <w:rsid w:val="00C833DF"/>
    <w:rsid w:val="00C8367F"/>
    <w:rsid w:val="00C837FD"/>
    <w:rsid w:val="00C83A82"/>
    <w:rsid w:val="00C84147"/>
    <w:rsid w:val="00C859BC"/>
    <w:rsid w:val="00C867B5"/>
    <w:rsid w:val="00C86DC0"/>
    <w:rsid w:val="00C907DB"/>
    <w:rsid w:val="00C908DA"/>
    <w:rsid w:val="00C91731"/>
    <w:rsid w:val="00C918A8"/>
    <w:rsid w:val="00C92A92"/>
    <w:rsid w:val="00C945F7"/>
    <w:rsid w:val="00C94F86"/>
    <w:rsid w:val="00C968E3"/>
    <w:rsid w:val="00C96B31"/>
    <w:rsid w:val="00C96BF4"/>
    <w:rsid w:val="00C978DD"/>
    <w:rsid w:val="00C97CF9"/>
    <w:rsid w:val="00CA068A"/>
    <w:rsid w:val="00CA089A"/>
    <w:rsid w:val="00CA1076"/>
    <w:rsid w:val="00CA154F"/>
    <w:rsid w:val="00CA2264"/>
    <w:rsid w:val="00CA344B"/>
    <w:rsid w:val="00CA5DBC"/>
    <w:rsid w:val="00CA76C4"/>
    <w:rsid w:val="00CA7E0F"/>
    <w:rsid w:val="00CA7E49"/>
    <w:rsid w:val="00CB0D0C"/>
    <w:rsid w:val="00CB0F67"/>
    <w:rsid w:val="00CB5F86"/>
    <w:rsid w:val="00CB6048"/>
    <w:rsid w:val="00CB6723"/>
    <w:rsid w:val="00CB6D6C"/>
    <w:rsid w:val="00CB7421"/>
    <w:rsid w:val="00CB77C8"/>
    <w:rsid w:val="00CC089B"/>
    <w:rsid w:val="00CC3DC4"/>
    <w:rsid w:val="00CC43F1"/>
    <w:rsid w:val="00CC45DB"/>
    <w:rsid w:val="00CC4732"/>
    <w:rsid w:val="00CC4AB8"/>
    <w:rsid w:val="00CC562C"/>
    <w:rsid w:val="00CC5E8C"/>
    <w:rsid w:val="00CC66DF"/>
    <w:rsid w:val="00CC6822"/>
    <w:rsid w:val="00CC6BEA"/>
    <w:rsid w:val="00CD1672"/>
    <w:rsid w:val="00CD1F6E"/>
    <w:rsid w:val="00CD325A"/>
    <w:rsid w:val="00CD37D7"/>
    <w:rsid w:val="00CD3ACB"/>
    <w:rsid w:val="00CD3BA5"/>
    <w:rsid w:val="00CD483B"/>
    <w:rsid w:val="00CD4D18"/>
    <w:rsid w:val="00CD63E2"/>
    <w:rsid w:val="00CE00C5"/>
    <w:rsid w:val="00CE06A8"/>
    <w:rsid w:val="00CE10FD"/>
    <w:rsid w:val="00CE3ABA"/>
    <w:rsid w:val="00CE421E"/>
    <w:rsid w:val="00CE48ED"/>
    <w:rsid w:val="00CE51E8"/>
    <w:rsid w:val="00CE581C"/>
    <w:rsid w:val="00CE5D3D"/>
    <w:rsid w:val="00CE5DEC"/>
    <w:rsid w:val="00CE5EF3"/>
    <w:rsid w:val="00CF0079"/>
    <w:rsid w:val="00CF0855"/>
    <w:rsid w:val="00CF0CA6"/>
    <w:rsid w:val="00CF11C9"/>
    <w:rsid w:val="00CF143D"/>
    <w:rsid w:val="00CF18D7"/>
    <w:rsid w:val="00CF3541"/>
    <w:rsid w:val="00CF3E39"/>
    <w:rsid w:val="00CF42A6"/>
    <w:rsid w:val="00CF4721"/>
    <w:rsid w:val="00CF6310"/>
    <w:rsid w:val="00D00850"/>
    <w:rsid w:val="00D0297D"/>
    <w:rsid w:val="00D02C8F"/>
    <w:rsid w:val="00D032D7"/>
    <w:rsid w:val="00D03305"/>
    <w:rsid w:val="00D04412"/>
    <w:rsid w:val="00D0561F"/>
    <w:rsid w:val="00D07002"/>
    <w:rsid w:val="00D11018"/>
    <w:rsid w:val="00D128DF"/>
    <w:rsid w:val="00D12A7D"/>
    <w:rsid w:val="00D14F11"/>
    <w:rsid w:val="00D161A1"/>
    <w:rsid w:val="00D16F4F"/>
    <w:rsid w:val="00D17682"/>
    <w:rsid w:val="00D20363"/>
    <w:rsid w:val="00D20CBB"/>
    <w:rsid w:val="00D20EBD"/>
    <w:rsid w:val="00D210D7"/>
    <w:rsid w:val="00D21CAB"/>
    <w:rsid w:val="00D23E60"/>
    <w:rsid w:val="00D25EFD"/>
    <w:rsid w:val="00D25FE2"/>
    <w:rsid w:val="00D273E7"/>
    <w:rsid w:val="00D27CB0"/>
    <w:rsid w:val="00D27D01"/>
    <w:rsid w:val="00D27F2D"/>
    <w:rsid w:val="00D31207"/>
    <w:rsid w:val="00D31243"/>
    <w:rsid w:val="00D315BB"/>
    <w:rsid w:val="00D3229E"/>
    <w:rsid w:val="00D32693"/>
    <w:rsid w:val="00D32993"/>
    <w:rsid w:val="00D33045"/>
    <w:rsid w:val="00D334FF"/>
    <w:rsid w:val="00D33617"/>
    <w:rsid w:val="00D33A60"/>
    <w:rsid w:val="00D33C64"/>
    <w:rsid w:val="00D33E8A"/>
    <w:rsid w:val="00D33FE6"/>
    <w:rsid w:val="00D3413F"/>
    <w:rsid w:val="00D3471E"/>
    <w:rsid w:val="00D34E24"/>
    <w:rsid w:val="00D354AB"/>
    <w:rsid w:val="00D35806"/>
    <w:rsid w:val="00D365E8"/>
    <w:rsid w:val="00D36FC1"/>
    <w:rsid w:val="00D408F0"/>
    <w:rsid w:val="00D41105"/>
    <w:rsid w:val="00D413B5"/>
    <w:rsid w:val="00D414D0"/>
    <w:rsid w:val="00D425F1"/>
    <w:rsid w:val="00D42716"/>
    <w:rsid w:val="00D43A83"/>
    <w:rsid w:val="00D441DA"/>
    <w:rsid w:val="00D4422B"/>
    <w:rsid w:val="00D44521"/>
    <w:rsid w:val="00D446EA"/>
    <w:rsid w:val="00D4472C"/>
    <w:rsid w:val="00D44C4E"/>
    <w:rsid w:val="00D451A2"/>
    <w:rsid w:val="00D45BFA"/>
    <w:rsid w:val="00D45F6E"/>
    <w:rsid w:val="00D47C79"/>
    <w:rsid w:val="00D47D8D"/>
    <w:rsid w:val="00D509FB"/>
    <w:rsid w:val="00D5331F"/>
    <w:rsid w:val="00D53839"/>
    <w:rsid w:val="00D55D8F"/>
    <w:rsid w:val="00D56BB2"/>
    <w:rsid w:val="00D57FD9"/>
    <w:rsid w:val="00D619EF"/>
    <w:rsid w:val="00D6300C"/>
    <w:rsid w:val="00D63342"/>
    <w:rsid w:val="00D644E0"/>
    <w:rsid w:val="00D64959"/>
    <w:rsid w:val="00D64ACC"/>
    <w:rsid w:val="00D67118"/>
    <w:rsid w:val="00D67198"/>
    <w:rsid w:val="00D7078A"/>
    <w:rsid w:val="00D70C2F"/>
    <w:rsid w:val="00D71905"/>
    <w:rsid w:val="00D7207B"/>
    <w:rsid w:val="00D73E61"/>
    <w:rsid w:val="00D74228"/>
    <w:rsid w:val="00D75D89"/>
    <w:rsid w:val="00D76AEB"/>
    <w:rsid w:val="00D76D6B"/>
    <w:rsid w:val="00D76F8F"/>
    <w:rsid w:val="00D7703E"/>
    <w:rsid w:val="00D77073"/>
    <w:rsid w:val="00D771C3"/>
    <w:rsid w:val="00D77E03"/>
    <w:rsid w:val="00D80136"/>
    <w:rsid w:val="00D8096B"/>
    <w:rsid w:val="00D809C6"/>
    <w:rsid w:val="00D81AE4"/>
    <w:rsid w:val="00D84295"/>
    <w:rsid w:val="00D84582"/>
    <w:rsid w:val="00D84CA4"/>
    <w:rsid w:val="00D84FD9"/>
    <w:rsid w:val="00D86000"/>
    <w:rsid w:val="00D86B63"/>
    <w:rsid w:val="00D86C6B"/>
    <w:rsid w:val="00D86D1B"/>
    <w:rsid w:val="00D90EB7"/>
    <w:rsid w:val="00D9196E"/>
    <w:rsid w:val="00D91B61"/>
    <w:rsid w:val="00D938F6"/>
    <w:rsid w:val="00D95304"/>
    <w:rsid w:val="00D95C58"/>
    <w:rsid w:val="00D96607"/>
    <w:rsid w:val="00D96B03"/>
    <w:rsid w:val="00D96F37"/>
    <w:rsid w:val="00D971E3"/>
    <w:rsid w:val="00D9737D"/>
    <w:rsid w:val="00D97817"/>
    <w:rsid w:val="00D97C66"/>
    <w:rsid w:val="00DA1165"/>
    <w:rsid w:val="00DA30A2"/>
    <w:rsid w:val="00DA3E62"/>
    <w:rsid w:val="00DA4F68"/>
    <w:rsid w:val="00DA6966"/>
    <w:rsid w:val="00DA6E76"/>
    <w:rsid w:val="00DA7335"/>
    <w:rsid w:val="00DA7E17"/>
    <w:rsid w:val="00DB0730"/>
    <w:rsid w:val="00DB12E4"/>
    <w:rsid w:val="00DB1866"/>
    <w:rsid w:val="00DB1E1D"/>
    <w:rsid w:val="00DB4A2E"/>
    <w:rsid w:val="00DB50C0"/>
    <w:rsid w:val="00DB5DA7"/>
    <w:rsid w:val="00DB69CF"/>
    <w:rsid w:val="00DB6FFE"/>
    <w:rsid w:val="00DB7A5F"/>
    <w:rsid w:val="00DC0B96"/>
    <w:rsid w:val="00DC2193"/>
    <w:rsid w:val="00DC21E9"/>
    <w:rsid w:val="00DC21FA"/>
    <w:rsid w:val="00DC32AE"/>
    <w:rsid w:val="00DC3A1B"/>
    <w:rsid w:val="00DC3BB9"/>
    <w:rsid w:val="00DC3C87"/>
    <w:rsid w:val="00DC3F5E"/>
    <w:rsid w:val="00DC41E7"/>
    <w:rsid w:val="00DC4C59"/>
    <w:rsid w:val="00DC4EA3"/>
    <w:rsid w:val="00DC5249"/>
    <w:rsid w:val="00DC5B44"/>
    <w:rsid w:val="00DC5D89"/>
    <w:rsid w:val="00DC71A9"/>
    <w:rsid w:val="00DC7A45"/>
    <w:rsid w:val="00DC7FCD"/>
    <w:rsid w:val="00DD1E89"/>
    <w:rsid w:val="00DD20BB"/>
    <w:rsid w:val="00DD22C8"/>
    <w:rsid w:val="00DD3E35"/>
    <w:rsid w:val="00DD59AE"/>
    <w:rsid w:val="00DD613A"/>
    <w:rsid w:val="00DD6155"/>
    <w:rsid w:val="00DD6C5E"/>
    <w:rsid w:val="00DD6D01"/>
    <w:rsid w:val="00DD6E55"/>
    <w:rsid w:val="00DD75B3"/>
    <w:rsid w:val="00DE0FA5"/>
    <w:rsid w:val="00DE1B53"/>
    <w:rsid w:val="00DE1CED"/>
    <w:rsid w:val="00DE2402"/>
    <w:rsid w:val="00DE26EC"/>
    <w:rsid w:val="00DE360D"/>
    <w:rsid w:val="00DE4E7F"/>
    <w:rsid w:val="00DE58F2"/>
    <w:rsid w:val="00DE5D5A"/>
    <w:rsid w:val="00DE6640"/>
    <w:rsid w:val="00DE6BC6"/>
    <w:rsid w:val="00DE748F"/>
    <w:rsid w:val="00DE7595"/>
    <w:rsid w:val="00DE780D"/>
    <w:rsid w:val="00DF0BF3"/>
    <w:rsid w:val="00DF1449"/>
    <w:rsid w:val="00DF2B98"/>
    <w:rsid w:val="00DF3617"/>
    <w:rsid w:val="00DF3CCF"/>
    <w:rsid w:val="00DF4493"/>
    <w:rsid w:val="00DF52DC"/>
    <w:rsid w:val="00DF5B9C"/>
    <w:rsid w:val="00DF6635"/>
    <w:rsid w:val="00DF6877"/>
    <w:rsid w:val="00DF6C93"/>
    <w:rsid w:val="00DF6CA7"/>
    <w:rsid w:val="00DF70E9"/>
    <w:rsid w:val="00DF732B"/>
    <w:rsid w:val="00DF7450"/>
    <w:rsid w:val="00DF7567"/>
    <w:rsid w:val="00DF778D"/>
    <w:rsid w:val="00DF791B"/>
    <w:rsid w:val="00DF7B05"/>
    <w:rsid w:val="00DF7B3F"/>
    <w:rsid w:val="00DF7FEB"/>
    <w:rsid w:val="00E001F6"/>
    <w:rsid w:val="00E01A26"/>
    <w:rsid w:val="00E01EE3"/>
    <w:rsid w:val="00E03339"/>
    <w:rsid w:val="00E04B62"/>
    <w:rsid w:val="00E04FC8"/>
    <w:rsid w:val="00E057F9"/>
    <w:rsid w:val="00E0608F"/>
    <w:rsid w:val="00E060A2"/>
    <w:rsid w:val="00E070A6"/>
    <w:rsid w:val="00E07589"/>
    <w:rsid w:val="00E07752"/>
    <w:rsid w:val="00E10012"/>
    <w:rsid w:val="00E10195"/>
    <w:rsid w:val="00E109C9"/>
    <w:rsid w:val="00E114D2"/>
    <w:rsid w:val="00E135CF"/>
    <w:rsid w:val="00E146A9"/>
    <w:rsid w:val="00E14DEC"/>
    <w:rsid w:val="00E16D92"/>
    <w:rsid w:val="00E21B31"/>
    <w:rsid w:val="00E225C2"/>
    <w:rsid w:val="00E22AF7"/>
    <w:rsid w:val="00E2419B"/>
    <w:rsid w:val="00E24B32"/>
    <w:rsid w:val="00E25A0C"/>
    <w:rsid w:val="00E25C18"/>
    <w:rsid w:val="00E25D08"/>
    <w:rsid w:val="00E25DA7"/>
    <w:rsid w:val="00E25EFA"/>
    <w:rsid w:val="00E2715C"/>
    <w:rsid w:val="00E271D9"/>
    <w:rsid w:val="00E306A0"/>
    <w:rsid w:val="00E31770"/>
    <w:rsid w:val="00E31A8E"/>
    <w:rsid w:val="00E32283"/>
    <w:rsid w:val="00E35AA1"/>
    <w:rsid w:val="00E36979"/>
    <w:rsid w:val="00E37D19"/>
    <w:rsid w:val="00E37F1D"/>
    <w:rsid w:val="00E40477"/>
    <w:rsid w:val="00E40A7F"/>
    <w:rsid w:val="00E40C08"/>
    <w:rsid w:val="00E40C66"/>
    <w:rsid w:val="00E41613"/>
    <w:rsid w:val="00E417C4"/>
    <w:rsid w:val="00E43CA7"/>
    <w:rsid w:val="00E44E07"/>
    <w:rsid w:val="00E4592C"/>
    <w:rsid w:val="00E46351"/>
    <w:rsid w:val="00E46717"/>
    <w:rsid w:val="00E468F2"/>
    <w:rsid w:val="00E46A33"/>
    <w:rsid w:val="00E50F18"/>
    <w:rsid w:val="00E5197B"/>
    <w:rsid w:val="00E52D99"/>
    <w:rsid w:val="00E533C1"/>
    <w:rsid w:val="00E534C2"/>
    <w:rsid w:val="00E538B3"/>
    <w:rsid w:val="00E54B6C"/>
    <w:rsid w:val="00E556B4"/>
    <w:rsid w:val="00E5622A"/>
    <w:rsid w:val="00E5625A"/>
    <w:rsid w:val="00E56C20"/>
    <w:rsid w:val="00E575AD"/>
    <w:rsid w:val="00E604EF"/>
    <w:rsid w:val="00E60BD5"/>
    <w:rsid w:val="00E62218"/>
    <w:rsid w:val="00E6241F"/>
    <w:rsid w:val="00E63A79"/>
    <w:rsid w:val="00E640A7"/>
    <w:rsid w:val="00E654ED"/>
    <w:rsid w:val="00E6595C"/>
    <w:rsid w:val="00E67594"/>
    <w:rsid w:val="00E67805"/>
    <w:rsid w:val="00E67BA4"/>
    <w:rsid w:val="00E71FAE"/>
    <w:rsid w:val="00E726E7"/>
    <w:rsid w:val="00E73157"/>
    <w:rsid w:val="00E73693"/>
    <w:rsid w:val="00E73F94"/>
    <w:rsid w:val="00E748CE"/>
    <w:rsid w:val="00E76211"/>
    <w:rsid w:val="00E76A5A"/>
    <w:rsid w:val="00E7779E"/>
    <w:rsid w:val="00E77E66"/>
    <w:rsid w:val="00E808FD"/>
    <w:rsid w:val="00E8136F"/>
    <w:rsid w:val="00E81E9B"/>
    <w:rsid w:val="00E84E52"/>
    <w:rsid w:val="00E84FCD"/>
    <w:rsid w:val="00E852D3"/>
    <w:rsid w:val="00E8606A"/>
    <w:rsid w:val="00E86618"/>
    <w:rsid w:val="00E86F0F"/>
    <w:rsid w:val="00E87019"/>
    <w:rsid w:val="00E8753D"/>
    <w:rsid w:val="00E87C9A"/>
    <w:rsid w:val="00E90487"/>
    <w:rsid w:val="00E9325C"/>
    <w:rsid w:val="00E935F8"/>
    <w:rsid w:val="00E93F62"/>
    <w:rsid w:val="00E95649"/>
    <w:rsid w:val="00E95809"/>
    <w:rsid w:val="00E9630B"/>
    <w:rsid w:val="00E97D5A"/>
    <w:rsid w:val="00EA1838"/>
    <w:rsid w:val="00EA205D"/>
    <w:rsid w:val="00EA2CD7"/>
    <w:rsid w:val="00EA2EE9"/>
    <w:rsid w:val="00EA336E"/>
    <w:rsid w:val="00EA3D6D"/>
    <w:rsid w:val="00EA3F13"/>
    <w:rsid w:val="00EA6D36"/>
    <w:rsid w:val="00EA70E2"/>
    <w:rsid w:val="00EB07EE"/>
    <w:rsid w:val="00EB1680"/>
    <w:rsid w:val="00EB1809"/>
    <w:rsid w:val="00EB26FE"/>
    <w:rsid w:val="00EB34E5"/>
    <w:rsid w:val="00EB4006"/>
    <w:rsid w:val="00EB496D"/>
    <w:rsid w:val="00EB4ED8"/>
    <w:rsid w:val="00EB5594"/>
    <w:rsid w:val="00EB5CAD"/>
    <w:rsid w:val="00EB5EF0"/>
    <w:rsid w:val="00EB6D75"/>
    <w:rsid w:val="00EB6F80"/>
    <w:rsid w:val="00EB736D"/>
    <w:rsid w:val="00EB7833"/>
    <w:rsid w:val="00EC002D"/>
    <w:rsid w:val="00EC007A"/>
    <w:rsid w:val="00EC01BD"/>
    <w:rsid w:val="00EC0C46"/>
    <w:rsid w:val="00EC1334"/>
    <w:rsid w:val="00EC1ACC"/>
    <w:rsid w:val="00EC247E"/>
    <w:rsid w:val="00EC361A"/>
    <w:rsid w:val="00EC3949"/>
    <w:rsid w:val="00EC4987"/>
    <w:rsid w:val="00EC5113"/>
    <w:rsid w:val="00EC58A0"/>
    <w:rsid w:val="00EC7105"/>
    <w:rsid w:val="00ED08DE"/>
    <w:rsid w:val="00ED1B5C"/>
    <w:rsid w:val="00ED27E8"/>
    <w:rsid w:val="00ED3012"/>
    <w:rsid w:val="00ED3999"/>
    <w:rsid w:val="00ED3F39"/>
    <w:rsid w:val="00ED3F4C"/>
    <w:rsid w:val="00ED4147"/>
    <w:rsid w:val="00ED4375"/>
    <w:rsid w:val="00ED595F"/>
    <w:rsid w:val="00ED5B32"/>
    <w:rsid w:val="00ED69CE"/>
    <w:rsid w:val="00ED767E"/>
    <w:rsid w:val="00ED7A3A"/>
    <w:rsid w:val="00EE0404"/>
    <w:rsid w:val="00EE1EF5"/>
    <w:rsid w:val="00EE2FC8"/>
    <w:rsid w:val="00EE58AC"/>
    <w:rsid w:val="00EE62D8"/>
    <w:rsid w:val="00EE63EA"/>
    <w:rsid w:val="00EE68A9"/>
    <w:rsid w:val="00EE77A1"/>
    <w:rsid w:val="00EF012D"/>
    <w:rsid w:val="00EF1648"/>
    <w:rsid w:val="00EF1ABC"/>
    <w:rsid w:val="00EF2250"/>
    <w:rsid w:val="00EF2838"/>
    <w:rsid w:val="00EF318C"/>
    <w:rsid w:val="00EF3D28"/>
    <w:rsid w:val="00EF48AE"/>
    <w:rsid w:val="00EF6040"/>
    <w:rsid w:val="00EF620A"/>
    <w:rsid w:val="00EF6CE0"/>
    <w:rsid w:val="00EF7700"/>
    <w:rsid w:val="00EF7F17"/>
    <w:rsid w:val="00F02166"/>
    <w:rsid w:val="00F0219C"/>
    <w:rsid w:val="00F028F3"/>
    <w:rsid w:val="00F03AA6"/>
    <w:rsid w:val="00F04B34"/>
    <w:rsid w:val="00F06645"/>
    <w:rsid w:val="00F06B21"/>
    <w:rsid w:val="00F11E65"/>
    <w:rsid w:val="00F122B6"/>
    <w:rsid w:val="00F12766"/>
    <w:rsid w:val="00F1329C"/>
    <w:rsid w:val="00F1387F"/>
    <w:rsid w:val="00F16CDF"/>
    <w:rsid w:val="00F16CF9"/>
    <w:rsid w:val="00F16EE7"/>
    <w:rsid w:val="00F178FD"/>
    <w:rsid w:val="00F2046B"/>
    <w:rsid w:val="00F21391"/>
    <w:rsid w:val="00F224BA"/>
    <w:rsid w:val="00F263B0"/>
    <w:rsid w:val="00F27E51"/>
    <w:rsid w:val="00F30283"/>
    <w:rsid w:val="00F3060C"/>
    <w:rsid w:val="00F30B3D"/>
    <w:rsid w:val="00F31E04"/>
    <w:rsid w:val="00F323C4"/>
    <w:rsid w:val="00F34065"/>
    <w:rsid w:val="00F34FD6"/>
    <w:rsid w:val="00F350D0"/>
    <w:rsid w:val="00F35731"/>
    <w:rsid w:val="00F37B8D"/>
    <w:rsid w:val="00F40C03"/>
    <w:rsid w:val="00F41717"/>
    <w:rsid w:val="00F429D6"/>
    <w:rsid w:val="00F42D6B"/>
    <w:rsid w:val="00F4344F"/>
    <w:rsid w:val="00F4347F"/>
    <w:rsid w:val="00F4395E"/>
    <w:rsid w:val="00F43ADE"/>
    <w:rsid w:val="00F4561E"/>
    <w:rsid w:val="00F458A6"/>
    <w:rsid w:val="00F464DA"/>
    <w:rsid w:val="00F4667F"/>
    <w:rsid w:val="00F469F7"/>
    <w:rsid w:val="00F46B92"/>
    <w:rsid w:val="00F470B6"/>
    <w:rsid w:val="00F47EDB"/>
    <w:rsid w:val="00F50384"/>
    <w:rsid w:val="00F507CB"/>
    <w:rsid w:val="00F508E1"/>
    <w:rsid w:val="00F50F4F"/>
    <w:rsid w:val="00F51F96"/>
    <w:rsid w:val="00F523FD"/>
    <w:rsid w:val="00F52757"/>
    <w:rsid w:val="00F52887"/>
    <w:rsid w:val="00F5368A"/>
    <w:rsid w:val="00F53D54"/>
    <w:rsid w:val="00F53EDC"/>
    <w:rsid w:val="00F540BB"/>
    <w:rsid w:val="00F54C18"/>
    <w:rsid w:val="00F550FF"/>
    <w:rsid w:val="00F56054"/>
    <w:rsid w:val="00F57479"/>
    <w:rsid w:val="00F6084D"/>
    <w:rsid w:val="00F60A75"/>
    <w:rsid w:val="00F61B63"/>
    <w:rsid w:val="00F61EB7"/>
    <w:rsid w:val="00F621D7"/>
    <w:rsid w:val="00F6291C"/>
    <w:rsid w:val="00F635E1"/>
    <w:rsid w:val="00F64A21"/>
    <w:rsid w:val="00F64B1B"/>
    <w:rsid w:val="00F650C2"/>
    <w:rsid w:val="00F65417"/>
    <w:rsid w:val="00F6542D"/>
    <w:rsid w:val="00F66046"/>
    <w:rsid w:val="00F6647C"/>
    <w:rsid w:val="00F71000"/>
    <w:rsid w:val="00F71207"/>
    <w:rsid w:val="00F71C58"/>
    <w:rsid w:val="00F72D21"/>
    <w:rsid w:val="00F73018"/>
    <w:rsid w:val="00F730FF"/>
    <w:rsid w:val="00F743CB"/>
    <w:rsid w:val="00F749CD"/>
    <w:rsid w:val="00F766C9"/>
    <w:rsid w:val="00F8065C"/>
    <w:rsid w:val="00F83498"/>
    <w:rsid w:val="00F83717"/>
    <w:rsid w:val="00F84F0C"/>
    <w:rsid w:val="00F8565B"/>
    <w:rsid w:val="00F861F6"/>
    <w:rsid w:val="00F862E9"/>
    <w:rsid w:val="00F87528"/>
    <w:rsid w:val="00F90284"/>
    <w:rsid w:val="00F912C8"/>
    <w:rsid w:val="00F912E4"/>
    <w:rsid w:val="00F9165D"/>
    <w:rsid w:val="00F91C46"/>
    <w:rsid w:val="00F9226A"/>
    <w:rsid w:val="00F92952"/>
    <w:rsid w:val="00F9305A"/>
    <w:rsid w:val="00F9362F"/>
    <w:rsid w:val="00F943FE"/>
    <w:rsid w:val="00F9491A"/>
    <w:rsid w:val="00F95938"/>
    <w:rsid w:val="00F96208"/>
    <w:rsid w:val="00F96ECA"/>
    <w:rsid w:val="00F97739"/>
    <w:rsid w:val="00FA0935"/>
    <w:rsid w:val="00FA0EE2"/>
    <w:rsid w:val="00FA1084"/>
    <w:rsid w:val="00FA1DC3"/>
    <w:rsid w:val="00FA27AD"/>
    <w:rsid w:val="00FA5901"/>
    <w:rsid w:val="00FA6A68"/>
    <w:rsid w:val="00FA6DA4"/>
    <w:rsid w:val="00FA79AA"/>
    <w:rsid w:val="00FB0A50"/>
    <w:rsid w:val="00FB1944"/>
    <w:rsid w:val="00FB435C"/>
    <w:rsid w:val="00FB6EA4"/>
    <w:rsid w:val="00FB7DB7"/>
    <w:rsid w:val="00FC02D0"/>
    <w:rsid w:val="00FC035B"/>
    <w:rsid w:val="00FC082D"/>
    <w:rsid w:val="00FC0C37"/>
    <w:rsid w:val="00FC10CB"/>
    <w:rsid w:val="00FC14ED"/>
    <w:rsid w:val="00FC1C1B"/>
    <w:rsid w:val="00FC2D53"/>
    <w:rsid w:val="00FC3070"/>
    <w:rsid w:val="00FC3654"/>
    <w:rsid w:val="00FC409B"/>
    <w:rsid w:val="00FC5DC1"/>
    <w:rsid w:val="00FC6833"/>
    <w:rsid w:val="00FC7B1F"/>
    <w:rsid w:val="00FD0319"/>
    <w:rsid w:val="00FD0712"/>
    <w:rsid w:val="00FD0864"/>
    <w:rsid w:val="00FD0AC0"/>
    <w:rsid w:val="00FD15BB"/>
    <w:rsid w:val="00FD18C1"/>
    <w:rsid w:val="00FD1E93"/>
    <w:rsid w:val="00FD20B8"/>
    <w:rsid w:val="00FD22C0"/>
    <w:rsid w:val="00FD26DD"/>
    <w:rsid w:val="00FD29C1"/>
    <w:rsid w:val="00FD34FD"/>
    <w:rsid w:val="00FD3DA6"/>
    <w:rsid w:val="00FD45B0"/>
    <w:rsid w:val="00FD4B16"/>
    <w:rsid w:val="00FD599A"/>
    <w:rsid w:val="00FD70F7"/>
    <w:rsid w:val="00FD77EB"/>
    <w:rsid w:val="00FD7D70"/>
    <w:rsid w:val="00FE12D3"/>
    <w:rsid w:val="00FE1484"/>
    <w:rsid w:val="00FE3BF3"/>
    <w:rsid w:val="00FE443B"/>
    <w:rsid w:val="00FE615C"/>
    <w:rsid w:val="00FE65FC"/>
    <w:rsid w:val="00FF0AC4"/>
    <w:rsid w:val="00FF21EC"/>
    <w:rsid w:val="00FF4E76"/>
    <w:rsid w:val="00FF5463"/>
    <w:rsid w:val="00FF5FD2"/>
    <w:rsid w:val="00FF70B4"/>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1"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locked="0" w:uiPriority="67"/>
    <w:lsdException w:name="No Spacing" w:locked="0" w:uiPriority="68"/>
    <w:lsdException w:name="Light Shading" w:locked="0" w:uiPriority="69"/>
    <w:lsdException w:name="Light List" w:locked="0" w:uiPriority="70"/>
    <w:lsdException w:name="Light Grid" w:locked="0" w:uiPriority="71"/>
    <w:lsdException w:name="Medium Shading 1" w:locked="0" w:uiPriority="72"/>
    <w:lsdException w:name="Medium Shading 2" w:locked="0" w:uiPriority="73"/>
    <w:lsdException w:name="Medium List 1" w:locked="0" w:uiPriority="60"/>
    <w:lsdException w:name="Medium List 2" w:locked="0" w:uiPriority="61"/>
    <w:lsdException w:name="Medium Grid 1" w:locked="0" w:uiPriority="62"/>
    <w:lsdException w:name="Medium Grid 2" w:locked="0" w:uiPriority="63"/>
    <w:lsdException w:name="Medium Grid 3" w:locked="0" w:uiPriority="64"/>
    <w:lsdException w:name="Dark List" w:locked="0" w:uiPriority="65"/>
    <w:lsdException w:name="Colorful Shading" w:locked="0" w:semiHidden="1" w:uiPriority="99"/>
    <w:lsdException w:name="Colorful List" w:locked="0" w:uiPriority="34" w:qFormat="1"/>
    <w:lsdException w:name="Colorful Grid" w:locked="0" w:uiPriority="29" w:qFormat="1"/>
    <w:lsdException w:name="Light Shading Accent 1" w:locked="0" w:uiPriority="30" w:qFormat="1"/>
    <w:lsdException w:name="Light List Accent 1" w:locked="0" w:uiPriority="66"/>
    <w:lsdException w:name="Light Grid Accent 1" w:locked="0" w:uiPriority="67"/>
    <w:lsdException w:name="Medium Shading 1 Accent 1" w:locked="0" w:uiPriority="68"/>
    <w:lsdException w:name="Medium Shading 2 Accent 1" w:locked="0" w:uiPriority="69"/>
    <w:lsdException w:name="Medium List 1 Accent 1" w:locked="0" w:uiPriority="70"/>
    <w:lsdException w:name="Revision" w:locked="0" w:uiPriority="71"/>
    <w:lsdException w:name="List Paragraph" w:locked="0" w:uiPriority="34" w:qFormat="1"/>
    <w:lsdException w:name="Quote" w:locked="0" w:uiPriority="73"/>
    <w:lsdException w:name="Intense Quote" w:locked="0" w:uiPriority="60"/>
    <w:lsdException w:name="Medium List 2 Accent 1" w:locked="0" w:uiPriority="61"/>
    <w:lsdException w:name="Medium Grid 1 Accent 1" w:locked="0" w:uiPriority="62"/>
    <w:lsdException w:name="Medium Grid 2 Accent 1" w:locked="0" w:uiPriority="63"/>
    <w:lsdException w:name="Medium Grid 3 Accent 1" w:locked="0" w:uiPriority="64"/>
    <w:lsdException w:name="Dark List Accent 1" w:locked="0" w:uiPriority="65"/>
    <w:lsdException w:name="Colorful Shading Accent 1" w:locked="0" w:uiPriority="66"/>
    <w:lsdException w:name="Colorful List Accent 1" w:locked="0" w:uiPriority="67"/>
    <w:lsdException w:name="Colorful Grid Accent 1" w:locked="0" w:uiPriority="68"/>
    <w:lsdException w:name="Light Shading Accent 2" w:locked="0" w:uiPriority="69"/>
    <w:lsdException w:name="Light List Accent 2" w:locked="0" w:uiPriority="70"/>
    <w:lsdException w:name="Light Grid Accent 2" w:locked="0" w:uiPriority="71"/>
    <w:lsdException w:name="Medium Shading 1 Accent 2" w:locked="0" w:uiPriority="72"/>
    <w:lsdException w:name="Medium Shading 2 Accent 2" w:locked="0" w:uiPriority="73"/>
    <w:lsdException w:name="Medium List 1 Accent 2" w:locked="0" w:uiPriority="60"/>
    <w:lsdException w:name="Medium List 2 Accent 2" w:locked="0" w:uiPriority="61"/>
    <w:lsdException w:name="Medium Grid 1 Accent 2" w:locked="0" w:uiPriority="62"/>
    <w:lsdException w:name="Medium Grid 2 Accent 2" w:locked="0" w:uiPriority="63"/>
    <w:lsdException w:name="Medium Grid 3 Accent 2" w:locked="0" w:uiPriority="64"/>
    <w:lsdException w:name="Dark List Accent 2" w:locked="0" w:uiPriority="65"/>
    <w:lsdException w:name="Colorful Shading Accent 2" w:locked="0" w:uiPriority="66"/>
    <w:lsdException w:name="Colorful List Accent 2" w:locked="0" w:uiPriority="67"/>
    <w:lsdException w:name="Colorful Grid Accent 2" w:locked="0" w:uiPriority="68"/>
    <w:lsdException w:name="Light Shading Accent 3" w:locked="0" w:uiPriority="69"/>
    <w:lsdException w:name="Light List Accent 3" w:locked="0" w:uiPriority="70"/>
    <w:lsdException w:name="Light Grid Accent 3" w:locked="0" w:uiPriority="71"/>
    <w:lsdException w:name="Medium Shading 1 Accent 3" w:locked="0" w:uiPriority="72"/>
    <w:lsdException w:name="Medium Shading 2 Accent 3" w:locked="0" w:uiPriority="73"/>
    <w:lsdException w:name="Medium List 1 Accent 3" w:locked="0" w:uiPriority="60"/>
    <w:lsdException w:name="Medium List 2 Accent 3" w:locked="0" w:uiPriority="61"/>
    <w:lsdException w:name="Medium Grid 1 Accent 3" w:locked="0" w:uiPriority="62"/>
    <w:lsdException w:name="Medium Grid 2 Accent 3" w:locked="0" w:uiPriority="63"/>
    <w:lsdException w:name="Medium Grid 3 Accent 3" w:locked="0" w:uiPriority="64"/>
    <w:lsdException w:name="Dark List Accent 3" w:locked="0" w:uiPriority="65"/>
    <w:lsdException w:name="Colorful Shading Accent 3" w:locked="0" w:uiPriority="66"/>
    <w:lsdException w:name="Colorful List Accent 3" w:locked="0" w:uiPriority="67"/>
    <w:lsdException w:name="Colorful Grid Accent 3" w:locked="0" w:uiPriority="68"/>
    <w:lsdException w:name="Light Shading Accent 4" w:locked="0" w:uiPriority="69"/>
    <w:lsdException w:name="Light List Accent 4" w:locked="0" w:uiPriority="70"/>
    <w:lsdException w:name="Light Grid Accent 4" w:locked="0" w:uiPriority="71"/>
    <w:lsdException w:name="Medium Shading 1 Accent 4" w:locked="0" w:uiPriority="72"/>
    <w:lsdException w:name="Medium Shading 2 Accent 4" w:locked="0" w:uiPriority="73"/>
    <w:lsdException w:name="Medium List 1 Accent 4" w:locked="0" w:uiPriority="60"/>
    <w:lsdException w:name="Medium List 2 Accent 4" w:locked="0" w:uiPriority="61"/>
    <w:lsdException w:name="Medium Grid 1 Accent 4" w:locked="0" w:uiPriority="62"/>
    <w:lsdException w:name="Medium Grid 2 Accent 4" w:locked="0" w:uiPriority="63"/>
    <w:lsdException w:name="Medium Grid 3 Accent 4" w:locked="0" w:uiPriority="64"/>
    <w:lsdException w:name="Dark List Accent 4" w:locked="0" w:uiPriority="65"/>
    <w:lsdException w:name="Colorful Shading Accent 4" w:locked="0" w:uiPriority="66"/>
    <w:lsdException w:name="Colorful List Accent 4" w:locked="0" w:uiPriority="67"/>
    <w:lsdException w:name="Colorful Grid Accent 4" w:locked="0" w:uiPriority="68"/>
    <w:lsdException w:name="Light Shading Accent 5" w:locked="0" w:uiPriority="69"/>
    <w:lsdException w:name="Light List Accent 5" w:locked="0" w:uiPriority="70"/>
    <w:lsdException w:name="Light Grid Accent 5" w:locked="0" w:uiPriority="71"/>
    <w:lsdException w:name="Medium Shading 1 Accent 5" w:locked="0" w:uiPriority="72"/>
    <w:lsdException w:name="Medium Shading 2 Accent 5" w:locked="0" w:uiPriority="73"/>
    <w:lsdException w:name="Medium List 1 Accent 5" w:locked="0" w:uiPriority="60"/>
    <w:lsdException w:name="Medium List 2 Accent 5" w:locked="0" w:uiPriority="61"/>
    <w:lsdException w:name="Medium Grid 1 Accent 5" w:locked="0" w:uiPriority="62"/>
    <w:lsdException w:name="Medium Grid 2 Accent 5" w:locked="0" w:uiPriority="63"/>
    <w:lsdException w:name="Medium Grid 3 Accent 5" w:locked="0" w:uiPriority="64"/>
    <w:lsdException w:name="Dark List Accent 5" w:locked="0" w:uiPriority="65"/>
    <w:lsdException w:name="Colorful Shading Accent 5" w:locked="0" w:uiPriority="66"/>
    <w:lsdException w:name="Colorful List Accent 5" w:locked="0" w:uiPriority="67"/>
    <w:lsdException w:name="Colorful Grid Accent 5" w:locked="0" w:uiPriority="68"/>
    <w:lsdException w:name="Light Shading Accent 6" w:locked="0" w:uiPriority="69"/>
    <w:lsdException w:name="Light List Accent 6" w:locked="0" w:uiPriority="70"/>
    <w:lsdException w:name="Light Grid Accent 6" w:locked="0" w:uiPriority="71"/>
    <w:lsdException w:name="Medium Shading 1 Accent 6" w:locked="0" w:uiPriority="72"/>
    <w:lsdException w:name="Medium Shading 2 Accent 6" w:locked="0" w:uiPriority="73"/>
    <w:lsdException w:name="Medium List 1 Accent 6" w:locked="0" w:uiPriority="19" w:qFormat="1"/>
    <w:lsdException w:name="Medium List 2 Accent 6" w:locked="0" w:uiPriority="21" w:qFormat="1"/>
    <w:lsdException w:name="Medium Grid 1 Accent 6" w:locked="0" w:uiPriority="31" w:qFormat="1"/>
    <w:lsdException w:name="Medium Grid 2 Accent 6" w:locked="0" w:uiPriority="32" w:qFormat="1"/>
    <w:lsdException w:name="Medium Grid 3 Accent 6" w:locked="0" w:uiPriority="33" w:qFormat="1"/>
    <w:lsdException w:name="Dark List Accent 6" w:locked="0" w:semiHidden="1" w:uiPriority="37" w:unhideWhenUsed="1"/>
    <w:lsdException w:name="Colorful Shading Accent 6" w:locked="0" w:semiHidden="1" w:uiPriority="39" w:unhideWhenUsed="1" w:qFormat="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a8">
    <w:name w:val="Normal"/>
    <w:rsid w:val="00850E9D"/>
    <w:pPr>
      <w:ind w:firstLine="851"/>
      <w:jc w:val="both"/>
    </w:pPr>
    <w:rPr>
      <w:rFonts w:ascii="Times New Roman" w:eastAsia="Times New Roman" w:hAnsi="Times New Roman"/>
      <w:sz w:val="24"/>
      <w:szCs w:val="22"/>
      <w:lang w:eastAsia="en-US"/>
    </w:rPr>
  </w:style>
  <w:style w:type="paragraph" w:styleId="1">
    <w:name w:val="heading 1"/>
    <w:aliases w:val="Нат,Заголовок1Нат,раздел,заголовок 1,Раздел,Загол1,разд,Headline 1,Заголовок раздела,Заголовок раздела Знак Знак"/>
    <w:basedOn w:val="a8"/>
    <w:next w:val="a8"/>
    <w:link w:val="14"/>
    <w:autoRedefine/>
    <w:qFormat/>
    <w:rsid w:val="00CD1F6E"/>
    <w:pPr>
      <w:keepNext/>
      <w:numPr>
        <w:numId w:val="60"/>
      </w:numPr>
      <w:tabs>
        <w:tab w:val="left" w:pos="851"/>
        <w:tab w:val="left" w:pos="1134"/>
      </w:tabs>
      <w:outlineLvl w:val="0"/>
    </w:pPr>
    <w:rPr>
      <w:rFonts w:eastAsia="MS ????"/>
      <w:b/>
      <w:bCs/>
      <w:sz w:val="28"/>
      <w:szCs w:val="28"/>
    </w:rPr>
  </w:style>
  <w:style w:type="paragraph" w:styleId="20">
    <w:name w:val="heading 2"/>
    <w:aliases w:val="Заголовок2Нат,Заголовок 2+полужирный,подразд,подразд Знак,Заголовок 2 Знак1,Заголовок 2+полужирный Знак,подразд Знак1,Заголовок 2 Знак Знак,подразд Знак Знак,Heading 2 Char,Char Char,Char,Подраздел, Char Char, Char"/>
    <w:basedOn w:val="a8"/>
    <w:next w:val="a8"/>
    <w:link w:val="27"/>
    <w:autoRedefine/>
    <w:qFormat/>
    <w:rsid w:val="00FD1E93"/>
    <w:pPr>
      <w:keepNext/>
      <w:numPr>
        <w:ilvl w:val="1"/>
        <w:numId w:val="60"/>
      </w:numPr>
      <w:tabs>
        <w:tab w:val="left" w:pos="851"/>
      </w:tabs>
      <w:spacing w:before="60" w:after="60"/>
      <w:outlineLvl w:val="1"/>
    </w:pPr>
    <w:rPr>
      <w:rFonts w:eastAsia="MS ????"/>
      <w:b/>
      <w:szCs w:val="26"/>
    </w:rPr>
  </w:style>
  <w:style w:type="paragraph" w:styleId="30">
    <w:name w:val="heading 3"/>
    <w:aliases w:val="Заголовок3Нат,пункт,Заголовок 3 Знак Знак Знак,Заголовок 3 Знак1,Заголовок 3 Знак Знак Знак1,Заголовок 3 Знак2,Заголовок 3 Знак Знак Знак2,Заголовок 3 Знак5,Заголовок 3 Знак Знак Знак3,Заголовок 3 Знак11,Заголовок 3 Знак Знак Знак11,ioieo"/>
    <w:basedOn w:val="a8"/>
    <w:next w:val="a8"/>
    <w:link w:val="32"/>
    <w:autoRedefine/>
    <w:qFormat/>
    <w:rsid w:val="00CF0079"/>
    <w:pPr>
      <w:keepNext/>
      <w:numPr>
        <w:ilvl w:val="2"/>
        <w:numId w:val="60"/>
      </w:numPr>
      <w:tabs>
        <w:tab w:val="left" w:pos="993"/>
      </w:tabs>
      <w:spacing w:before="60" w:after="60"/>
      <w:outlineLvl w:val="2"/>
    </w:pPr>
    <w:rPr>
      <w:rFonts w:eastAsia="MS ????"/>
      <w:b/>
      <w:szCs w:val="24"/>
    </w:rPr>
  </w:style>
  <w:style w:type="paragraph" w:styleId="4">
    <w:name w:val="heading 4"/>
    <w:aliases w:val="Заголовок4Нат,прилож.,Заголовок 4 Знак2,Заголовок 4 Знак1 Знак1,Заголовок 4 Знак1 Знак Знак Знак,Заголовок 4 Знак1 Знак Знак1,Заголовок 4 Знак Знак Знак,Заголовок 4 Знак1 Знак Знак,Заголовок 4 Знак Знак,Заголовок 4 Знак1 Знак,Heading 4 Ch"/>
    <w:basedOn w:val="a8"/>
    <w:next w:val="a8"/>
    <w:link w:val="41"/>
    <w:autoRedefine/>
    <w:qFormat/>
    <w:rsid w:val="001B676A"/>
    <w:pPr>
      <w:keepNext/>
      <w:numPr>
        <w:ilvl w:val="3"/>
        <w:numId w:val="60"/>
      </w:numPr>
      <w:tabs>
        <w:tab w:val="left" w:pos="851"/>
      </w:tabs>
      <w:spacing w:before="60" w:after="60"/>
      <w:outlineLvl w:val="3"/>
    </w:pPr>
    <w:rPr>
      <w:rFonts w:eastAsia="MS ????"/>
      <w:b/>
      <w:bCs/>
      <w:iCs/>
      <w:szCs w:val="20"/>
    </w:rPr>
  </w:style>
  <w:style w:type="paragraph" w:styleId="5">
    <w:name w:val="heading 5"/>
    <w:aliases w:val="аннот.др,наимен,маркер,Заголовок 5 Знак1 Знак Знак,аннот.др Знак Знак Знак,наимен Знак Знак Знак,Заголовок 5 Знак Знак Знак Знак"/>
    <w:basedOn w:val="a8"/>
    <w:next w:val="a8"/>
    <w:link w:val="50"/>
    <w:qFormat/>
    <w:rsid w:val="00E44E07"/>
    <w:pPr>
      <w:keepNext/>
      <w:keepLines/>
      <w:numPr>
        <w:ilvl w:val="4"/>
        <w:numId w:val="60"/>
      </w:numPr>
      <w:spacing w:before="60" w:after="60" w:line="360" w:lineRule="auto"/>
      <w:outlineLvl w:val="4"/>
    </w:pPr>
    <w:rPr>
      <w:rFonts w:ascii="Calibri" w:eastAsia="MS ????" w:hAnsi="Calibri"/>
      <w:b/>
      <w:szCs w:val="20"/>
    </w:rPr>
  </w:style>
  <w:style w:type="paragraph" w:styleId="6">
    <w:name w:val="heading 6"/>
    <w:basedOn w:val="a8"/>
    <w:next w:val="a8"/>
    <w:link w:val="60"/>
    <w:qFormat/>
    <w:rsid w:val="003E5DFD"/>
    <w:pPr>
      <w:keepNext/>
      <w:keepLines/>
      <w:numPr>
        <w:ilvl w:val="5"/>
        <w:numId w:val="60"/>
      </w:numPr>
      <w:spacing w:before="200"/>
      <w:outlineLvl w:val="5"/>
    </w:pPr>
    <w:rPr>
      <w:rFonts w:ascii="Cambria" w:eastAsia="MS ????" w:hAnsi="Cambria"/>
      <w:i/>
      <w:iCs/>
      <w:color w:val="243F60"/>
      <w:szCs w:val="20"/>
    </w:rPr>
  </w:style>
  <w:style w:type="paragraph" w:styleId="7">
    <w:name w:val="heading 7"/>
    <w:basedOn w:val="a8"/>
    <w:next w:val="a8"/>
    <w:link w:val="70"/>
    <w:qFormat/>
    <w:rsid w:val="003E5DFD"/>
    <w:pPr>
      <w:keepNext/>
      <w:keepLines/>
      <w:numPr>
        <w:ilvl w:val="6"/>
        <w:numId w:val="60"/>
      </w:numPr>
      <w:spacing w:before="200"/>
      <w:outlineLvl w:val="6"/>
    </w:pPr>
    <w:rPr>
      <w:rFonts w:ascii="Cambria" w:eastAsia="MS ????" w:hAnsi="Cambria"/>
      <w:i/>
      <w:iCs/>
      <w:color w:val="404040"/>
      <w:szCs w:val="20"/>
    </w:rPr>
  </w:style>
  <w:style w:type="paragraph" w:styleId="8">
    <w:name w:val="heading 8"/>
    <w:basedOn w:val="a8"/>
    <w:next w:val="a8"/>
    <w:link w:val="80"/>
    <w:qFormat/>
    <w:rsid w:val="003E5DFD"/>
    <w:pPr>
      <w:keepNext/>
      <w:keepLines/>
      <w:numPr>
        <w:ilvl w:val="7"/>
        <w:numId w:val="60"/>
      </w:numPr>
      <w:spacing w:before="200"/>
      <w:outlineLvl w:val="7"/>
    </w:pPr>
    <w:rPr>
      <w:rFonts w:ascii="Cambria" w:eastAsia="MS ????" w:hAnsi="Cambria"/>
      <w:color w:val="404040"/>
      <w:sz w:val="20"/>
      <w:szCs w:val="20"/>
    </w:rPr>
  </w:style>
  <w:style w:type="paragraph" w:styleId="9">
    <w:name w:val="heading 9"/>
    <w:aliases w:val="Заголовок приложения"/>
    <w:basedOn w:val="a8"/>
    <w:next w:val="a8"/>
    <w:link w:val="90"/>
    <w:qFormat/>
    <w:rsid w:val="003E5DFD"/>
    <w:pPr>
      <w:keepNext/>
      <w:keepLines/>
      <w:numPr>
        <w:ilvl w:val="8"/>
        <w:numId w:val="60"/>
      </w:numPr>
      <w:spacing w:before="200"/>
      <w:outlineLvl w:val="8"/>
    </w:pPr>
    <w:rPr>
      <w:rFonts w:ascii="Cambria" w:eastAsia="MS ????" w:hAnsi="Cambria"/>
      <w:i/>
      <w:iCs/>
      <w:color w:val="404040"/>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Balloon Text"/>
    <w:basedOn w:val="a8"/>
    <w:link w:val="ad"/>
    <w:semiHidden/>
    <w:rsid w:val="000D154A"/>
    <w:rPr>
      <w:rFonts w:ascii="Tahoma" w:eastAsia="Calibri" w:hAnsi="Tahoma"/>
      <w:sz w:val="16"/>
      <w:szCs w:val="20"/>
    </w:rPr>
  </w:style>
  <w:style w:type="character" w:customStyle="1" w:styleId="14">
    <w:name w:val="Заголовок 1 Знак"/>
    <w:aliases w:val="Нат Знак,Заголовок1Нат Знак,раздел Знак1,заголовок 1 Знак1,Раздел Знак1,Загол1 Знак1,разд Знак1,Headline 1 Знак1,Заголовок раздела Знак1,Заголовок раздела Знак Знак Знак1"/>
    <w:link w:val="1"/>
    <w:locked/>
    <w:rsid w:val="00CD1F6E"/>
    <w:rPr>
      <w:rFonts w:ascii="Times New Roman" w:eastAsia="MS ????" w:hAnsi="Times New Roman"/>
      <w:b/>
      <w:bCs/>
      <w:sz w:val="28"/>
      <w:szCs w:val="28"/>
      <w:lang w:eastAsia="en-US"/>
    </w:rPr>
  </w:style>
  <w:style w:type="character" w:customStyle="1" w:styleId="Heading2Char1">
    <w:name w:val="Heading 2 Char1"/>
    <w:aliases w:val="Заголовок2Нат Char,Заголовок 2+полужирный Char,подразд Char,подразд Знак Char,Заголовок 2 Знак1 Char,Заголовок 2+полужирный Знак Char,подразд Знак1 Char,Заголовок 2 Знак Знак Char,подразд Знак Знак Char,Heading 2 Char Char,Char Char Cha"/>
    <w:semiHidden/>
    <w:locked/>
    <w:rsid w:val="00C94F86"/>
    <w:rPr>
      <w:rFonts w:ascii="Cambria" w:hAnsi="Cambria" w:cs="Times New Roman"/>
      <w:b/>
      <w:bCs/>
      <w:i/>
      <w:iCs/>
      <w:sz w:val="28"/>
      <w:szCs w:val="28"/>
      <w:lang w:eastAsia="en-US"/>
    </w:rPr>
  </w:style>
  <w:style w:type="character" w:customStyle="1" w:styleId="32">
    <w:name w:val="Заголовок 3 Знак"/>
    <w:aliases w:val="Заголовок3Нат Знак,пункт Знак2,Заголовок 3 Знак Знак Знак Знак2,Заголовок 3 Знак1 Знак2,Заголовок 3 Знак Знак Знак1 Знак2,Заголовок 3 Знак2 Знак2,Заголовок 3 Знак Знак Знак2 Знак2,Заголовок 3 Знак5 Знак2,Заголовок 3 Знак11 Знак1"/>
    <w:link w:val="30"/>
    <w:locked/>
    <w:rsid w:val="00CF0079"/>
    <w:rPr>
      <w:rFonts w:ascii="Times New Roman" w:eastAsia="MS ????" w:hAnsi="Times New Roman"/>
      <w:b/>
      <w:sz w:val="24"/>
      <w:szCs w:val="24"/>
      <w:lang w:eastAsia="en-US"/>
    </w:rPr>
  </w:style>
  <w:style w:type="character" w:customStyle="1" w:styleId="Heading4Char">
    <w:name w:val="Heading 4 Char"/>
    <w:aliases w:val="Заголовок4Нат Char,прилож. Char,Заголовок 4 Знак2 Char,Заголовок 4 Знак1 Знак1 Char,Заголовок 4 Знак1 Знак Знак Знак Char,Заголовок 4 Знак1 Знак Знак1 Char,Заголовок 4 Знак Знак Знак Char,Заголовок 4 Знак1 Знак Знак Char,Heading 4 Ch Cha"/>
    <w:semiHidden/>
    <w:locked/>
    <w:rsid w:val="00C94F86"/>
    <w:rPr>
      <w:rFonts w:ascii="Calibri" w:hAnsi="Calibri" w:cs="Times New Roman"/>
      <w:b/>
      <w:bCs/>
      <w:sz w:val="28"/>
      <w:szCs w:val="28"/>
      <w:lang w:eastAsia="en-US"/>
    </w:rPr>
  </w:style>
  <w:style w:type="character" w:customStyle="1" w:styleId="50">
    <w:name w:val="Заголовок 5 Знак"/>
    <w:aliases w:val="аннот.др Знак2,наимен Знак2,маркер Знак1,Заголовок 5 Знак1 Знак Знак Знак,аннот.др Знак Знак Знак Знак,наимен Знак Знак Знак Знак,Заголовок 5 Знак Знак Знак Знак Знак"/>
    <w:link w:val="5"/>
    <w:locked/>
    <w:rsid w:val="00E44E07"/>
    <w:rPr>
      <w:rFonts w:eastAsia="MS ????"/>
      <w:b/>
      <w:sz w:val="24"/>
      <w:lang w:eastAsia="en-US"/>
    </w:rPr>
  </w:style>
  <w:style w:type="character" w:customStyle="1" w:styleId="60">
    <w:name w:val="Заголовок 6 Знак"/>
    <w:link w:val="6"/>
    <w:locked/>
    <w:rsid w:val="003E5DFD"/>
    <w:rPr>
      <w:rFonts w:ascii="Cambria" w:eastAsia="MS ????" w:hAnsi="Cambria"/>
      <w:i/>
      <w:iCs/>
      <w:color w:val="243F60"/>
      <w:sz w:val="24"/>
      <w:lang w:eastAsia="en-US"/>
    </w:rPr>
  </w:style>
  <w:style w:type="character" w:customStyle="1" w:styleId="70">
    <w:name w:val="Заголовок 7 Знак"/>
    <w:link w:val="7"/>
    <w:locked/>
    <w:rsid w:val="003E5DFD"/>
    <w:rPr>
      <w:rFonts w:ascii="Cambria" w:eastAsia="MS ????" w:hAnsi="Cambria"/>
      <w:i/>
      <w:iCs/>
      <w:color w:val="404040"/>
      <w:sz w:val="24"/>
      <w:lang w:eastAsia="en-US"/>
    </w:rPr>
  </w:style>
  <w:style w:type="character" w:customStyle="1" w:styleId="80">
    <w:name w:val="Заголовок 8 Знак"/>
    <w:link w:val="8"/>
    <w:locked/>
    <w:rsid w:val="003E5DFD"/>
    <w:rPr>
      <w:rFonts w:ascii="Cambria" w:eastAsia="MS ????" w:hAnsi="Cambria"/>
      <w:color w:val="404040"/>
      <w:lang w:eastAsia="en-US"/>
    </w:rPr>
  </w:style>
  <w:style w:type="character" w:customStyle="1" w:styleId="90">
    <w:name w:val="Заголовок 9 Знак"/>
    <w:aliases w:val="Заголовок приложения Знак"/>
    <w:link w:val="9"/>
    <w:locked/>
    <w:rsid w:val="003E5DFD"/>
    <w:rPr>
      <w:rFonts w:ascii="Cambria" w:eastAsia="MS ????" w:hAnsi="Cambria"/>
      <w:i/>
      <w:iCs/>
      <w:color w:val="404040"/>
      <w:lang w:eastAsia="en-US"/>
    </w:rPr>
  </w:style>
  <w:style w:type="character" w:customStyle="1" w:styleId="Heading2Char110">
    <w:name w:val="Heading 2 Char110"/>
    <w:aliases w:val="Заголовок2Нат Char11,Заголовок 2+полужирный Char11,подразд Char11,подразд Знак Char11,Заголовок 2 Знак1 Char11,Заголовок 2+полужирный Знак Char11,подразд Знак1 Char11,Заголовок 2 Знак Знак Char11,подразд Знак Знак Char11,Char Char Cha2"/>
    <w:semiHidden/>
    <w:locked/>
    <w:rsid w:val="0041190D"/>
    <w:rPr>
      <w:rFonts w:ascii="Cambria" w:hAnsi="Cambria" w:cs="Times New Roman"/>
      <w:b/>
      <w:bCs/>
      <w:i/>
      <w:iCs/>
      <w:sz w:val="28"/>
      <w:szCs w:val="28"/>
      <w:lang w:eastAsia="en-US"/>
    </w:rPr>
  </w:style>
  <w:style w:type="character" w:customStyle="1" w:styleId="Heading4Char11">
    <w:name w:val="Heading 4 Char11"/>
    <w:aliases w:val="Заголовок4Нат Char11,прилож. Char11,Заголовок 4 Знак2 Char11,Заголовок 4 Знак1 Знак1 Char11,Заголовок 4 Знак1 Знак Знак Знак Char11,Заголовок 4 Знак1 Знак Знак1 Char11,Заголовок 4 Знак Знак Знак Char11,Заголовок 4 Знак1 Знак Знак Char1"/>
    <w:semiHidden/>
    <w:locked/>
    <w:rsid w:val="0041190D"/>
    <w:rPr>
      <w:rFonts w:ascii="Calibri" w:hAnsi="Calibri" w:cs="Times New Roman"/>
      <w:b/>
      <w:bCs/>
      <w:sz w:val="28"/>
      <w:szCs w:val="28"/>
      <w:lang w:eastAsia="en-US"/>
    </w:rPr>
  </w:style>
  <w:style w:type="character" w:customStyle="1" w:styleId="Heading2Char19">
    <w:name w:val="Heading 2 Char19"/>
    <w:aliases w:val="Заголовок2Нат Char10,Заголовок 2+полужирный Char10,подразд Char10,подразд Знак Char10,Заголовок 2 Знак1 Char10,Заголовок 2+полужирный Знак Char10,подразд Знак1 Char10,Заголовок 2 Знак Знак Char10,подразд Знак Знак Char10,Char Char Cha1"/>
    <w:semiHidden/>
    <w:locked/>
    <w:rsid w:val="00771174"/>
    <w:rPr>
      <w:rFonts w:ascii="Cambria" w:hAnsi="Cambria" w:cs="Times New Roman"/>
      <w:b/>
      <w:bCs/>
      <w:i/>
      <w:iCs/>
      <w:sz w:val="28"/>
      <w:szCs w:val="28"/>
      <w:lang w:eastAsia="en-US"/>
    </w:rPr>
  </w:style>
  <w:style w:type="character" w:customStyle="1" w:styleId="Heading4Char10">
    <w:name w:val="Heading 4 Char10"/>
    <w:aliases w:val="Заголовок4Нат Char10,прилож. Char10,Заголовок 4 Знак2 Char10,Заголовок 4 Знак1 Знак1 Char10,Заголовок 4 Знак1 Знак Знак Знак Char10,Заголовок 4 Знак1 Знак Знак1 Char10,Заголовок 4 Знак Знак Знак Char10,Заголовок 4 Знак1 Знак Знак Char12"/>
    <w:semiHidden/>
    <w:locked/>
    <w:rsid w:val="00771174"/>
    <w:rPr>
      <w:rFonts w:ascii="Calibri" w:hAnsi="Calibri" w:cs="Times New Roman"/>
      <w:b/>
      <w:bCs/>
      <w:sz w:val="28"/>
      <w:szCs w:val="28"/>
      <w:lang w:eastAsia="en-US"/>
    </w:rPr>
  </w:style>
  <w:style w:type="character" w:customStyle="1" w:styleId="Heading2Char18">
    <w:name w:val="Heading 2 Char18"/>
    <w:aliases w:val="Заголовок2Нат Char9,Заголовок 2+полужирный Char9,подразд Char9,подразд Знак Char9,Заголовок 2 Знак1 Char9,Заголовок 2+полужирный Знак Char9,подразд Знак1 Char9,Заголовок 2 Знак Знак Char9,подразд Знак Знак Char9,Heading 2 Char Char9"/>
    <w:semiHidden/>
    <w:locked/>
    <w:rsid w:val="004F195B"/>
    <w:rPr>
      <w:rFonts w:ascii="Cambria" w:hAnsi="Cambria" w:cs="Times New Roman"/>
      <w:b/>
      <w:bCs/>
      <w:i/>
      <w:iCs/>
      <w:sz w:val="28"/>
      <w:szCs w:val="28"/>
      <w:lang w:eastAsia="en-US"/>
    </w:rPr>
  </w:style>
  <w:style w:type="character" w:customStyle="1" w:styleId="Heading4Char9">
    <w:name w:val="Heading 4 Char9"/>
    <w:aliases w:val="Заголовок4Нат Char9,прилож. Char9,Заголовок 4 Знак2 Char9,Заголовок 4 Знак1 Знак1 Char9,Заголовок 4 Знак1 Знак Знак Знак Char9,Заголовок 4 Знак1 Знак Знак1 Char9,Заголовок 4 Знак Знак Знак Char9,Заголовок 4 Знак1 Знак Знак Char9"/>
    <w:semiHidden/>
    <w:locked/>
    <w:rsid w:val="004F195B"/>
    <w:rPr>
      <w:rFonts w:ascii="Calibri" w:hAnsi="Calibri" w:cs="Times New Roman"/>
      <w:b/>
      <w:bCs/>
      <w:sz w:val="28"/>
      <w:szCs w:val="28"/>
      <w:lang w:eastAsia="en-US"/>
    </w:rPr>
  </w:style>
  <w:style w:type="character" w:customStyle="1" w:styleId="Heading2Char17">
    <w:name w:val="Heading 2 Char17"/>
    <w:aliases w:val="Заголовок2Нат Char8,Заголовок 2+полужирный Char8,подразд Char8,подразд Знак Char8,Заголовок 2 Знак1 Char8,Заголовок 2+полужирный Знак Char8,подразд Знак1 Char8,Заголовок 2 Знак Знак Char8,подразд Знак Знак Char8,Heading 2 Char Char8"/>
    <w:semiHidden/>
    <w:rsid w:val="007201E6"/>
    <w:rPr>
      <w:rFonts w:ascii="Cambria" w:hAnsi="Cambria"/>
      <w:b/>
      <w:i/>
      <w:sz w:val="28"/>
      <w:lang w:eastAsia="en-US"/>
    </w:rPr>
  </w:style>
  <w:style w:type="character" w:customStyle="1" w:styleId="Heading4Char8">
    <w:name w:val="Heading 4 Char8"/>
    <w:aliases w:val="Заголовок4Нат Char8,прилож. Char8,Заголовок 4 Знак2 Char8,Заголовок 4 Знак1 Знак1 Char8,Заголовок 4 Знак1 Знак Знак Знак Char8,Заголовок 4 Знак1 Знак Знак1 Char8,Заголовок 4 Знак Знак Знак Char8,Заголовок 4 Знак1 Знак Знак Char8"/>
    <w:semiHidden/>
    <w:rsid w:val="007201E6"/>
    <w:rPr>
      <w:rFonts w:ascii="Calibri" w:hAnsi="Calibri"/>
      <w:b/>
      <w:sz w:val="28"/>
      <w:lang w:eastAsia="en-US"/>
    </w:rPr>
  </w:style>
  <w:style w:type="character" w:customStyle="1" w:styleId="Heading2Char16">
    <w:name w:val="Heading 2 Char16"/>
    <w:aliases w:val="Заголовок2Нат Char7,Заголовок 2+полужирный Char7,подразд Char7,подразд Знак Char7,Заголовок 2 Знак1 Char7,Заголовок 2+полужирный Знак Char7,подразд Знак1 Char7,Заголовок 2 Знак Знак Char7,подразд Знак Знак Char7,Heading 2 Char Char7"/>
    <w:semiHidden/>
    <w:locked/>
    <w:rsid w:val="001F6447"/>
    <w:rPr>
      <w:rFonts w:ascii="Cambria" w:hAnsi="Cambria"/>
      <w:b/>
      <w:i/>
      <w:sz w:val="28"/>
      <w:lang w:eastAsia="en-US"/>
    </w:rPr>
  </w:style>
  <w:style w:type="character" w:customStyle="1" w:styleId="Heading4Char7">
    <w:name w:val="Heading 4 Char7"/>
    <w:aliases w:val="Заголовок4Нат Char7,прилож. Char7,Заголовок 4 Знак2 Char7,Заголовок 4 Знак1 Знак1 Char7,Заголовок 4 Знак1 Знак Знак Знак Char7,Заголовок 4 Знак1 Знак Знак1 Char7,Заголовок 4 Знак Знак Знак Char7,Заголовок 4 Знак1 Знак Знак Char7"/>
    <w:semiHidden/>
    <w:locked/>
    <w:rsid w:val="001F6447"/>
    <w:rPr>
      <w:rFonts w:ascii="Calibri" w:hAnsi="Calibri"/>
      <w:b/>
      <w:sz w:val="28"/>
      <w:lang w:eastAsia="en-US"/>
    </w:rPr>
  </w:style>
  <w:style w:type="character" w:customStyle="1" w:styleId="Heading2Char15">
    <w:name w:val="Heading 2 Char15"/>
    <w:aliases w:val="Заголовок2Нат Char6,Заголовок 2+полужирный Char6,подразд Char6,подразд Знак Char6,Заголовок 2 Знак1 Char6,Заголовок 2+полужирный Знак Char6,подразд Знак1 Char6,Заголовок 2 Знак Знак Char6,подразд Знак Знак Char6,Heading 2 Char Char6"/>
    <w:semiHidden/>
    <w:locked/>
    <w:rsid w:val="00A45114"/>
    <w:rPr>
      <w:rFonts w:ascii="Cambria" w:hAnsi="Cambria"/>
      <w:b/>
      <w:i/>
      <w:sz w:val="28"/>
      <w:lang w:eastAsia="en-US"/>
    </w:rPr>
  </w:style>
  <w:style w:type="character" w:customStyle="1" w:styleId="Heading4Char6">
    <w:name w:val="Heading 4 Char6"/>
    <w:aliases w:val="Заголовок4Нат Char6,прилож. Char6,Заголовок 4 Знак2 Char6,Заголовок 4 Знак1 Знак1 Char6,Заголовок 4 Знак1 Знак Знак Знак Char6,Заголовок 4 Знак1 Знак Знак1 Char6,Заголовок 4 Знак Знак Знак Char6,Заголовок 4 Знак1 Знак Знак Char6"/>
    <w:semiHidden/>
    <w:locked/>
    <w:rsid w:val="00A45114"/>
    <w:rPr>
      <w:rFonts w:ascii="Calibri" w:hAnsi="Calibri"/>
      <w:b/>
      <w:sz w:val="28"/>
      <w:lang w:eastAsia="en-US"/>
    </w:rPr>
  </w:style>
  <w:style w:type="character" w:customStyle="1" w:styleId="Heading2Char14">
    <w:name w:val="Heading 2 Char14"/>
    <w:aliases w:val="Заголовок2Нат Char5,Заголовок 2+полужирный Char5,подразд Char5,подразд Знак Char5,Заголовок 2 Знак1 Char5,Заголовок 2+полужирный Знак Char5,подразд Знак1 Char5,Заголовок 2 Знак Знак Char5,подразд Знак Знак Char5,Heading 2 Char Char5"/>
    <w:semiHidden/>
    <w:locked/>
    <w:rsid w:val="00770F8B"/>
    <w:rPr>
      <w:rFonts w:ascii="Cambria" w:hAnsi="Cambria"/>
      <w:b/>
      <w:i/>
      <w:sz w:val="28"/>
      <w:lang w:eastAsia="en-US"/>
    </w:rPr>
  </w:style>
  <w:style w:type="character" w:customStyle="1" w:styleId="Heading4Char5">
    <w:name w:val="Heading 4 Char5"/>
    <w:aliases w:val="Заголовок4Нат Char5,прилож. Char5,Заголовок 4 Знак2 Char5,Заголовок 4 Знак1 Знак1 Char5,Заголовок 4 Знак1 Знак Знак Знак Char5,Заголовок 4 Знак1 Знак Знак1 Char5,Заголовок 4 Знак Знак Знак Char5,Заголовок 4 Знак1 Знак Знак Char5"/>
    <w:semiHidden/>
    <w:locked/>
    <w:rsid w:val="00770F8B"/>
    <w:rPr>
      <w:rFonts w:ascii="Calibri" w:hAnsi="Calibri"/>
      <w:b/>
      <w:sz w:val="28"/>
      <w:lang w:eastAsia="en-US"/>
    </w:rPr>
  </w:style>
  <w:style w:type="character" w:customStyle="1" w:styleId="Heading2Char13">
    <w:name w:val="Heading 2 Char13"/>
    <w:aliases w:val="Заголовок2Нат Char4,Заголовок 2+полужирный Char4,подразд Char4,подразд Знак Char4,Заголовок 2 Знак1 Char4,Заголовок 2+полужирный Знак Char4,подразд Знак1 Char4,Заголовок 2 Знак Знак Char4,подразд Знак Знак Char4,Heading 2 Char Char4"/>
    <w:semiHidden/>
    <w:locked/>
    <w:rsid w:val="00FD77EB"/>
    <w:rPr>
      <w:rFonts w:ascii="Cambria" w:hAnsi="Cambria"/>
      <w:b/>
      <w:i/>
      <w:sz w:val="28"/>
      <w:lang w:eastAsia="en-US"/>
    </w:rPr>
  </w:style>
  <w:style w:type="character" w:customStyle="1" w:styleId="Heading4Char4">
    <w:name w:val="Heading 4 Char4"/>
    <w:aliases w:val="Заголовок4Нат Char4,прилож. Char4,Заголовок 4 Знак2 Char4,Заголовок 4 Знак1 Знак1 Char4,Заголовок 4 Знак1 Знак Знак Знак Char4,Заголовок 4 Знак1 Знак Знак1 Char4,Заголовок 4 Знак Знак Знак Char4,Заголовок 4 Знак1 Знак Знак Char4"/>
    <w:semiHidden/>
    <w:locked/>
    <w:rsid w:val="00FD77EB"/>
    <w:rPr>
      <w:rFonts w:ascii="Calibri" w:hAnsi="Calibri"/>
      <w:b/>
      <w:sz w:val="28"/>
      <w:lang w:eastAsia="en-US"/>
    </w:rPr>
  </w:style>
  <w:style w:type="character" w:customStyle="1" w:styleId="Heading2Char12">
    <w:name w:val="Heading 2 Char12"/>
    <w:aliases w:val="Заголовок2Нат Char3,Заголовок 2+полужирный Char3,подразд Char3,подразд Знак Char3,Заголовок 2 Знак1 Char3,Заголовок 2+полужирный Знак Char3,подразд Знак1 Char3,Заголовок 2 Знак Знак Char3,подразд Знак Знак Char3,Heading 2 Char Char3"/>
    <w:semiHidden/>
    <w:locked/>
    <w:rsid w:val="00CD1672"/>
    <w:rPr>
      <w:rFonts w:ascii="Cambria" w:hAnsi="Cambria"/>
      <w:b/>
      <w:i/>
      <w:sz w:val="28"/>
      <w:lang w:eastAsia="en-US"/>
    </w:rPr>
  </w:style>
  <w:style w:type="character" w:customStyle="1" w:styleId="Heading4Char3">
    <w:name w:val="Heading 4 Char3"/>
    <w:aliases w:val="Заголовок4Нат Char3,прилож. Char3,Заголовок 4 Знак2 Char3,Заголовок 4 Знак1 Знак1 Char3,Заголовок 4 Знак1 Знак Знак Знак Char3,Заголовок 4 Знак1 Знак Знак1 Char3,Заголовок 4 Знак Знак Знак Char3,Заголовок 4 Знак1 Знак Знак Char3"/>
    <w:semiHidden/>
    <w:locked/>
    <w:rsid w:val="00CD1672"/>
    <w:rPr>
      <w:rFonts w:ascii="Calibri" w:hAnsi="Calibri"/>
      <w:b/>
      <w:sz w:val="28"/>
      <w:lang w:eastAsia="en-US"/>
    </w:rPr>
  </w:style>
  <w:style w:type="character" w:customStyle="1" w:styleId="Heading2Char11">
    <w:name w:val="Heading 2 Char11"/>
    <w:aliases w:val="Заголовок2Нат Char2,Заголовок 2+полужирный Char2,подразд Char2,подразд Знак Char2,Заголовок 2 Знак1 Char2,Заголовок 2+полужирный Знак Char2,подразд Знак1 Char2,Заголовок 2 Знак Знак Char2,подразд Знак Знак Char2,Heading 2 Char Char2"/>
    <w:semiHidden/>
    <w:locked/>
    <w:rsid w:val="00811B10"/>
    <w:rPr>
      <w:rFonts w:ascii="Cambria" w:hAnsi="Cambria"/>
      <w:b/>
      <w:i/>
      <w:sz w:val="28"/>
      <w:lang w:eastAsia="en-US"/>
    </w:rPr>
  </w:style>
  <w:style w:type="character" w:customStyle="1" w:styleId="Heading4Char2">
    <w:name w:val="Heading 4 Char2"/>
    <w:aliases w:val="Заголовок4Нат Char2,прилож. Char2,Заголовок 4 Знак2 Char2,Заголовок 4 Знак1 Знак1 Char2,Заголовок 4 Знак1 Знак Знак Знак Char2,Заголовок 4 Знак1 Знак Знак1 Char2,Заголовок 4 Знак Знак Знак Char2,Заголовок 4 Знак1 Знак Знак Char2"/>
    <w:semiHidden/>
    <w:locked/>
    <w:rsid w:val="00811B10"/>
    <w:rPr>
      <w:rFonts w:ascii="Calibri" w:hAnsi="Calibri"/>
      <w:b/>
      <w:sz w:val="28"/>
      <w:lang w:eastAsia="en-US"/>
    </w:rPr>
  </w:style>
  <w:style w:type="paragraph" w:styleId="ae">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8"/>
    <w:link w:val="af"/>
    <w:rsid w:val="00A8046D"/>
    <w:pPr>
      <w:tabs>
        <w:tab w:val="center" w:pos="4677"/>
        <w:tab w:val="right" w:pos="9355"/>
      </w:tabs>
      <w:ind w:firstLine="0"/>
    </w:pPr>
    <w:rPr>
      <w:rFonts w:eastAsia="Calibri"/>
      <w:szCs w:val="20"/>
    </w:rPr>
  </w:style>
  <w:style w:type="character" w:customStyle="1" w:styleId="af">
    <w:name w:val="Верхний колонтитул Знак"/>
    <w:aliases w:val="ЛЕН2_НИР_верхний колонтитул Знак,Titul Знак,Heder Знак,Верхний колонтитул2 Знак,Верхний колонтитул3 Знак,Верхний колонтитул4 Знак,Верхний колонтитул11 Знак,Верхний колонтитул21 Знак,Верхний колонтитул31 Знак"/>
    <w:link w:val="ae"/>
    <w:locked/>
    <w:rsid w:val="00A8046D"/>
    <w:rPr>
      <w:rFonts w:ascii="Times New Roman" w:hAnsi="Times New Roman" w:cs="Times New Roman"/>
      <w:sz w:val="24"/>
    </w:rPr>
  </w:style>
  <w:style w:type="paragraph" w:styleId="af0">
    <w:name w:val="footer"/>
    <w:aliases w:val="ЛЕН2_НИР,ЛЕН2_ПРОЕКТ_Нижний колонтитул,ЛЕН2_ОБИН_Нижний колонтитул,НижКолонтитул,Нижний колонтитул2"/>
    <w:basedOn w:val="a8"/>
    <w:link w:val="af1"/>
    <w:rsid w:val="000D154A"/>
    <w:pPr>
      <w:tabs>
        <w:tab w:val="center" w:pos="4677"/>
        <w:tab w:val="right" w:pos="9355"/>
      </w:tabs>
    </w:pPr>
    <w:rPr>
      <w:rFonts w:ascii="Calibri" w:eastAsia="Calibri" w:hAnsi="Calibri"/>
      <w:sz w:val="20"/>
      <w:szCs w:val="20"/>
    </w:rPr>
  </w:style>
  <w:style w:type="character" w:customStyle="1" w:styleId="af1">
    <w:name w:val="Нижний колонтитул Знак"/>
    <w:aliases w:val="ЛЕН2_НИР Знак,ЛЕН2_ПРОЕКТ_Нижний колонтитул Знак,ЛЕН2_ОБИН_Нижний колонтитул Знак,НижКолонтитул Знак,Нижний колонтитул2 Знак"/>
    <w:link w:val="af0"/>
    <w:locked/>
    <w:rsid w:val="000D154A"/>
    <w:rPr>
      <w:rFonts w:cs="Times New Roman"/>
    </w:rPr>
  </w:style>
  <w:style w:type="character" w:customStyle="1" w:styleId="ad">
    <w:name w:val="Текст выноски Знак"/>
    <w:link w:val="ac"/>
    <w:locked/>
    <w:rsid w:val="000D154A"/>
    <w:rPr>
      <w:rFonts w:ascii="Tahoma" w:hAnsi="Tahoma" w:cs="Times New Roman"/>
      <w:sz w:val="16"/>
    </w:rPr>
  </w:style>
  <w:style w:type="table" w:styleId="af2">
    <w:name w:val="Table Grid"/>
    <w:basedOn w:val="aa"/>
    <w:uiPriority w:val="59"/>
    <w:rsid w:val="000D154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7">
    <w:name w:val="Заголовок 2 Знак"/>
    <w:aliases w:val="Заголовок2Нат Знак,Заголовок 2+полужирный Знак1,подразд Знак2,подразд Знак Знак1,Заголовок 2 Знак1 Знак,Заголовок 2+полужирный Знак Знак,подразд Знак1 Знак,Заголовок 2 Знак Знак Знак,подразд Знак Знак Знак,Heading 2 Char Знак,Char Знак"/>
    <w:link w:val="20"/>
    <w:locked/>
    <w:rsid w:val="00FD1E93"/>
    <w:rPr>
      <w:rFonts w:ascii="Times New Roman" w:eastAsia="MS ????" w:hAnsi="Times New Roman"/>
      <w:b/>
      <w:sz w:val="24"/>
      <w:szCs w:val="26"/>
      <w:lang w:eastAsia="en-US"/>
    </w:rPr>
  </w:style>
  <w:style w:type="paragraph" w:styleId="af3">
    <w:name w:val="Normal Indent"/>
    <w:basedOn w:val="a8"/>
    <w:link w:val="af4"/>
    <w:rsid w:val="006229C0"/>
    <w:pPr>
      <w:tabs>
        <w:tab w:val="left" w:pos="851"/>
      </w:tabs>
    </w:pPr>
    <w:rPr>
      <w:rFonts w:eastAsia="Calibri"/>
      <w:szCs w:val="20"/>
      <w:lang w:eastAsia="ru-RU"/>
    </w:rPr>
  </w:style>
  <w:style w:type="paragraph" w:customStyle="1" w:styleId="23">
    <w:name w:val="ЛЕН2_НИР_текст"/>
    <w:basedOn w:val="a8"/>
    <w:autoRedefine/>
    <w:rsid w:val="006229C0"/>
    <w:pPr>
      <w:numPr>
        <w:numId w:val="1"/>
      </w:numPr>
      <w:tabs>
        <w:tab w:val="left" w:pos="851"/>
      </w:tabs>
    </w:pPr>
    <w:rPr>
      <w:rFonts w:eastAsia="Calibri"/>
      <w:szCs w:val="20"/>
      <w:lang w:eastAsia="ru-RU"/>
    </w:rPr>
  </w:style>
  <w:style w:type="character" w:customStyle="1" w:styleId="af4">
    <w:name w:val="Обычный отступ Знак"/>
    <w:link w:val="af3"/>
    <w:locked/>
    <w:rsid w:val="006229C0"/>
    <w:rPr>
      <w:rFonts w:ascii="Times New Roman" w:hAnsi="Times New Roman"/>
      <w:sz w:val="24"/>
      <w:lang w:eastAsia="ru-RU"/>
    </w:rPr>
  </w:style>
  <w:style w:type="paragraph" w:customStyle="1" w:styleId="-">
    <w:name w:val="Перечисление(-)"/>
    <w:basedOn w:val="a8"/>
    <w:next w:val="a8"/>
    <w:link w:val="-1"/>
    <w:autoRedefine/>
    <w:qFormat/>
    <w:rsid w:val="00B7336B"/>
    <w:pPr>
      <w:numPr>
        <w:numId w:val="5"/>
      </w:numPr>
      <w:tabs>
        <w:tab w:val="decimal" w:pos="851"/>
        <w:tab w:val="left" w:pos="964"/>
        <w:tab w:val="decimal" w:pos="1134"/>
      </w:tabs>
      <w:ind w:left="0" w:right="-1" w:firstLine="851"/>
    </w:pPr>
    <w:rPr>
      <w:rFonts w:eastAsia="MS Mincho"/>
      <w:kern w:val="24"/>
      <w:szCs w:val="20"/>
    </w:rPr>
  </w:style>
  <w:style w:type="paragraph" w:customStyle="1" w:styleId="55">
    <w:name w:val="Стиль55отступ"/>
    <w:basedOn w:val="af3"/>
    <w:link w:val="550"/>
    <w:qFormat/>
    <w:rsid w:val="006229C0"/>
    <w:pPr>
      <w:spacing w:after="120"/>
    </w:pPr>
    <w:rPr>
      <w:szCs w:val="24"/>
    </w:rPr>
  </w:style>
  <w:style w:type="character" w:customStyle="1" w:styleId="-1">
    <w:name w:val="Перечисление(-) Знак"/>
    <w:link w:val="-"/>
    <w:locked/>
    <w:rsid w:val="00B7336B"/>
    <w:rPr>
      <w:rFonts w:ascii="Times New Roman" w:eastAsia="MS Mincho" w:hAnsi="Times New Roman"/>
      <w:kern w:val="24"/>
      <w:sz w:val="24"/>
      <w:lang w:eastAsia="en-US"/>
    </w:rPr>
  </w:style>
  <w:style w:type="character" w:customStyle="1" w:styleId="550">
    <w:name w:val="Стиль55отступ Знак"/>
    <w:link w:val="55"/>
    <w:locked/>
    <w:rsid w:val="006229C0"/>
    <w:rPr>
      <w:rFonts w:ascii="Times New Roman" w:hAnsi="Times New Roman" w:cs="Times New Roman"/>
      <w:sz w:val="24"/>
      <w:szCs w:val="24"/>
      <w:lang w:eastAsia="ru-RU"/>
    </w:rPr>
  </w:style>
  <w:style w:type="paragraph" w:customStyle="1" w:styleId="51">
    <w:name w:val="Стиль5обычный"/>
    <w:basedOn w:val="a8"/>
    <w:link w:val="52"/>
    <w:qFormat/>
    <w:rsid w:val="006229C0"/>
    <w:pPr>
      <w:tabs>
        <w:tab w:val="num" w:pos="0"/>
        <w:tab w:val="left" w:pos="851"/>
      </w:tabs>
      <w:spacing w:after="120"/>
      <w:ind w:left="1135" w:hanging="284"/>
    </w:pPr>
    <w:rPr>
      <w:rFonts w:ascii="Calibri" w:eastAsia="Calibri" w:hAnsi="Calibri"/>
      <w:szCs w:val="20"/>
      <w:lang w:eastAsia="ru-RU"/>
    </w:rPr>
  </w:style>
  <w:style w:type="paragraph" w:customStyle="1" w:styleId="15">
    <w:name w:val="Заголовок оглавления1"/>
    <w:basedOn w:val="1"/>
    <w:next w:val="a8"/>
    <w:rsid w:val="00E44E07"/>
    <w:pPr>
      <w:spacing w:before="480" w:line="276" w:lineRule="auto"/>
      <w:jc w:val="left"/>
      <w:outlineLvl w:val="9"/>
    </w:pPr>
    <w:rPr>
      <w:rFonts w:ascii="Cambria" w:hAnsi="Cambria"/>
      <w:color w:val="365F91"/>
    </w:rPr>
  </w:style>
  <w:style w:type="paragraph" w:styleId="16">
    <w:name w:val="toc 1"/>
    <w:basedOn w:val="a8"/>
    <w:next w:val="a8"/>
    <w:autoRedefine/>
    <w:uiPriority w:val="39"/>
    <w:qFormat/>
    <w:rsid w:val="00A8046D"/>
    <w:pPr>
      <w:tabs>
        <w:tab w:val="right" w:leader="dot" w:pos="9628"/>
      </w:tabs>
      <w:spacing w:after="100"/>
      <w:ind w:firstLine="0"/>
    </w:pPr>
  </w:style>
  <w:style w:type="paragraph" w:styleId="28">
    <w:name w:val="toc 2"/>
    <w:basedOn w:val="a8"/>
    <w:next w:val="a8"/>
    <w:autoRedefine/>
    <w:uiPriority w:val="39"/>
    <w:qFormat/>
    <w:rsid w:val="00A8046D"/>
    <w:pPr>
      <w:tabs>
        <w:tab w:val="right" w:leader="dot" w:pos="9628"/>
      </w:tabs>
      <w:ind w:firstLine="0"/>
    </w:pPr>
  </w:style>
  <w:style w:type="paragraph" w:styleId="33">
    <w:name w:val="toc 3"/>
    <w:basedOn w:val="a8"/>
    <w:next w:val="a8"/>
    <w:autoRedefine/>
    <w:uiPriority w:val="39"/>
    <w:qFormat/>
    <w:rsid w:val="00B72A74"/>
    <w:pPr>
      <w:tabs>
        <w:tab w:val="right" w:leader="dot" w:pos="9629"/>
      </w:tabs>
      <w:ind w:left="567" w:right="567" w:firstLine="0"/>
    </w:pPr>
  </w:style>
  <w:style w:type="character" w:styleId="af5">
    <w:name w:val="Hyperlink"/>
    <w:uiPriority w:val="99"/>
    <w:rsid w:val="00E44E07"/>
    <w:rPr>
      <w:rFonts w:cs="Times New Roman"/>
      <w:color w:val="0000FF"/>
      <w:u w:val="single"/>
    </w:rPr>
  </w:style>
  <w:style w:type="character" w:customStyle="1" w:styleId="41">
    <w:name w:val="Заголовок 4 Знак"/>
    <w:aliases w:val="Заголовок4Нат Знак,прилож. Знак1,Заголовок 4 Знак2 Знак1,Заголовок 4 Знак1 Знак1 Знак1,Заголовок 4 Знак1 Знак Знак Знак Знак1,Заголовок 4 Знак1 Знак Знак1 Знак1,Заголовок 4 Знак Знак Знак Знак1,Заголовок 4 Знак1 Знак Знак Знак2"/>
    <w:link w:val="4"/>
    <w:locked/>
    <w:rsid w:val="001B676A"/>
    <w:rPr>
      <w:rFonts w:ascii="Times New Roman" w:eastAsia="MS ????" w:hAnsi="Times New Roman"/>
      <w:b/>
      <w:bCs/>
      <w:iCs/>
      <w:sz w:val="24"/>
      <w:lang w:eastAsia="en-US"/>
    </w:rPr>
  </w:style>
  <w:style w:type="paragraph" w:customStyle="1" w:styleId="10">
    <w:name w:val="МойЗаголовок1"/>
    <w:basedOn w:val="a8"/>
    <w:rsid w:val="003E5DFD"/>
    <w:pPr>
      <w:numPr>
        <w:numId w:val="4"/>
      </w:numPr>
    </w:pPr>
  </w:style>
  <w:style w:type="paragraph" w:customStyle="1" w:styleId="21">
    <w:name w:val="МойЗаголовок2"/>
    <w:basedOn w:val="a8"/>
    <w:rsid w:val="003E5DFD"/>
    <w:pPr>
      <w:numPr>
        <w:ilvl w:val="1"/>
        <w:numId w:val="4"/>
      </w:numPr>
    </w:pPr>
  </w:style>
  <w:style w:type="paragraph" w:customStyle="1" w:styleId="31">
    <w:name w:val="МойЗаголовок3"/>
    <w:basedOn w:val="a8"/>
    <w:rsid w:val="003E5DFD"/>
    <w:pPr>
      <w:numPr>
        <w:ilvl w:val="2"/>
        <w:numId w:val="4"/>
      </w:numPr>
    </w:pPr>
  </w:style>
  <w:style w:type="paragraph" w:customStyle="1" w:styleId="40">
    <w:name w:val="МойЗаголовок4"/>
    <w:basedOn w:val="a8"/>
    <w:rsid w:val="003E5DFD"/>
    <w:pPr>
      <w:numPr>
        <w:ilvl w:val="3"/>
        <w:numId w:val="4"/>
      </w:numPr>
    </w:pPr>
  </w:style>
  <w:style w:type="paragraph" w:customStyle="1" w:styleId="22">
    <w:name w:val="Перечисление2"/>
    <w:basedOn w:val="-"/>
    <w:next w:val="a8"/>
    <w:link w:val="29"/>
    <w:autoRedefine/>
    <w:qFormat/>
    <w:rsid w:val="00B21007"/>
    <w:pPr>
      <w:numPr>
        <w:numId w:val="3"/>
      </w:numPr>
      <w:tabs>
        <w:tab w:val="clear" w:pos="1134"/>
        <w:tab w:val="decimal" w:pos="1418"/>
      </w:tabs>
      <w:ind w:left="0" w:firstLine="1134"/>
    </w:pPr>
    <w:rPr>
      <w:rFonts w:eastAsia="Calibri"/>
      <w:kern w:val="0"/>
      <w:lang w:eastAsia="ja-JP"/>
    </w:rPr>
  </w:style>
  <w:style w:type="paragraph" w:customStyle="1" w:styleId="13">
    <w:name w:val="Абзац списка1"/>
    <w:basedOn w:val="a8"/>
    <w:rsid w:val="00B72A74"/>
    <w:pPr>
      <w:numPr>
        <w:numId w:val="44"/>
      </w:numPr>
      <w:shd w:val="clear" w:color="auto" w:fill="FFFFFF"/>
      <w:tabs>
        <w:tab w:val="left" w:pos="1134"/>
      </w:tabs>
      <w:ind w:left="0" w:firstLine="851"/>
      <w:contextualSpacing/>
    </w:pPr>
    <w:rPr>
      <w:rFonts w:eastAsia="Calibri"/>
      <w:szCs w:val="24"/>
      <w:lang w:eastAsia="ru-RU"/>
    </w:rPr>
  </w:style>
  <w:style w:type="character" w:customStyle="1" w:styleId="29">
    <w:name w:val="Перечисление2 Знак"/>
    <w:link w:val="22"/>
    <w:locked/>
    <w:rsid w:val="00B21007"/>
    <w:rPr>
      <w:rFonts w:ascii="Times New Roman" w:hAnsi="Times New Roman"/>
      <w:sz w:val="24"/>
      <w:lang w:eastAsia="ja-JP"/>
    </w:rPr>
  </w:style>
  <w:style w:type="paragraph" w:customStyle="1" w:styleId="42">
    <w:name w:val="Стиль4рис"/>
    <w:basedOn w:val="a8"/>
    <w:link w:val="43"/>
    <w:qFormat/>
    <w:rsid w:val="004F167A"/>
    <w:pPr>
      <w:tabs>
        <w:tab w:val="left" w:pos="851"/>
      </w:tabs>
      <w:spacing w:before="120" w:after="120"/>
      <w:ind w:firstLine="0"/>
      <w:jc w:val="center"/>
    </w:pPr>
    <w:rPr>
      <w:rFonts w:eastAsia="Calibri"/>
      <w:szCs w:val="20"/>
      <w:lang w:eastAsia="ru-RU"/>
    </w:rPr>
  </w:style>
  <w:style w:type="character" w:customStyle="1" w:styleId="43">
    <w:name w:val="Стиль4рис Знак"/>
    <w:link w:val="42"/>
    <w:locked/>
    <w:rsid w:val="004F167A"/>
    <w:rPr>
      <w:rFonts w:ascii="Times New Roman" w:hAnsi="Times New Roman"/>
      <w:sz w:val="24"/>
      <w:lang w:eastAsia="ru-RU"/>
    </w:rPr>
  </w:style>
  <w:style w:type="paragraph" w:customStyle="1" w:styleId="53">
    <w:name w:val="Стиль5рис"/>
    <w:basedOn w:val="42"/>
    <w:link w:val="54"/>
    <w:qFormat/>
    <w:rsid w:val="00393E5E"/>
    <w:pPr>
      <w:spacing w:after="240"/>
    </w:pPr>
    <w:rPr>
      <w:szCs w:val="24"/>
    </w:rPr>
  </w:style>
  <w:style w:type="character" w:customStyle="1" w:styleId="54">
    <w:name w:val="Стиль5рис Знак"/>
    <w:link w:val="53"/>
    <w:locked/>
    <w:rsid w:val="00393E5E"/>
    <w:rPr>
      <w:rFonts w:ascii="Times New Roman" w:hAnsi="Times New Roman" w:cs="Times New Roman"/>
      <w:sz w:val="24"/>
      <w:szCs w:val="24"/>
      <w:lang w:eastAsia="ru-RU"/>
    </w:rPr>
  </w:style>
  <w:style w:type="character" w:styleId="af6">
    <w:name w:val="endnote reference"/>
    <w:rsid w:val="00B740CA"/>
    <w:rPr>
      <w:rFonts w:cs="Times New Roman"/>
      <w:vertAlign w:val="baseline"/>
    </w:rPr>
  </w:style>
  <w:style w:type="paragraph" w:styleId="af7">
    <w:name w:val="endnote text"/>
    <w:basedOn w:val="a8"/>
    <w:link w:val="af8"/>
    <w:rsid w:val="00B740CA"/>
    <w:pPr>
      <w:tabs>
        <w:tab w:val="left" w:pos="851"/>
      </w:tabs>
      <w:overflowPunct w:val="0"/>
      <w:autoSpaceDE w:val="0"/>
      <w:autoSpaceDN w:val="0"/>
      <w:adjustRightInd w:val="0"/>
      <w:spacing w:line="360" w:lineRule="auto"/>
      <w:ind w:firstLine="0"/>
      <w:textAlignment w:val="baseline"/>
    </w:pPr>
    <w:rPr>
      <w:rFonts w:ascii="Times New Roman CYR" w:eastAsia="Calibri" w:hAnsi="Times New Roman CYR"/>
      <w:szCs w:val="20"/>
    </w:rPr>
  </w:style>
  <w:style w:type="character" w:customStyle="1" w:styleId="af8">
    <w:name w:val="Текст концевой сноски Знак"/>
    <w:link w:val="af7"/>
    <w:locked/>
    <w:rsid w:val="00B740CA"/>
    <w:rPr>
      <w:rFonts w:ascii="Times New Roman CYR" w:hAnsi="Times New Roman CYR" w:cs="Times New Roman"/>
      <w:sz w:val="24"/>
    </w:rPr>
  </w:style>
  <w:style w:type="character" w:customStyle="1" w:styleId="56">
    <w:name w:val="Заголовок5Нат"/>
    <w:qFormat/>
    <w:rsid w:val="006B2C05"/>
    <w:rPr>
      <w:rFonts w:ascii="Times New Roman" w:hAnsi="Times New Roman"/>
      <w:b/>
      <w:sz w:val="26"/>
    </w:rPr>
  </w:style>
  <w:style w:type="paragraph" w:customStyle="1" w:styleId="2a">
    <w:name w:val="ЛЕН2_НИР_заг"/>
    <w:basedOn w:val="a8"/>
    <w:rsid w:val="00B740CA"/>
    <w:pPr>
      <w:tabs>
        <w:tab w:val="left" w:pos="851"/>
      </w:tabs>
      <w:ind w:right="178" w:firstLine="0"/>
    </w:pPr>
    <w:rPr>
      <w:rFonts w:eastAsia="Calibri"/>
      <w:b/>
      <w:caps/>
      <w:sz w:val="32"/>
      <w:szCs w:val="24"/>
      <w:lang w:val="en-US" w:eastAsia="ru-RU"/>
    </w:rPr>
  </w:style>
  <w:style w:type="character" w:customStyle="1" w:styleId="330">
    <w:name w:val="Заголовок 3 Знак3"/>
    <w:aliases w:val="пункт Знак1,Заголовок 3 Знак Знак,Заголовок 3 Знак Знак Знак Знак1,Заголовок 3 Знак1 Знак1,Заголовок 3 Знак Знак Знак1 Знак1,Заголовок 3 Знак2 Знак1,Заголовок 3 Знак Знак Знак2 Знак1,Заголовок 3 Знак5 Знак1,Заголовок 3 Знак11 Знак"/>
    <w:rsid w:val="00CE51E8"/>
  </w:style>
  <w:style w:type="paragraph" w:styleId="af9">
    <w:name w:val="caption"/>
    <w:aliases w:val="Знак,Caption Char1,Caption Char Char,Char Char Char1,Char Char1, Знак,Caption, Char Char Char, Char Char1,Char Char Char"/>
    <w:basedOn w:val="a8"/>
    <w:next w:val="a8"/>
    <w:link w:val="afa"/>
    <w:qFormat/>
    <w:rsid w:val="00B740CA"/>
    <w:pPr>
      <w:tabs>
        <w:tab w:val="left" w:pos="851"/>
      </w:tabs>
      <w:ind w:firstLine="0"/>
    </w:pPr>
    <w:rPr>
      <w:rFonts w:eastAsia="Calibri"/>
      <w:b/>
      <w:sz w:val="20"/>
      <w:szCs w:val="20"/>
      <w:lang w:eastAsia="ru-RU"/>
    </w:rPr>
  </w:style>
  <w:style w:type="paragraph" w:customStyle="1" w:styleId="Default">
    <w:name w:val="Default"/>
    <w:rsid w:val="00B740CA"/>
    <w:pPr>
      <w:autoSpaceDE w:val="0"/>
      <w:autoSpaceDN w:val="0"/>
      <w:adjustRightInd w:val="0"/>
    </w:pPr>
    <w:rPr>
      <w:rFonts w:ascii="Times New Roman" w:hAnsi="Times New Roman"/>
      <w:color w:val="000000"/>
      <w:sz w:val="24"/>
      <w:szCs w:val="24"/>
    </w:rPr>
  </w:style>
  <w:style w:type="paragraph" w:customStyle="1" w:styleId="afb">
    <w:name w:val="Стиль"/>
    <w:rsid w:val="00B740CA"/>
    <w:rPr>
      <w:rFonts w:ascii="Times New Roman" w:hAnsi="Times New Roman"/>
    </w:rPr>
  </w:style>
  <w:style w:type="paragraph" w:customStyle="1" w:styleId="2b">
    <w:name w:val="Таб2.текст"/>
    <w:basedOn w:val="a8"/>
    <w:rsid w:val="00B740CA"/>
    <w:pPr>
      <w:widowControl w:val="0"/>
      <w:tabs>
        <w:tab w:val="left" w:pos="851"/>
      </w:tabs>
      <w:spacing w:after="120"/>
      <w:ind w:firstLine="0"/>
    </w:pPr>
    <w:rPr>
      <w:rFonts w:eastAsia="Calibri"/>
      <w:szCs w:val="20"/>
      <w:lang w:eastAsia="ru-RU"/>
    </w:rPr>
  </w:style>
  <w:style w:type="character" w:styleId="afc">
    <w:name w:val="page number"/>
    <w:rsid w:val="00B740CA"/>
    <w:rPr>
      <w:rFonts w:cs="Times New Roman"/>
    </w:rPr>
  </w:style>
  <w:style w:type="paragraph" w:styleId="afd">
    <w:name w:val="Body Text"/>
    <w:aliases w:val="Основной текст Знак1 Знак,Основной текст Знак Знак Знак Знак,Основной текст Знак1,Основной текст Знак Знак Знак,Основной текст Знак Знак,Основной текст Знак1 Знак Знак,Основной текст Знак Знак1 Знак"/>
    <w:basedOn w:val="a8"/>
    <w:link w:val="2c"/>
    <w:rsid w:val="00B740CA"/>
    <w:pPr>
      <w:tabs>
        <w:tab w:val="left" w:pos="851"/>
      </w:tabs>
      <w:spacing w:after="120"/>
      <w:ind w:firstLine="0"/>
    </w:pPr>
    <w:rPr>
      <w:rFonts w:eastAsia="Calibri"/>
      <w:szCs w:val="20"/>
      <w:lang w:eastAsia="ru-RU"/>
    </w:rPr>
  </w:style>
  <w:style w:type="character" w:customStyle="1" w:styleId="BodyTextChar">
    <w:name w:val="Body Text Char"/>
    <w:aliases w:val="Основной текст Знак1 Знак Char,Основной текст Знак Знак Знак Знак Char,Основной текст Знак1 Char,Основной текст Знак Знак Знак Char,Основной текст Знак Знак Char,Основной текст Знак1 Знак Знак Char,Основной текст Знак Знак1 Знак Char"/>
    <w:locked/>
    <w:rsid w:val="00B740CA"/>
    <w:rPr>
      <w:rFonts w:cs="Times New Roman"/>
      <w:kern w:val="24"/>
      <w:sz w:val="24"/>
      <w:lang w:val="ru-RU" w:eastAsia="ru-RU"/>
    </w:rPr>
  </w:style>
  <w:style w:type="character" w:customStyle="1" w:styleId="afe">
    <w:name w:val="Основной текст Знак"/>
    <w:semiHidden/>
    <w:rsid w:val="00B740CA"/>
    <w:rPr>
      <w:rFonts w:ascii="Times New Roman" w:hAnsi="Times New Roman"/>
      <w:sz w:val="24"/>
    </w:rPr>
  </w:style>
  <w:style w:type="character" w:customStyle="1" w:styleId="2c">
    <w:name w:val="Основной текст Знак2"/>
    <w:aliases w:val="Основной текст Знак1 Знак Знак1,Основной текст Знак Знак Знак Знак Знак1,Основной текст Знак1 Знак1,Основной текст Знак Знак Знак Знак1,Основной текст Знак Знак Знак1,Основной текст Знак1 Знак Знак Знак"/>
    <w:link w:val="afd"/>
    <w:locked/>
    <w:rsid w:val="00B740CA"/>
    <w:rPr>
      <w:rFonts w:ascii="Times New Roman" w:hAnsi="Times New Roman"/>
      <w:sz w:val="24"/>
      <w:lang w:eastAsia="ru-RU"/>
    </w:rPr>
  </w:style>
  <w:style w:type="paragraph" w:customStyle="1" w:styleId="aff">
    <w:name w:val="введение"/>
    <w:basedOn w:val="1"/>
    <w:rsid w:val="00B740CA"/>
    <w:rPr>
      <w:rFonts w:eastAsia="Calibri"/>
      <w:caps/>
      <w:sz w:val="32"/>
      <w:szCs w:val="32"/>
      <w:lang w:eastAsia="ru-RU"/>
    </w:rPr>
  </w:style>
  <w:style w:type="paragraph" w:customStyle="1" w:styleId="NPP-2006-Body">
    <w:name w:val="NPP-2006-Body"/>
    <w:basedOn w:val="a8"/>
    <w:rsid w:val="00B740CA"/>
    <w:pPr>
      <w:tabs>
        <w:tab w:val="left" w:pos="851"/>
        <w:tab w:val="left" w:pos="3150"/>
        <w:tab w:val="right" w:pos="9540"/>
      </w:tabs>
      <w:ind w:left="357" w:firstLine="0"/>
    </w:pPr>
    <w:rPr>
      <w:rFonts w:eastAsia="Calibri"/>
      <w:szCs w:val="24"/>
      <w:lang w:eastAsia="ru-RU"/>
    </w:rPr>
  </w:style>
  <w:style w:type="paragraph" w:customStyle="1" w:styleId="Normal1">
    <w:name w:val="Normal1"/>
    <w:rsid w:val="00B740CA"/>
    <w:pPr>
      <w:widowControl w:val="0"/>
      <w:numPr>
        <w:numId w:val="7"/>
      </w:numPr>
      <w:spacing w:after="120"/>
      <w:ind w:left="357" w:hanging="357"/>
      <w:jc w:val="both"/>
    </w:pPr>
    <w:rPr>
      <w:rFonts w:ascii="Times New Roman" w:hAnsi="Times New Roman"/>
      <w:sz w:val="24"/>
      <w:lang w:val="en-US"/>
    </w:rPr>
  </w:style>
  <w:style w:type="paragraph" w:customStyle="1" w:styleId="1--0">
    <w:name w:val="Спис1--0"/>
    <w:basedOn w:val="a8"/>
    <w:rsid w:val="00B740CA"/>
    <w:pPr>
      <w:tabs>
        <w:tab w:val="num" w:pos="0"/>
        <w:tab w:val="left" w:pos="851"/>
      </w:tabs>
      <w:ind w:left="1134" w:hanging="283"/>
    </w:pPr>
    <w:rPr>
      <w:rFonts w:eastAsia="Calibri"/>
      <w:spacing w:val="1"/>
      <w:szCs w:val="20"/>
      <w:lang w:eastAsia="ru-RU"/>
    </w:rPr>
  </w:style>
  <w:style w:type="character" w:styleId="aff0">
    <w:name w:val="Emphasis"/>
    <w:qFormat/>
    <w:rsid w:val="00B740CA"/>
    <w:rPr>
      <w:rFonts w:cs="Times New Roman"/>
      <w:i/>
    </w:rPr>
  </w:style>
  <w:style w:type="paragraph" w:customStyle="1" w:styleId="221">
    <w:name w:val="ЛЕН2_НИР_переч2"/>
    <w:basedOn w:val="a8"/>
    <w:rsid w:val="00B740CA"/>
    <w:pPr>
      <w:numPr>
        <w:numId w:val="15"/>
      </w:numPr>
      <w:tabs>
        <w:tab w:val="left" w:pos="851"/>
      </w:tabs>
    </w:pPr>
    <w:rPr>
      <w:rFonts w:ascii="Times New Roman CYR" w:eastAsia="Calibri" w:hAnsi="Times New Roman CYR"/>
      <w:szCs w:val="20"/>
      <w:lang w:eastAsia="ru-RU"/>
    </w:rPr>
  </w:style>
  <w:style w:type="paragraph" w:customStyle="1" w:styleId="tabl">
    <w:name w:val="tabl"/>
    <w:basedOn w:val="a8"/>
    <w:next w:val="a8"/>
    <w:rsid w:val="00B740CA"/>
    <w:pPr>
      <w:widowControl w:val="0"/>
      <w:tabs>
        <w:tab w:val="left" w:pos="851"/>
      </w:tabs>
      <w:autoSpaceDE w:val="0"/>
      <w:autoSpaceDN w:val="0"/>
      <w:adjustRightInd w:val="0"/>
      <w:ind w:left="357" w:hanging="357"/>
    </w:pPr>
    <w:rPr>
      <w:rFonts w:eastAsia="Calibri" w:cs="Arial"/>
      <w:szCs w:val="20"/>
      <w:lang w:eastAsia="ru-RU"/>
    </w:rPr>
  </w:style>
  <w:style w:type="paragraph" w:customStyle="1" w:styleId="FigureCaption">
    <w:name w:val="Figure Caption"/>
    <w:basedOn w:val="a8"/>
    <w:rsid w:val="00B740CA"/>
    <w:pPr>
      <w:tabs>
        <w:tab w:val="left" w:pos="851"/>
      </w:tabs>
      <w:spacing w:before="120"/>
      <w:ind w:firstLine="0"/>
      <w:jc w:val="center"/>
    </w:pPr>
    <w:rPr>
      <w:rFonts w:eastAsia="Calibri"/>
      <w:i/>
      <w:sz w:val="20"/>
      <w:szCs w:val="20"/>
      <w:lang w:eastAsia="ru-RU"/>
    </w:rPr>
  </w:style>
  <w:style w:type="paragraph" w:customStyle="1" w:styleId="17">
    <w:name w:val="Обычный1"/>
    <w:rsid w:val="00B740CA"/>
    <w:pPr>
      <w:widowControl w:val="0"/>
    </w:pPr>
    <w:rPr>
      <w:rFonts w:ascii="Arial" w:hAnsi="Arial"/>
      <w:lang w:val="en-US"/>
    </w:rPr>
  </w:style>
  <w:style w:type="paragraph" w:customStyle="1" w:styleId="210">
    <w:name w:val="ЛЕН2_НИР_переч1"/>
    <w:basedOn w:val="a8"/>
    <w:rsid w:val="00B740CA"/>
    <w:pPr>
      <w:numPr>
        <w:numId w:val="11"/>
      </w:numPr>
      <w:tabs>
        <w:tab w:val="left" w:pos="851"/>
      </w:tabs>
    </w:pPr>
    <w:rPr>
      <w:rFonts w:ascii="Times New Roman CYR" w:eastAsia="Calibri" w:hAnsi="Times New Roman CYR"/>
      <w:szCs w:val="20"/>
      <w:lang w:eastAsia="ru-RU"/>
    </w:rPr>
  </w:style>
  <w:style w:type="paragraph" w:customStyle="1" w:styleId="230">
    <w:name w:val="ЛЕН2_НИР_переч3"/>
    <w:basedOn w:val="a8"/>
    <w:autoRedefine/>
    <w:rsid w:val="00B740CA"/>
    <w:pPr>
      <w:numPr>
        <w:numId w:val="12"/>
      </w:numPr>
      <w:tabs>
        <w:tab w:val="left" w:pos="851"/>
      </w:tabs>
    </w:pPr>
    <w:rPr>
      <w:rFonts w:ascii="Times New Roman CYR" w:eastAsia="Calibri" w:hAnsi="Times New Roman CYR"/>
      <w:szCs w:val="20"/>
      <w:lang w:eastAsia="ru-RU"/>
    </w:rPr>
  </w:style>
  <w:style w:type="paragraph" w:customStyle="1" w:styleId="1-3">
    <w:name w:val="текст1-3"/>
    <w:basedOn w:val="a8"/>
    <w:rsid w:val="00B740CA"/>
    <w:pPr>
      <w:tabs>
        <w:tab w:val="left" w:pos="851"/>
      </w:tabs>
      <w:ind w:firstLine="709"/>
    </w:pPr>
    <w:rPr>
      <w:rFonts w:ascii="Times New Roman CYR" w:eastAsia="Calibri" w:hAnsi="Times New Roman CYR"/>
      <w:szCs w:val="20"/>
      <w:lang w:eastAsia="ru-RU"/>
    </w:rPr>
  </w:style>
  <w:style w:type="paragraph" w:customStyle="1" w:styleId="18">
    <w:name w:val="Таб1.наимен."/>
    <w:basedOn w:val="a8"/>
    <w:next w:val="a8"/>
    <w:rsid w:val="00B740CA"/>
    <w:pPr>
      <w:keepNext/>
      <w:tabs>
        <w:tab w:val="left" w:pos="851"/>
        <w:tab w:val="left" w:leader="dot" w:pos="9401"/>
      </w:tabs>
      <w:spacing w:before="120" w:line="288" w:lineRule="auto"/>
      <w:ind w:firstLine="0"/>
    </w:pPr>
    <w:rPr>
      <w:rFonts w:eastAsia="Calibri"/>
      <w:szCs w:val="20"/>
      <w:lang w:eastAsia="ru-RU"/>
    </w:rPr>
  </w:style>
  <w:style w:type="paragraph" w:customStyle="1" w:styleId="2d">
    <w:name w:val="ЛЕН2_НИР_таб подписи"/>
    <w:basedOn w:val="a8"/>
    <w:autoRedefine/>
    <w:rsid w:val="00B740CA"/>
    <w:pPr>
      <w:tabs>
        <w:tab w:val="left" w:pos="851"/>
        <w:tab w:val="left" w:pos="1276"/>
        <w:tab w:val="left" w:pos="1560"/>
      </w:tabs>
      <w:spacing w:before="120" w:after="120"/>
      <w:ind w:firstLine="0"/>
      <w:jc w:val="center"/>
    </w:pPr>
    <w:rPr>
      <w:rFonts w:eastAsia="Calibri"/>
      <w:szCs w:val="24"/>
      <w:lang w:eastAsia="ru-RU"/>
    </w:rPr>
  </w:style>
  <w:style w:type="paragraph" w:styleId="aff1">
    <w:name w:val="Body Text Indent"/>
    <w:aliases w:val="Основной текст с отступом Знак1 Знак1,Основной текст с отступом Знак Знак Знак1,Основной текст с отступом Знак1 Знак Знак,Основной текст с отступом Знак Знак Знак Знак Знак Знак Знак Знак Знак,Body Text Indent"/>
    <w:basedOn w:val="a8"/>
    <w:link w:val="19"/>
    <w:rsid w:val="00B740CA"/>
    <w:pPr>
      <w:tabs>
        <w:tab w:val="left" w:pos="851"/>
      </w:tabs>
      <w:ind w:left="3402" w:firstLine="0"/>
    </w:pPr>
    <w:rPr>
      <w:rFonts w:eastAsia="Calibri"/>
      <w:caps/>
      <w:szCs w:val="20"/>
      <w:lang w:eastAsia="ru-RU"/>
    </w:rPr>
  </w:style>
  <w:style w:type="character" w:customStyle="1" w:styleId="BodyTextIndentChar">
    <w:name w:val="Body Text Indent Char"/>
    <w:aliases w:val="Основной текст с отступом Знак1 Знак1 Char,Основной текст с отступом Знак Знак Знак1 Char,Основной текст с отступом Знак1 Знак Знак Char,Основной текст с отступом Знак Знак Знак Знак Знак Знак Знак Знак Знак Char"/>
    <w:locked/>
    <w:rsid w:val="00007457"/>
    <w:rPr>
      <w:rFonts w:ascii="Times New Roman" w:hAnsi="Times New Roman" w:cs="Times New Roman"/>
      <w:caps/>
      <w:sz w:val="24"/>
      <w:lang w:eastAsia="ru-RU"/>
    </w:rPr>
  </w:style>
  <w:style w:type="character" w:customStyle="1" w:styleId="aff2">
    <w:name w:val="Основной текст с отступом Знак"/>
    <w:semiHidden/>
    <w:rsid w:val="00B740CA"/>
    <w:rPr>
      <w:rFonts w:ascii="Times New Roman" w:hAnsi="Times New Roman"/>
      <w:sz w:val="24"/>
    </w:rPr>
  </w:style>
  <w:style w:type="character" w:customStyle="1" w:styleId="19">
    <w:name w:val="Основной текст с отступом Знак1"/>
    <w:aliases w:val="Основной текст с отступом Знак1 Знак1 Знак2,Основной текст с отступом Знак Знак Знак1 Знак2,Основной текст с отступом Знак1 Знак Знак Знак2,Основной текст с отступом Знак Знак Знак Знак Знак Знак Знак Знак Знак Знак"/>
    <w:link w:val="aff1"/>
    <w:locked/>
    <w:rsid w:val="00B740CA"/>
    <w:rPr>
      <w:rFonts w:ascii="Times New Roman" w:hAnsi="Times New Roman"/>
      <w:caps/>
      <w:sz w:val="24"/>
      <w:lang w:eastAsia="ru-RU"/>
    </w:rPr>
  </w:style>
  <w:style w:type="paragraph" w:styleId="2e">
    <w:name w:val="Body Text Indent 2"/>
    <w:aliases w:val="Body Text Indent Bulleted"/>
    <w:basedOn w:val="a8"/>
    <w:link w:val="2f"/>
    <w:rsid w:val="00B740CA"/>
    <w:pPr>
      <w:tabs>
        <w:tab w:val="left" w:pos="851"/>
      </w:tabs>
      <w:ind w:left="3402" w:firstLine="0"/>
    </w:pPr>
    <w:rPr>
      <w:rFonts w:eastAsia="Calibri"/>
      <w:b/>
      <w:szCs w:val="20"/>
      <w:lang w:eastAsia="ru-RU"/>
    </w:rPr>
  </w:style>
  <w:style w:type="character" w:customStyle="1" w:styleId="2f">
    <w:name w:val="Основной текст с отступом 2 Знак"/>
    <w:aliases w:val="Body Text Indent Bulleted Знак"/>
    <w:link w:val="2e"/>
    <w:locked/>
    <w:rsid w:val="00B740CA"/>
    <w:rPr>
      <w:rFonts w:ascii="Times New Roman" w:hAnsi="Times New Roman" w:cs="Times New Roman"/>
      <w:b/>
      <w:sz w:val="24"/>
      <w:lang w:eastAsia="ru-RU"/>
    </w:rPr>
  </w:style>
  <w:style w:type="paragraph" w:customStyle="1" w:styleId="2f0">
    <w:name w:val="Таб2"/>
    <w:aliases w:val="текст,Таб2-0"/>
    <w:basedOn w:val="a8"/>
    <w:rsid w:val="00B740CA"/>
    <w:pPr>
      <w:tabs>
        <w:tab w:val="left" w:pos="851"/>
        <w:tab w:val="left" w:leader="dot" w:pos="9401"/>
      </w:tabs>
      <w:spacing w:before="60" w:after="60"/>
      <w:ind w:firstLine="0"/>
    </w:pPr>
    <w:rPr>
      <w:rFonts w:eastAsia="Calibri"/>
      <w:szCs w:val="20"/>
      <w:lang w:eastAsia="ru-RU"/>
    </w:rPr>
  </w:style>
  <w:style w:type="paragraph" w:customStyle="1" w:styleId="aff3">
    <w:name w:val="Нормальный"/>
    <w:rsid w:val="00B740CA"/>
    <w:pPr>
      <w:ind w:firstLine="720"/>
      <w:jc w:val="both"/>
    </w:pPr>
    <w:rPr>
      <w:rFonts w:ascii="Times New Roman" w:hAnsi="Times New Roman"/>
    </w:rPr>
  </w:style>
  <w:style w:type="paragraph" w:styleId="44">
    <w:name w:val="toc 4"/>
    <w:basedOn w:val="a8"/>
    <w:next w:val="a8"/>
    <w:autoRedefine/>
    <w:uiPriority w:val="39"/>
    <w:rsid w:val="00B740CA"/>
    <w:pPr>
      <w:ind w:left="720" w:firstLine="0"/>
      <w:jc w:val="left"/>
    </w:pPr>
    <w:rPr>
      <w:rFonts w:eastAsia="Calibri"/>
      <w:sz w:val="18"/>
      <w:szCs w:val="18"/>
      <w:lang w:eastAsia="ru-RU"/>
    </w:rPr>
  </w:style>
  <w:style w:type="paragraph" w:styleId="57">
    <w:name w:val="toc 5"/>
    <w:basedOn w:val="a8"/>
    <w:next w:val="a8"/>
    <w:autoRedefine/>
    <w:uiPriority w:val="39"/>
    <w:rsid w:val="00B740CA"/>
    <w:pPr>
      <w:ind w:left="960" w:firstLine="0"/>
      <w:jc w:val="left"/>
    </w:pPr>
    <w:rPr>
      <w:rFonts w:eastAsia="Calibri"/>
      <w:sz w:val="18"/>
      <w:szCs w:val="18"/>
      <w:lang w:eastAsia="ru-RU"/>
    </w:rPr>
  </w:style>
  <w:style w:type="paragraph" w:styleId="61">
    <w:name w:val="toc 6"/>
    <w:basedOn w:val="a8"/>
    <w:next w:val="a8"/>
    <w:autoRedefine/>
    <w:uiPriority w:val="39"/>
    <w:rsid w:val="00B740CA"/>
    <w:pPr>
      <w:ind w:left="1200" w:firstLine="0"/>
      <w:jc w:val="left"/>
    </w:pPr>
    <w:rPr>
      <w:rFonts w:eastAsia="Calibri"/>
      <w:sz w:val="18"/>
      <w:szCs w:val="18"/>
      <w:lang w:eastAsia="ru-RU"/>
    </w:rPr>
  </w:style>
  <w:style w:type="paragraph" w:styleId="71">
    <w:name w:val="toc 7"/>
    <w:basedOn w:val="a8"/>
    <w:next w:val="a8"/>
    <w:autoRedefine/>
    <w:uiPriority w:val="39"/>
    <w:rsid w:val="00B740CA"/>
    <w:pPr>
      <w:ind w:left="1440" w:firstLine="0"/>
      <w:jc w:val="left"/>
    </w:pPr>
    <w:rPr>
      <w:rFonts w:eastAsia="Calibri"/>
      <w:sz w:val="18"/>
      <w:szCs w:val="18"/>
      <w:lang w:eastAsia="ru-RU"/>
    </w:rPr>
  </w:style>
  <w:style w:type="paragraph" w:styleId="81">
    <w:name w:val="toc 8"/>
    <w:basedOn w:val="a8"/>
    <w:next w:val="a8"/>
    <w:autoRedefine/>
    <w:uiPriority w:val="39"/>
    <w:rsid w:val="00B740CA"/>
    <w:pPr>
      <w:ind w:left="1680" w:firstLine="0"/>
      <w:jc w:val="left"/>
    </w:pPr>
    <w:rPr>
      <w:rFonts w:eastAsia="Calibri"/>
      <w:sz w:val="18"/>
      <w:szCs w:val="18"/>
      <w:lang w:eastAsia="ru-RU"/>
    </w:rPr>
  </w:style>
  <w:style w:type="paragraph" w:styleId="91">
    <w:name w:val="toc 9"/>
    <w:basedOn w:val="a8"/>
    <w:next w:val="a8"/>
    <w:autoRedefine/>
    <w:uiPriority w:val="39"/>
    <w:rsid w:val="00B740CA"/>
    <w:pPr>
      <w:ind w:left="1920" w:firstLine="0"/>
      <w:jc w:val="left"/>
    </w:pPr>
    <w:rPr>
      <w:rFonts w:eastAsia="Calibri"/>
      <w:sz w:val="18"/>
      <w:szCs w:val="18"/>
      <w:lang w:eastAsia="ru-RU"/>
    </w:rPr>
  </w:style>
  <w:style w:type="paragraph" w:customStyle="1" w:styleId="200">
    <w:name w:val="Стиль Заголовок 2 + По центру Слева:  0 см Перед:  0 пт После:  ..."/>
    <w:basedOn w:val="20"/>
    <w:rsid w:val="00B740CA"/>
    <w:pPr>
      <w:numPr>
        <w:numId w:val="0"/>
      </w:numPr>
      <w:ind w:left="851"/>
      <w:jc w:val="center"/>
    </w:pPr>
    <w:rPr>
      <w:szCs w:val="20"/>
      <w:lang w:eastAsia="ru-RU"/>
    </w:rPr>
  </w:style>
  <w:style w:type="paragraph" w:customStyle="1" w:styleId="aff4">
    <w:name w:val="Приложение"/>
    <w:basedOn w:val="1"/>
    <w:next w:val="afd"/>
    <w:autoRedefine/>
    <w:rsid w:val="00CB0D0C"/>
    <w:pPr>
      <w:numPr>
        <w:numId w:val="0"/>
      </w:numPr>
      <w:suppressLineNumbers/>
      <w:ind w:left="1134"/>
      <w:jc w:val="center"/>
    </w:pPr>
    <w:rPr>
      <w:rFonts w:eastAsia="Calibri"/>
      <w:lang w:eastAsia="ru-RU"/>
    </w:rPr>
  </w:style>
  <w:style w:type="paragraph" w:styleId="2f1">
    <w:name w:val="Body Text 2"/>
    <w:basedOn w:val="a8"/>
    <w:link w:val="2f2"/>
    <w:rsid w:val="00B740CA"/>
    <w:pPr>
      <w:tabs>
        <w:tab w:val="left" w:pos="851"/>
      </w:tabs>
      <w:spacing w:after="120" w:line="360" w:lineRule="auto"/>
      <w:ind w:firstLine="284"/>
    </w:pPr>
    <w:rPr>
      <w:rFonts w:eastAsia="Calibri"/>
      <w:sz w:val="20"/>
      <w:szCs w:val="20"/>
      <w:lang w:eastAsia="ru-RU"/>
    </w:rPr>
  </w:style>
  <w:style w:type="character" w:customStyle="1" w:styleId="2f2">
    <w:name w:val="Основной текст 2 Знак"/>
    <w:link w:val="2f1"/>
    <w:locked/>
    <w:rsid w:val="00B740CA"/>
    <w:rPr>
      <w:rFonts w:ascii="Times New Roman" w:hAnsi="Times New Roman" w:cs="Times New Roman"/>
      <w:sz w:val="20"/>
      <w:lang w:eastAsia="ru-RU"/>
    </w:rPr>
  </w:style>
  <w:style w:type="paragraph" w:styleId="aff5">
    <w:name w:val="Normal (Web)"/>
    <w:basedOn w:val="a8"/>
    <w:rsid w:val="00B740CA"/>
    <w:pPr>
      <w:tabs>
        <w:tab w:val="left" w:pos="851"/>
      </w:tabs>
      <w:ind w:firstLine="0"/>
    </w:pPr>
    <w:rPr>
      <w:rFonts w:eastAsia="Calibri"/>
      <w:szCs w:val="24"/>
      <w:lang w:eastAsia="ru-RU"/>
    </w:rPr>
  </w:style>
  <w:style w:type="paragraph" w:styleId="aff6">
    <w:name w:val="Title"/>
    <w:basedOn w:val="a8"/>
    <w:link w:val="aff7"/>
    <w:qFormat/>
    <w:rsid w:val="00B740CA"/>
    <w:pPr>
      <w:widowControl w:val="0"/>
      <w:tabs>
        <w:tab w:val="left" w:pos="851"/>
      </w:tabs>
      <w:overflowPunct w:val="0"/>
      <w:autoSpaceDE w:val="0"/>
      <w:autoSpaceDN w:val="0"/>
      <w:adjustRightInd w:val="0"/>
      <w:spacing w:after="120"/>
      <w:ind w:firstLine="0"/>
      <w:jc w:val="center"/>
      <w:textAlignment w:val="baseline"/>
    </w:pPr>
    <w:rPr>
      <w:rFonts w:eastAsia="Calibri"/>
      <w:b/>
      <w:kern w:val="24"/>
      <w:sz w:val="20"/>
      <w:szCs w:val="20"/>
      <w:lang w:eastAsia="ru-RU"/>
    </w:rPr>
  </w:style>
  <w:style w:type="character" w:customStyle="1" w:styleId="aff7">
    <w:name w:val="Название Знак"/>
    <w:link w:val="aff6"/>
    <w:locked/>
    <w:rsid w:val="00B740CA"/>
    <w:rPr>
      <w:rFonts w:ascii="Times New Roman" w:hAnsi="Times New Roman" w:cs="Times New Roman"/>
      <w:b/>
      <w:kern w:val="24"/>
      <w:sz w:val="20"/>
      <w:lang w:eastAsia="ru-RU"/>
    </w:rPr>
  </w:style>
  <w:style w:type="paragraph" w:customStyle="1" w:styleId="Equation">
    <w:name w:val="Equation"/>
    <w:rsid w:val="00B740CA"/>
    <w:pPr>
      <w:widowControl w:val="0"/>
      <w:tabs>
        <w:tab w:val="center" w:pos="4536"/>
        <w:tab w:val="right" w:pos="9072"/>
      </w:tabs>
      <w:overflowPunct w:val="0"/>
      <w:autoSpaceDE w:val="0"/>
      <w:autoSpaceDN w:val="0"/>
      <w:adjustRightInd w:val="0"/>
      <w:spacing w:before="120" w:after="120"/>
      <w:textAlignment w:val="baseline"/>
    </w:pPr>
    <w:rPr>
      <w:rFonts w:ascii="Times New Roman" w:hAnsi="Times New Roman"/>
    </w:rPr>
  </w:style>
  <w:style w:type="paragraph" w:customStyle="1" w:styleId="TableNormal1">
    <w:name w:val="Table Normal1"/>
    <w:basedOn w:val="a8"/>
    <w:rsid w:val="00B740CA"/>
    <w:pPr>
      <w:widowControl w:val="0"/>
      <w:tabs>
        <w:tab w:val="left" w:pos="851"/>
      </w:tabs>
      <w:overflowPunct w:val="0"/>
      <w:autoSpaceDE w:val="0"/>
      <w:autoSpaceDN w:val="0"/>
      <w:adjustRightInd w:val="0"/>
      <w:spacing w:after="240" w:line="240" w:lineRule="atLeast"/>
      <w:ind w:firstLine="0"/>
      <w:textAlignment w:val="baseline"/>
    </w:pPr>
    <w:rPr>
      <w:rFonts w:eastAsia="Calibri"/>
      <w:kern w:val="24"/>
      <w:sz w:val="18"/>
      <w:szCs w:val="20"/>
      <w:lang w:eastAsia="ru-RU"/>
    </w:rPr>
  </w:style>
  <w:style w:type="paragraph" w:customStyle="1" w:styleId="AuthorList">
    <w:name w:val="Author List"/>
    <w:basedOn w:val="a8"/>
    <w:rsid w:val="00B740CA"/>
    <w:pPr>
      <w:widowControl w:val="0"/>
      <w:tabs>
        <w:tab w:val="left" w:pos="851"/>
      </w:tabs>
      <w:overflowPunct w:val="0"/>
      <w:autoSpaceDE w:val="0"/>
      <w:autoSpaceDN w:val="0"/>
      <w:adjustRightInd w:val="0"/>
      <w:spacing w:after="240"/>
      <w:ind w:firstLine="0"/>
      <w:jc w:val="center"/>
      <w:textAlignment w:val="baseline"/>
    </w:pPr>
    <w:rPr>
      <w:rFonts w:eastAsia="Calibri"/>
      <w:i/>
      <w:kern w:val="24"/>
      <w:szCs w:val="20"/>
      <w:lang w:eastAsia="ru-RU"/>
    </w:rPr>
  </w:style>
  <w:style w:type="paragraph" w:customStyle="1" w:styleId="TableLeft">
    <w:name w:val="Table Left"/>
    <w:basedOn w:val="TableNormal1"/>
    <w:rsid w:val="00B740CA"/>
    <w:pPr>
      <w:jc w:val="left"/>
    </w:pPr>
  </w:style>
  <w:style w:type="paragraph" w:customStyle="1" w:styleId="1a">
    <w:name w:val="1"/>
    <w:basedOn w:val="a8"/>
    <w:rsid w:val="00B740CA"/>
    <w:pPr>
      <w:widowControl w:val="0"/>
      <w:tabs>
        <w:tab w:val="left" w:pos="851"/>
      </w:tabs>
      <w:spacing w:after="160" w:line="240" w:lineRule="exact"/>
      <w:ind w:firstLine="0"/>
    </w:pPr>
    <w:rPr>
      <w:rFonts w:ascii="Verdana" w:eastAsia="Calibri" w:hAnsi="Verdana"/>
      <w:sz w:val="20"/>
      <w:szCs w:val="20"/>
      <w:lang w:val="en-US"/>
    </w:rPr>
  </w:style>
  <w:style w:type="paragraph" w:customStyle="1" w:styleId="TableCenter">
    <w:name w:val="Table Center"/>
    <w:basedOn w:val="TableLeft"/>
    <w:rsid w:val="00B740CA"/>
    <w:pPr>
      <w:jc w:val="center"/>
    </w:pPr>
  </w:style>
  <w:style w:type="paragraph" w:customStyle="1" w:styleId="2f3">
    <w:name w:val="ЛЕН2_НИР_табл_ центр"/>
    <w:basedOn w:val="a8"/>
    <w:autoRedefine/>
    <w:rsid w:val="00B740CA"/>
    <w:pPr>
      <w:tabs>
        <w:tab w:val="left" w:pos="851"/>
        <w:tab w:val="left" w:pos="1276"/>
        <w:tab w:val="left" w:pos="1560"/>
      </w:tabs>
      <w:spacing w:before="60" w:after="60"/>
      <w:ind w:firstLine="0"/>
      <w:jc w:val="center"/>
    </w:pPr>
    <w:rPr>
      <w:rFonts w:eastAsia="Calibri"/>
      <w:szCs w:val="24"/>
      <w:lang w:eastAsia="ru-RU"/>
    </w:rPr>
  </w:style>
  <w:style w:type="paragraph" w:customStyle="1" w:styleId="TableCaption">
    <w:name w:val="Table Caption"/>
    <w:basedOn w:val="TableNormal1"/>
    <w:rsid w:val="00B740CA"/>
    <w:pPr>
      <w:keepNext/>
      <w:keepLines/>
      <w:suppressAutoHyphens/>
      <w:spacing w:before="120" w:after="60"/>
      <w:jc w:val="center"/>
    </w:pPr>
    <w:rPr>
      <w:b/>
      <w:sz w:val="24"/>
    </w:rPr>
  </w:style>
  <w:style w:type="character" w:customStyle="1" w:styleId="1b">
    <w:name w:val="Гиперссылка1"/>
    <w:rsid w:val="00B740CA"/>
    <w:rPr>
      <w:color w:val="0000FF"/>
      <w:u w:val="single"/>
    </w:rPr>
  </w:style>
  <w:style w:type="paragraph" w:customStyle="1" w:styleId="1c">
    <w:name w:val="Схема документа1"/>
    <w:basedOn w:val="a8"/>
    <w:rsid w:val="00B740CA"/>
    <w:pPr>
      <w:widowControl w:val="0"/>
      <w:shd w:val="clear" w:color="auto" w:fill="000080"/>
      <w:tabs>
        <w:tab w:val="left" w:pos="851"/>
      </w:tabs>
      <w:overflowPunct w:val="0"/>
      <w:autoSpaceDE w:val="0"/>
      <w:autoSpaceDN w:val="0"/>
      <w:adjustRightInd w:val="0"/>
      <w:spacing w:after="120"/>
      <w:ind w:firstLine="0"/>
      <w:textAlignment w:val="baseline"/>
    </w:pPr>
    <w:rPr>
      <w:rFonts w:ascii="Tahoma" w:eastAsia="Calibri" w:hAnsi="Tahoma"/>
      <w:szCs w:val="20"/>
      <w:lang w:val="en-US" w:eastAsia="ru-RU"/>
    </w:rPr>
  </w:style>
  <w:style w:type="character" w:styleId="aff8">
    <w:name w:val="FollowedHyperlink"/>
    <w:rsid w:val="00B740CA"/>
    <w:rPr>
      <w:rFonts w:cs="Times New Roman"/>
      <w:color w:val="800080"/>
      <w:u w:val="single"/>
    </w:rPr>
  </w:style>
  <w:style w:type="paragraph" w:styleId="aff9">
    <w:name w:val="footnote text"/>
    <w:basedOn w:val="a8"/>
    <w:link w:val="affa"/>
    <w:semiHidden/>
    <w:rsid w:val="00B740CA"/>
    <w:pPr>
      <w:tabs>
        <w:tab w:val="left" w:pos="851"/>
      </w:tabs>
      <w:ind w:firstLine="0"/>
      <w:jc w:val="left"/>
    </w:pPr>
    <w:rPr>
      <w:rFonts w:eastAsia="Calibri"/>
      <w:sz w:val="20"/>
      <w:szCs w:val="20"/>
      <w:lang w:eastAsia="ru-RU"/>
    </w:rPr>
  </w:style>
  <w:style w:type="character" w:customStyle="1" w:styleId="affa">
    <w:name w:val="Текст сноски Знак"/>
    <w:link w:val="aff9"/>
    <w:semiHidden/>
    <w:locked/>
    <w:rsid w:val="00B740CA"/>
    <w:rPr>
      <w:rFonts w:ascii="Times New Roman" w:hAnsi="Times New Roman" w:cs="Times New Roman"/>
      <w:sz w:val="20"/>
      <w:lang w:eastAsia="ru-RU"/>
    </w:rPr>
  </w:style>
  <w:style w:type="paragraph" w:customStyle="1" w:styleId="affb">
    <w:name w:val="Год выпуска"/>
    <w:basedOn w:val="a8"/>
    <w:rsid w:val="00B740CA"/>
    <w:pPr>
      <w:widowControl w:val="0"/>
      <w:tabs>
        <w:tab w:val="left" w:pos="851"/>
      </w:tabs>
      <w:ind w:firstLine="0"/>
      <w:jc w:val="center"/>
    </w:pPr>
    <w:rPr>
      <w:rFonts w:eastAsia="Calibri"/>
      <w:b/>
      <w:color w:val="000000"/>
      <w:szCs w:val="20"/>
      <w:lang w:val="en-US" w:eastAsia="ru-RU"/>
    </w:rPr>
  </w:style>
  <w:style w:type="paragraph" w:customStyle="1" w:styleId="NPP206marked1">
    <w:name w:val="NPP206 marked 1"/>
    <w:basedOn w:val="NPP-2006-Body"/>
    <w:rsid w:val="00B740CA"/>
    <w:pPr>
      <w:numPr>
        <w:numId w:val="6"/>
      </w:numPr>
      <w:tabs>
        <w:tab w:val="clear" w:pos="3150"/>
        <w:tab w:val="clear" w:pos="9540"/>
        <w:tab w:val="left" w:pos="-2977"/>
        <w:tab w:val="num" w:pos="1361"/>
        <w:tab w:val="right" w:pos="9639"/>
      </w:tabs>
      <w:ind w:left="1361" w:hanging="227"/>
    </w:pPr>
  </w:style>
  <w:style w:type="paragraph" w:customStyle="1" w:styleId="affc">
    <w:name w:val="Наименование организации"/>
    <w:basedOn w:val="a8"/>
    <w:rsid w:val="00B740CA"/>
    <w:pPr>
      <w:widowControl w:val="0"/>
      <w:tabs>
        <w:tab w:val="left" w:pos="851"/>
      </w:tabs>
      <w:jc w:val="center"/>
    </w:pPr>
    <w:rPr>
      <w:rFonts w:eastAsia="Calibri"/>
      <w:b/>
      <w:caps/>
      <w:color w:val="000000"/>
      <w:sz w:val="28"/>
      <w:szCs w:val="20"/>
      <w:lang w:eastAsia="ru-RU"/>
    </w:rPr>
  </w:style>
  <w:style w:type="paragraph" w:customStyle="1" w:styleId="affd">
    <w:name w:val="Наименование объекта"/>
    <w:basedOn w:val="a8"/>
    <w:rsid w:val="00B740CA"/>
    <w:pPr>
      <w:widowControl w:val="0"/>
      <w:tabs>
        <w:tab w:val="left" w:pos="851"/>
      </w:tabs>
      <w:jc w:val="center"/>
    </w:pPr>
    <w:rPr>
      <w:rFonts w:eastAsia="Calibri"/>
      <w:b/>
      <w:color w:val="000000"/>
      <w:sz w:val="28"/>
      <w:szCs w:val="20"/>
      <w:lang w:eastAsia="ru-RU"/>
    </w:rPr>
  </w:style>
  <w:style w:type="paragraph" w:customStyle="1" w:styleId="affe">
    <w:name w:val="Наименование изделия"/>
    <w:basedOn w:val="a8"/>
    <w:rsid w:val="00B740CA"/>
    <w:pPr>
      <w:widowControl w:val="0"/>
      <w:tabs>
        <w:tab w:val="left" w:pos="851"/>
      </w:tabs>
      <w:jc w:val="center"/>
    </w:pPr>
    <w:rPr>
      <w:rFonts w:eastAsia="Calibri"/>
      <w:b/>
      <w:caps/>
      <w:color w:val="000000"/>
      <w:sz w:val="28"/>
      <w:szCs w:val="20"/>
      <w:lang w:eastAsia="ru-RU"/>
    </w:rPr>
  </w:style>
  <w:style w:type="paragraph" w:customStyle="1" w:styleId="afff">
    <w:name w:val="Наименование документа"/>
    <w:basedOn w:val="a8"/>
    <w:rsid w:val="00B740CA"/>
    <w:pPr>
      <w:widowControl w:val="0"/>
      <w:tabs>
        <w:tab w:val="left" w:pos="851"/>
      </w:tabs>
      <w:ind w:left="794" w:right="794" w:firstLine="0"/>
      <w:jc w:val="center"/>
    </w:pPr>
    <w:rPr>
      <w:rFonts w:eastAsia="Calibri"/>
      <w:b/>
      <w:color w:val="000000"/>
      <w:sz w:val="28"/>
      <w:szCs w:val="20"/>
      <w:lang w:eastAsia="ru-RU"/>
    </w:rPr>
  </w:style>
  <w:style w:type="paragraph" w:customStyle="1" w:styleId="24">
    <w:name w:val="ЛЕН2_НИР_табл_перечисление"/>
    <w:basedOn w:val="a8"/>
    <w:autoRedefine/>
    <w:rsid w:val="00B740CA"/>
    <w:pPr>
      <w:numPr>
        <w:numId w:val="13"/>
      </w:numPr>
      <w:tabs>
        <w:tab w:val="clear" w:pos="360"/>
        <w:tab w:val="left" w:pos="851"/>
      </w:tabs>
      <w:spacing w:before="60" w:after="60"/>
      <w:ind w:left="714" w:hanging="357"/>
    </w:pPr>
    <w:rPr>
      <w:rFonts w:ascii="Times New Roman CYR" w:eastAsia="Calibri" w:hAnsi="Times New Roman CYR"/>
      <w:szCs w:val="20"/>
      <w:lang w:eastAsia="ru-RU"/>
    </w:rPr>
  </w:style>
  <w:style w:type="paragraph" w:customStyle="1" w:styleId="afff0">
    <w:name w:val="Номер книги"/>
    <w:basedOn w:val="a8"/>
    <w:rsid w:val="00B740CA"/>
    <w:pPr>
      <w:widowControl w:val="0"/>
      <w:tabs>
        <w:tab w:val="left" w:pos="851"/>
      </w:tabs>
      <w:jc w:val="center"/>
    </w:pPr>
    <w:rPr>
      <w:rFonts w:eastAsia="Calibri"/>
      <w:b/>
      <w:color w:val="000000"/>
      <w:sz w:val="28"/>
      <w:szCs w:val="20"/>
      <w:lang w:eastAsia="ru-RU"/>
    </w:rPr>
  </w:style>
  <w:style w:type="paragraph" w:customStyle="1" w:styleId="2f4">
    <w:name w:val="ЛЕН2_НИР_табл_центр_п/ж"/>
    <w:basedOn w:val="a8"/>
    <w:autoRedefine/>
    <w:rsid w:val="00B740CA"/>
    <w:pPr>
      <w:tabs>
        <w:tab w:val="left" w:pos="851"/>
      </w:tabs>
      <w:ind w:firstLine="0"/>
      <w:jc w:val="center"/>
    </w:pPr>
    <w:rPr>
      <w:rFonts w:eastAsia="Calibri"/>
      <w:b/>
      <w:bCs/>
      <w:szCs w:val="24"/>
      <w:lang w:eastAsia="ru-RU"/>
    </w:rPr>
  </w:style>
  <w:style w:type="paragraph" w:customStyle="1" w:styleId="afff1">
    <w:name w:val="Логотип"/>
    <w:basedOn w:val="a8"/>
    <w:rsid w:val="00B740CA"/>
    <w:pPr>
      <w:widowControl w:val="0"/>
      <w:shd w:val="clear" w:color="auto" w:fill="FFFFFF"/>
      <w:tabs>
        <w:tab w:val="left" w:pos="851"/>
      </w:tabs>
      <w:jc w:val="center"/>
    </w:pPr>
    <w:rPr>
      <w:rFonts w:eastAsia="Calibri"/>
      <w:b/>
      <w:color w:val="000000"/>
      <w:sz w:val="28"/>
      <w:szCs w:val="20"/>
      <w:lang w:eastAsia="ru-RU"/>
    </w:rPr>
  </w:style>
  <w:style w:type="paragraph" w:customStyle="1" w:styleId="afff2">
    <w:name w:val="Утверждаю"/>
    <w:basedOn w:val="a8"/>
    <w:next w:val="a8"/>
    <w:rsid w:val="00B740CA"/>
    <w:pPr>
      <w:widowControl w:val="0"/>
      <w:shd w:val="clear" w:color="auto" w:fill="FFFFFF"/>
      <w:tabs>
        <w:tab w:val="left" w:pos="851"/>
        <w:tab w:val="left" w:pos="5670"/>
      </w:tabs>
      <w:ind w:firstLine="0"/>
    </w:pPr>
    <w:rPr>
      <w:rFonts w:eastAsia="Calibri"/>
      <w:b/>
      <w:color w:val="000000"/>
      <w:sz w:val="28"/>
      <w:szCs w:val="20"/>
      <w:lang w:eastAsia="ru-RU"/>
    </w:rPr>
  </w:style>
  <w:style w:type="paragraph" w:customStyle="1" w:styleId="NPP2006">
    <w:name w:val="NPP2006"/>
    <w:basedOn w:val="a8"/>
    <w:rsid w:val="00B740CA"/>
    <w:pPr>
      <w:tabs>
        <w:tab w:val="left" w:pos="851"/>
      </w:tabs>
      <w:ind w:firstLine="567"/>
    </w:pPr>
    <w:rPr>
      <w:rFonts w:eastAsia="Calibri"/>
      <w:szCs w:val="20"/>
      <w:lang w:eastAsia="ru-RU"/>
    </w:rPr>
  </w:style>
  <w:style w:type="paragraph" w:customStyle="1" w:styleId="afff3">
    <w:name w:val="Продолжение титульного листа"/>
    <w:basedOn w:val="a8"/>
    <w:rsid w:val="00B740CA"/>
    <w:pPr>
      <w:widowControl w:val="0"/>
      <w:tabs>
        <w:tab w:val="left" w:pos="851"/>
      </w:tabs>
      <w:ind w:left="5103" w:firstLine="0"/>
      <w:jc w:val="left"/>
    </w:pPr>
    <w:rPr>
      <w:rFonts w:eastAsia="Calibri"/>
      <w:b/>
      <w:szCs w:val="20"/>
      <w:lang w:eastAsia="ru-RU"/>
    </w:rPr>
  </w:style>
  <w:style w:type="paragraph" w:customStyle="1" w:styleId="afff4">
    <w:name w:val="Заголовок приложений"/>
    <w:basedOn w:val="a8"/>
    <w:next w:val="a8"/>
    <w:rsid w:val="00B740CA"/>
    <w:pPr>
      <w:pageBreakBefore/>
      <w:tabs>
        <w:tab w:val="left" w:pos="851"/>
      </w:tabs>
      <w:spacing w:before="6000" w:after="120"/>
      <w:ind w:firstLine="0"/>
      <w:jc w:val="center"/>
      <w:outlineLvl w:val="0"/>
    </w:pPr>
    <w:rPr>
      <w:rFonts w:eastAsia="Calibri"/>
      <w:b/>
      <w:caps/>
      <w:sz w:val="28"/>
      <w:szCs w:val="20"/>
      <w:lang w:eastAsia="ru-RU"/>
    </w:rPr>
  </w:style>
  <w:style w:type="paragraph" w:customStyle="1" w:styleId="afff5">
    <w:name w:val="Содержание"/>
    <w:basedOn w:val="a8"/>
    <w:next w:val="a8"/>
    <w:link w:val="afff6"/>
    <w:rsid w:val="00B740CA"/>
    <w:pPr>
      <w:pageBreakBefore/>
      <w:widowControl w:val="0"/>
      <w:shd w:val="clear" w:color="auto" w:fill="FFFFFF"/>
      <w:tabs>
        <w:tab w:val="left" w:pos="851"/>
      </w:tabs>
      <w:spacing w:before="120" w:after="120"/>
      <w:ind w:firstLine="0"/>
      <w:jc w:val="center"/>
    </w:pPr>
    <w:rPr>
      <w:rFonts w:eastAsia="Calibri"/>
      <w:b/>
      <w:caps/>
      <w:snapToGrid w:val="0"/>
      <w:color w:val="000000"/>
      <w:sz w:val="20"/>
      <w:szCs w:val="20"/>
      <w:lang w:eastAsia="ru-RU"/>
    </w:rPr>
  </w:style>
  <w:style w:type="paragraph" w:customStyle="1" w:styleId="afff7">
    <w:name w:val="Имя сканированного файла"/>
    <w:basedOn w:val="a8"/>
    <w:rsid w:val="00B740CA"/>
    <w:pPr>
      <w:widowControl w:val="0"/>
      <w:shd w:val="clear" w:color="auto" w:fill="FFFFFF"/>
      <w:tabs>
        <w:tab w:val="left" w:pos="851"/>
      </w:tabs>
      <w:jc w:val="right"/>
    </w:pPr>
    <w:rPr>
      <w:rFonts w:eastAsia="Calibri"/>
      <w:i/>
      <w:color w:val="000000"/>
      <w:sz w:val="20"/>
      <w:szCs w:val="20"/>
      <w:lang w:eastAsia="ru-RU"/>
    </w:rPr>
  </w:style>
  <w:style w:type="paragraph" w:customStyle="1" w:styleId="211">
    <w:name w:val="ЛЕН2_НИР_табл1"/>
    <w:basedOn w:val="a8"/>
    <w:autoRedefine/>
    <w:rsid w:val="00B740CA"/>
    <w:pPr>
      <w:tabs>
        <w:tab w:val="left" w:pos="851"/>
      </w:tabs>
      <w:spacing w:before="60" w:after="60"/>
      <w:ind w:firstLine="0"/>
      <w:jc w:val="left"/>
    </w:pPr>
    <w:rPr>
      <w:rFonts w:eastAsia="Calibri"/>
      <w:szCs w:val="24"/>
      <w:lang w:eastAsia="ru-RU"/>
    </w:rPr>
  </w:style>
  <w:style w:type="paragraph" w:customStyle="1" w:styleId="afff8">
    <w:name w:val="Изделие"/>
    <w:basedOn w:val="a8"/>
    <w:rsid w:val="00B740CA"/>
    <w:pPr>
      <w:tabs>
        <w:tab w:val="left" w:pos="851"/>
      </w:tabs>
      <w:spacing w:before="720" w:line="480" w:lineRule="auto"/>
      <w:ind w:firstLine="0"/>
      <w:jc w:val="center"/>
    </w:pPr>
    <w:rPr>
      <w:rFonts w:eastAsia="Calibri"/>
      <w:caps/>
      <w:szCs w:val="20"/>
      <w:lang w:val="en-US" w:eastAsia="ru-RU"/>
    </w:rPr>
  </w:style>
  <w:style w:type="paragraph" w:customStyle="1" w:styleId="2f5">
    <w:name w:val="ЛЕН2_НИР_имя файла"/>
    <w:basedOn w:val="a8"/>
    <w:autoRedefine/>
    <w:rsid w:val="00B740CA"/>
    <w:pPr>
      <w:widowControl w:val="0"/>
      <w:tabs>
        <w:tab w:val="left" w:pos="851"/>
      </w:tabs>
      <w:spacing w:after="60"/>
      <w:ind w:firstLine="0"/>
      <w:jc w:val="right"/>
    </w:pPr>
    <w:rPr>
      <w:rFonts w:eastAsia="Calibri"/>
      <w:i/>
      <w:sz w:val="20"/>
      <w:szCs w:val="24"/>
      <w:lang w:eastAsia="ru-RU"/>
    </w:rPr>
  </w:style>
  <w:style w:type="paragraph" w:customStyle="1" w:styleId="Table">
    <w:name w:val="Table"/>
    <w:basedOn w:val="a8"/>
    <w:rsid w:val="00B740CA"/>
    <w:pPr>
      <w:tabs>
        <w:tab w:val="left" w:pos="851"/>
      </w:tabs>
      <w:spacing w:line="240" w:lineRule="atLeast"/>
      <w:ind w:firstLine="0"/>
      <w:jc w:val="left"/>
    </w:pPr>
    <w:rPr>
      <w:rFonts w:ascii="Journal" w:eastAsia="Calibri" w:hAnsi="Journal"/>
      <w:szCs w:val="20"/>
      <w:lang w:val="en-GB" w:eastAsia="ru-RU"/>
    </w:rPr>
  </w:style>
  <w:style w:type="paragraph" w:customStyle="1" w:styleId="FigureTitle">
    <w:name w:val="FigureTitle"/>
    <w:basedOn w:val="a8"/>
    <w:rsid w:val="00B740CA"/>
    <w:pPr>
      <w:tabs>
        <w:tab w:val="left" w:pos="851"/>
      </w:tabs>
      <w:spacing w:line="360" w:lineRule="auto"/>
      <w:ind w:firstLine="0"/>
      <w:jc w:val="center"/>
    </w:pPr>
    <w:rPr>
      <w:rFonts w:eastAsia="Calibri"/>
      <w:b/>
      <w:szCs w:val="20"/>
      <w:lang w:val="en-US" w:eastAsia="ru-RU"/>
    </w:rPr>
  </w:style>
  <w:style w:type="paragraph" w:customStyle="1" w:styleId="2f6">
    <w:name w:val="ЛЕН2_НИР_Оглавление"/>
    <w:basedOn w:val="a8"/>
    <w:autoRedefine/>
    <w:rsid w:val="00B740CA"/>
    <w:pPr>
      <w:tabs>
        <w:tab w:val="left" w:pos="851"/>
        <w:tab w:val="left" w:leader="dot" w:pos="9299"/>
        <w:tab w:val="left" w:leader="dot" w:pos="9412"/>
      </w:tabs>
      <w:ind w:firstLine="0"/>
      <w:jc w:val="left"/>
    </w:pPr>
    <w:rPr>
      <w:rFonts w:eastAsia="Calibri"/>
      <w:szCs w:val="24"/>
      <w:lang w:eastAsia="ru-RU"/>
    </w:rPr>
  </w:style>
  <w:style w:type="paragraph" w:customStyle="1" w:styleId="Address">
    <w:name w:val="Address"/>
    <w:basedOn w:val="AuthorList"/>
    <w:rsid w:val="00B740CA"/>
    <w:pPr>
      <w:keepNext/>
      <w:spacing w:before="120" w:after="120"/>
    </w:pPr>
    <w:rPr>
      <w:rFonts w:ascii="Arial" w:hAnsi="Arial"/>
      <w:i w:val="0"/>
    </w:rPr>
  </w:style>
  <w:style w:type="paragraph" w:customStyle="1" w:styleId="120">
    <w:name w:val="Обычный 12 Знак"/>
    <w:basedOn w:val="a8"/>
    <w:link w:val="121"/>
    <w:rsid w:val="00B740CA"/>
    <w:pPr>
      <w:tabs>
        <w:tab w:val="left" w:pos="851"/>
      </w:tabs>
      <w:ind w:firstLine="709"/>
    </w:pPr>
    <w:rPr>
      <w:rFonts w:ascii="Times New Roman CYR" w:eastAsia="Calibri" w:hAnsi="Times New Roman CYR"/>
      <w:sz w:val="20"/>
      <w:szCs w:val="20"/>
      <w:lang w:eastAsia="ru-RU"/>
    </w:rPr>
  </w:style>
  <w:style w:type="character" w:customStyle="1" w:styleId="122">
    <w:name w:val="Обычный 12 Знак Знак"/>
    <w:rsid w:val="00B740CA"/>
    <w:rPr>
      <w:rFonts w:ascii="Times New Roman CYR" w:hAnsi="Times New Roman CYR"/>
      <w:sz w:val="24"/>
      <w:lang w:val="ru-RU" w:eastAsia="ru-RU"/>
    </w:rPr>
  </w:style>
  <w:style w:type="paragraph" w:customStyle="1" w:styleId="afff9">
    <w:name w:val="Введение"/>
    <w:basedOn w:val="1"/>
    <w:next w:val="a8"/>
    <w:rsid w:val="00B740CA"/>
    <w:rPr>
      <w:rFonts w:eastAsia="Calibri"/>
      <w:bCs w:val="0"/>
      <w:caps/>
      <w:kern w:val="28"/>
      <w:szCs w:val="20"/>
      <w:lang w:eastAsia="ru-RU"/>
    </w:rPr>
  </w:style>
  <w:style w:type="paragraph" w:customStyle="1" w:styleId="NPP2006marked2">
    <w:name w:val="NPP2006 marked 2"/>
    <w:basedOn w:val="a8"/>
    <w:rsid w:val="00B740CA"/>
    <w:pPr>
      <w:numPr>
        <w:numId w:val="8"/>
      </w:numPr>
      <w:tabs>
        <w:tab w:val="left" w:pos="851"/>
      </w:tabs>
      <w:spacing w:line="360" w:lineRule="auto"/>
    </w:pPr>
    <w:rPr>
      <w:rFonts w:eastAsia="Calibri"/>
      <w:bCs/>
      <w:szCs w:val="24"/>
      <w:lang w:eastAsia="ru-RU"/>
    </w:rPr>
  </w:style>
  <w:style w:type="paragraph" w:customStyle="1" w:styleId="afffa">
    <w:name w:val="Шапка таблицы"/>
    <w:basedOn w:val="a8"/>
    <w:rsid w:val="00B740CA"/>
    <w:pPr>
      <w:keepNext/>
      <w:keepLines/>
      <w:tabs>
        <w:tab w:val="left" w:pos="851"/>
      </w:tabs>
      <w:spacing w:line="360" w:lineRule="auto"/>
      <w:ind w:firstLine="0"/>
      <w:jc w:val="center"/>
    </w:pPr>
    <w:rPr>
      <w:rFonts w:eastAsia="Calibri"/>
      <w:b/>
      <w:szCs w:val="20"/>
      <w:lang w:eastAsia="ru-RU"/>
    </w:rPr>
  </w:style>
  <w:style w:type="paragraph" w:styleId="afffb">
    <w:name w:val="Document Map"/>
    <w:basedOn w:val="a8"/>
    <w:link w:val="afffc"/>
    <w:semiHidden/>
    <w:rsid w:val="00B740CA"/>
    <w:pPr>
      <w:widowControl w:val="0"/>
      <w:shd w:val="clear" w:color="auto" w:fill="000080"/>
      <w:tabs>
        <w:tab w:val="left" w:pos="851"/>
      </w:tabs>
      <w:ind w:firstLine="0"/>
    </w:pPr>
    <w:rPr>
      <w:rFonts w:ascii="Tahoma" w:eastAsia="Calibri" w:hAnsi="Tahoma"/>
      <w:snapToGrid w:val="0"/>
      <w:sz w:val="20"/>
      <w:szCs w:val="20"/>
      <w:lang w:eastAsia="ru-RU"/>
    </w:rPr>
  </w:style>
  <w:style w:type="character" w:customStyle="1" w:styleId="afffc">
    <w:name w:val="Схема документа Знак"/>
    <w:link w:val="afffb"/>
    <w:semiHidden/>
    <w:locked/>
    <w:rsid w:val="00B740CA"/>
    <w:rPr>
      <w:rFonts w:ascii="Tahoma" w:hAnsi="Tahoma" w:cs="Times New Roman"/>
      <w:snapToGrid w:val="0"/>
      <w:sz w:val="20"/>
      <w:shd w:val="clear" w:color="auto" w:fill="000080"/>
      <w:lang w:eastAsia="ru-RU"/>
    </w:rPr>
  </w:style>
  <w:style w:type="paragraph" w:customStyle="1" w:styleId="afffd">
    <w:name w:val="Продолжение таблицы"/>
    <w:basedOn w:val="a8"/>
    <w:rsid w:val="00B740CA"/>
    <w:pPr>
      <w:pageBreakBefore/>
      <w:tabs>
        <w:tab w:val="left" w:pos="851"/>
      </w:tabs>
      <w:ind w:firstLine="0"/>
      <w:jc w:val="left"/>
    </w:pPr>
    <w:rPr>
      <w:rFonts w:eastAsia="Calibri"/>
      <w:szCs w:val="24"/>
      <w:lang w:eastAsia="ru-RU"/>
    </w:rPr>
  </w:style>
  <w:style w:type="paragraph" w:customStyle="1" w:styleId="afffe">
    <w:name w:val="Название рисунка"/>
    <w:basedOn w:val="a8"/>
    <w:rsid w:val="00B740CA"/>
    <w:pPr>
      <w:widowControl w:val="0"/>
      <w:tabs>
        <w:tab w:val="left" w:pos="851"/>
      </w:tabs>
      <w:ind w:firstLine="0"/>
      <w:jc w:val="center"/>
    </w:pPr>
    <w:rPr>
      <w:rFonts w:eastAsia="Calibri"/>
      <w:noProof/>
      <w:szCs w:val="20"/>
      <w:lang w:eastAsia="ru-RU"/>
    </w:rPr>
  </w:style>
  <w:style w:type="paragraph" w:customStyle="1" w:styleId="aHeader">
    <w:name w:val="a_Header"/>
    <w:basedOn w:val="a8"/>
    <w:rsid w:val="00B740CA"/>
    <w:pPr>
      <w:widowControl w:val="0"/>
      <w:tabs>
        <w:tab w:val="left" w:pos="851"/>
        <w:tab w:val="left" w:pos="1985"/>
      </w:tabs>
      <w:spacing w:after="60"/>
      <w:ind w:firstLine="0"/>
      <w:jc w:val="center"/>
    </w:pPr>
    <w:rPr>
      <w:rFonts w:eastAsia="Calibri"/>
      <w:szCs w:val="20"/>
      <w:lang w:eastAsia="ru-RU"/>
    </w:rPr>
  </w:style>
  <w:style w:type="paragraph" w:customStyle="1" w:styleId="12">
    <w:name w:val="Нумерованный список 1"/>
    <w:basedOn w:val="a8"/>
    <w:rsid w:val="00B740CA"/>
    <w:pPr>
      <w:widowControl w:val="0"/>
      <w:numPr>
        <w:numId w:val="9"/>
      </w:numPr>
      <w:tabs>
        <w:tab w:val="left" w:pos="851"/>
      </w:tabs>
      <w:snapToGrid w:val="0"/>
    </w:pPr>
    <w:rPr>
      <w:rFonts w:eastAsia="Calibri"/>
      <w:szCs w:val="20"/>
      <w:lang w:eastAsia="ru-RU"/>
    </w:rPr>
  </w:style>
  <w:style w:type="paragraph" w:customStyle="1" w:styleId="affff">
    <w:name w:val="Заголовок Приложения"/>
    <w:basedOn w:val="a8"/>
    <w:rsid w:val="00B740CA"/>
    <w:pPr>
      <w:tabs>
        <w:tab w:val="left" w:pos="851"/>
      </w:tabs>
      <w:spacing w:before="120" w:after="120"/>
      <w:ind w:firstLine="0"/>
      <w:jc w:val="center"/>
    </w:pPr>
    <w:rPr>
      <w:rFonts w:eastAsia="Calibri"/>
      <w:b/>
      <w:sz w:val="28"/>
      <w:szCs w:val="24"/>
      <w:lang w:eastAsia="ru-RU"/>
    </w:rPr>
  </w:style>
  <w:style w:type="paragraph" w:customStyle="1" w:styleId="affff0">
    <w:name w:val="Реферат"/>
    <w:basedOn w:val="afff9"/>
    <w:rsid w:val="00B740CA"/>
  </w:style>
  <w:style w:type="paragraph" w:customStyle="1" w:styleId="affff1">
    <w:name w:val="Лист регистрации"/>
    <w:basedOn w:val="afff4"/>
    <w:rsid w:val="00B740CA"/>
  </w:style>
  <w:style w:type="paragraph" w:styleId="affff2">
    <w:name w:val="annotation text"/>
    <w:basedOn w:val="a8"/>
    <w:link w:val="affff3"/>
    <w:semiHidden/>
    <w:rsid w:val="00B740CA"/>
    <w:pPr>
      <w:widowControl w:val="0"/>
      <w:tabs>
        <w:tab w:val="left" w:pos="851"/>
      </w:tabs>
      <w:overflowPunct w:val="0"/>
      <w:autoSpaceDE w:val="0"/>
      <w:autoSpaceDN w:val="0"/>
      <w:adjustRightInd w:val="0"/>
      <w:spacing w:after="120"/>
      <w:ind w:firstLine="0"/>
      <w:textAlignment w:val="baseline"/>
    </w:pPr>
    <w:rPr>
      <w:rFonts w:eastAsia="Calibri"/>
      <w:sz w:val="20"/>
      <w:szCs w:val="20"/>
      <w:lang w:val="en-US" w:eastAsia="ru-RU"/>
    </w:rPr>
  </w:style>
  <w:style w:type="character" w:customStyle="1" w:styleId="affff3">
    <w:name w:val="Текст примечания Знак"/>
    <w:link w:val="affff2"/>
    <w:semiHidden/>
    <w:locked/>
    <w:rsid w:val="00B740CA"/>
    <w:rPr>
      <w:rFonts w:ascii="Times New Roman" w:hAnsi="Times New Roman" w:cs="Times New Roman"/>
      <w:sz w:val="20"/>
      <w:lang w:val="en-US" w:eastAsia="ru-RU"/>
    </w:rPr>
  </w:style>
  <w:style w:type="paragraph" w:styleId="affff4">
    <w:name w:val="annotation subject"/>
    <w:basedOn w:val="affff2"/>
    <w:next w:val="affff2"/>
    <w:link w:val="affff5"/>
    <w:semiHidden/>
    <w:rsid w:val="00B740CA"/>
    <w:rPr>
      <w:b/>
    </w:rPr>
  </w:style>
  <w:style w:type="character" w:customStyle="1" w:styleId="affff5">
    <w:name w:val="Тема примечания Знак"/>
    <w:link w:val="affff4"/>
    <w:semiHidden/>
    <w:locked/>
    <w:rsid w:val="00B740CA"/>
    <w:rPr>
      <w:rFonts w:ascii="Times New Roman" w:hAnsi="Times New Roman" w:cs="Times New Roman"/>
      <w:b/>
      <w:sz w:val="20"/>
      <w:lang w:val="en-US" w:eastAsia="ru-RU"/>
    </w:rPr>
  </w:style>
  <w:style w:type="character" w:customStyle="1" w:styleId="affff6">
    <w:name w:val="Основной текст с отступом Знак Знак"/>
    <w:aliases w:val="Основной текст с отступом Знак1 Знак1 Знак,Основной текст с отступом Знак Знак Знак1 Знак,Основной текст с отступом Знак1 Знак Знак Знак,Основной текст с отступом Знак Знак Знак Знак Знак Знак Знак Знак Знак Знак Зна"/>
    <w:rsid w:val="00B740CA"/>
    <w:rPr>
      <w:caps/>
      <w:sz w:val="24"/>
    </w:rPr>
  </w:style>
  <w:style w:type="paragraph" w:customStyle="1" w:styleId="affff7">
    <w:name w:val="СтильМой Знак"/>
    <w:basedOn w:val="a8"/>
    <w:rsid w:val="00B740CA"/>
    <w:pPr>
      <w:tabs>
        <w:tab w:val="left" w:pos="851"/>
      </w:tabs>
      <w:spacing w:before="40" w:line="320" w:lineRule="exact"/>
      <w:ind w:firstLine="624"/>
    </w:pPr>
    <w:rPr>
      <w:szCs w:val="20"/>
      <w:lang w:eastAsia="ru-RU"/>
    </w:rPr>
  </w:style>
  <w:style w:type="paragraph" w:customStyle="1" w:styleId="24-">
    <w:name w:val="ЛЕН2_НИР_п/пункт(4-ая цифра)"/>
    <w:basedOn w:val="a8"/>
    <w:autoRedefine/>
    <w:rsid w:val="00B740CA"/>
    <w:pPr>
      <w:tabs>
        <w:tab w:val="left" w:pos="851"/>
      </w:tabs>
      <w:spacing w:before="60" w:after="60"/>
    </w:pPr>
    <w:rPr>
      <w:rFonts w:eastAsia="Calibri"/>
      <w:b/>
      <w:sz w:val="28"/>
      <w:szCs w:val="20"/>
      <w:lang w:eastAsia="ru-RU"/>
    </w:rPr>
  </w:style>
  <w:style w:type="paragraph" w:customStyle="1" w:styleId="2f7">
    <w:name w:val="ЛЕН2_НИР_п/разд"/>
    <w:basedOn w:val="23"/>
    <w:autoRedefine/>
    <w:rsid w:val="00B740CA"/>
    <w:pPr>
      <w:numPr>
        <w:numId w:val="0"/>
      </w:numPr>
      <w:tabs>
        <w:tab w:val="num" w:pos="0"/>
      </w:tabs>
      <w:spacing w:before="120" w:after="120"/>
      <w:ind w:left="1134" w:hanging="283"/>
    </w:pPr>
    <w:rPr>
      <w:b/>
      <w:iCs/>
      <w:caps/>
    </w:rPr>
  </w:style>
  <w:style w:type="paragraph" w:customStyle="1" w:styleId="2f8">
    <w:name w:val="ЛЕН2_НИР_пункт"/>
    <w:basedOn w:val="a8"/>
    <w:autoRedefine/>
    <w:rsid w:val="00B740CA"/>
    <w:pPr>
      <w:tabs>
        <w:tab w:val="left" w:pos="851"/>
      </w:tabs>
      <w:spacing w:before="60" w:after="60"/>
    </w:pPr>
    <w:rPr>
      <w:rFonts w:eastAsia="Calibri"/>
      <w:b/>
      <w:iCs/>
      <w:szCs w:val="20"/>
      <w:lang w:eastAsia="ru-RU"/>
    </w:rPr>
  </w:style>
  <w:style w:type="paragraph" w:customStyle="1" w:styleId="2f9">
    <w:name w:val="ЛЕН2_НИР_содержание"/>
    <w:basedOn w:val="a8"/>
    <w:autoRedefine/>
    <w:rsid w:val="00B740CA"/>
    <w:pPr>
      <w:tabs>
        <w:tab w:val="left" w:pos="851"/>
        <w:tab w:val="right" w:leader="dot" w:pos="9639"/>
      </w:tabs>
      <w:spacing w:before="120" w:after="120"/>
      <w:ind w:firstLine="0"/>
      <w:jc w:val="center"/>
    </w:pPr>
    <w:rPr>
      <w:rFonts w:ascii="Times New Roman CYR" w:eastAsia="Calibri" w:hAnsi="Times New Roman CYR"/>
      <w:b/>
      <w:caps/>
      <w:sz w:val="28"/>
      <w:szCs w:val="20"/>
      <w:lang w:eastAsia="ru-RU"/>
    </w:rPr>
  </w:style>
  <w:style w:type="paragraph" w:customStyle="1" w:styleId="2fa">
    <w:name w:val="ЛЕН2_НИР_таб_наимен."/>
    <w:basedOn w:val="a8"/>
    <w:next w:val="a8"/>
    <w:rsid w:val="00B740CA"/>
    <w:pPr>
      <w:keepNext/>
      <w:tabs>
        <w:tab w:val="left" w:pos="851"/>
      </w:tabs>
      <w:spacing w:before="120" w:line="288" w:lineRule="auto"/>
      <w:ind w:firstLine="0"/>
    </w:pPr>
    <w:rPr>
      <w:rFonts w:ascii="Times New Roman CYR" w:eastAsia="Calibri" w:hAnsi="Times New Roman CYR"/>
      <w:szCs w:val="20"/>
      <w:lang w:eastAsia="ru-RU"/>
    </w:rPr>
  </w:style>
  <w:style w:type="paragraph" w:customStyle="1" w:styleId="2fb">
    <w:name w:val="ЛЕН2_НИР_наим_раздела"/>
    <w:basedOn w:val="2fc"/>
    <w:autoRedefine/>
    <w:rsid w:val="00B740CA"/>
    <w:pPr>
      <w:spacing w:after="120" w:line="240" w:lineRule="auto"/>
      <w:ind w:firstLine="851"/>
      <w:jc w:val="both"/>
    </w:pPr>
    <w:rPr>
      <w:sz w:val="28"/>
    </w:rPr>
  </w:style>
  <w:style w:type="paragraph" w:customStyle="1" w:styleId="2fc">
    <w:name w:val="ЛЕН2_НИР_наим_издел"/>
    <w:basedOn w:val="2fd"/>
    <w:rsid w:val="00B740CA"/>
    <w:rPr>
      <w:caps/>
    </w:rPr>
  </w:style>
  <w:style w:type="paragraph" w:customStyle="1" w:styleId="2fd">
    <w:name w:val="ЛЕН2_НИР_наим_объекта"/>
    <w:basedOn w:val="a8"/>
    <w:rsid w:val="00B740CA"/>
    <w:pPr>
      <w:tabs>
        <w:tab w:val="left" w:pos="851"/>
      </w:tabs>
      <w:spacing w:before="120" w:after="240" w:line="288" w:lineRule="auto"/>
      <w:ind w:firstLine="0"/>
      <w:jc w:val="center"/>
    </w:pPr>
    <w:rPr>
      <w:rFonts w:ascii="Times New Roman CYR" w:eastAsia="Calibri" w:hAnsi="Times New Roman CYR"/>
      <w:b/>
      <w:sz w:val="32"/>
      <w:szCs w:val="24"/>
      <w:lang w:eastAsia="ru-RU"/>
    </w:rPr>
  </w:style>
  <w:style w:type="paragraph" w:customStyle="1" w:styleId="2fe">
    <w:name w:val="ЛЕН2_НИР_обозн_докум"/>
    <w:basedOn w:val="2fc"/>
    <w:rsid w:val="00B740CA"/>
  </w:style>
  <w:style w:type="paragraph" w:customStyle="1" w:styleId="2ff">
    <w:name w:val="ЛЕН2_НИР_наим_докум"/>
    <w:basedOn w:val="2fc"/>
    <w:rsid w:val="00B740CA"/>
    <w:rPr>
      <w:caps w:val="0"/>
      <w:sz w:val="28"/>
    </w:rPr>
  </w:style>
  <w:style w:type="paragraph" w:customStyle="1" w:styleId="2ff0">
    <w:name w:val="ЛЕН2_НИР_наим_прилож"/>
    <w:basedOn w:val="a8"/>
    <w:autoRedefine/>
    <w:rsid w:val="00B740CA"/>
    <w:pPr>
      <w:tabs>
        <w:tab w:val="left" w:pos="360"/>
        <w:tab w:val="left" w:pos="720"/>
        <w:tab w:val="left" w:pos="851"/>
        <w:tab w:val="left" w:pos="900"/>
      </w:tabs>
      <w:spacing w:before="120" w:after="120"/>
      <w:ind w:firstLine="0"/>
      <w:jc w:val="center"/>
    </w:pPr>
    <w:rPr>
      <w:rFonts w:ascii="Times New Roman CYR" w:eastAsia="Calibri" w:hAnsi="Times New Roman CYR"/>
      <w:b/>
      <w:caps/>
      <w:sz w:val="28"/>
      <w:szCs w:val="24"/>
      <w:lang w:eastAsia="ru-RU"/>
    </w:rPr>
  </w:style>
  <w:style w:type="paragraph" w:customStyle="1" w:styleId="2ff1">
    <w:name w:val="ЛЕН2_НИР_прилож"/>
    <w:basedOn w:val="2ff0"/>
    <w:autoRedefine/>
    <w:rsid w:val="00B740CA"/>
    <w:pPr>
      <w:jc w:val="left"/>
    </w:pPr>
    <w:rPr>
      <w:rFonts w:ascii="Times New Roman" w:hAnsi="Times New Roman"/>
      <w:b w:val="0"/>
      <w:sz w:val="24"/>
    </w:rPr>
  </w:style>
  <w:style w:type="paragraph" w:customStyle="1" w:styleId="oaeno1-3">
    <w:name w:val="oaeno1-3"/>
    <w:basedOn w:val="a8"/>
    <w:rsid w:val="00B740CA"/>
    <w:pPr>
      <w:tabs>
        <w:tab w:val="left" w:pos="851"/>
      </w:tabs>
      <w:overflowPunct w:val="0"/>
      <w:autoSpaceDE w:val="0"/>
      <w:autoSpaceDN w:val="0"/>
      <w:adjustRightInd w:val="0"/>
      <w:spacing w:after="60" w:line="288" w:lineRule="auto"/>
      <w:ind w:firstLine="709"/>
      <w:textAlignment w:val="baseline"/>
    </w:pPr>
    <w:rPr>
      <w:rFonts w:ascii="Times New Roman CYR" w:eastAsia="Calibri" w:hAnsi="Times New Roman CYR"/>
      <w:szCs w:val="20"/>
      <w:lang w:eastAsia="ru-RU"/>
    </w:rPr>
  </w:style>
  <w:style w:type="paragraph" w:customStyle="1" w:styleId="BodyText22">
    <w:name w:val="Body Text 22"/>
    <w:basedOn w:val="a8"/>
    <w:rsid w:val="00B740CA"/>
    <w:pPr>
      <w:tabs>
        <w:tab w:val="left" w:pos="851"/>
      </w:tabs>
      <w:overflowPunct w:val="0"/>
      <w:autoSpaceDE w:val="0"/>
      <w:autoSpaceDN w:val="0"/>
      <w:adjustRightInd w:val="0"/>
      <w:spacing w:after="60" w:line="288" w:lineRule="auto"/>
      <w:ind w:firstLine="709"/>
      <w:textAlignment w:val="baseline"/>
    </w:pPr>
    <w:rPr>
      <w:rFonts w:eastAsia="Calibri"/>
      <w:szCs w:val="20"/>
      <w:lang w:eastAsia="ru-RU"/>
    </w:rPr>
  </w:style>
  <w:style w:type="paragraph" w:customStyle="1" w:styleId="R">
    <w:name w:val="Текст R"/>
    <w:basedOn w:val="a8"/>
    <w:rsid w:val="00B740CA"/>
    <w:pPr>
      <w:tabs>
        <w:tab w:val="left" w:pos="851"/>
      </w:tabs>
      <w:spacing w:before="120" w:line="288" w:lineRule="auto"/>
      <w:ind w:firstLine="709"/>
    </w:pPr>
    <w:rPr>
      <w:rFonts w:ascii="Times New Roman CYR" w:eastAsia="Calibri" w:hAnsi="Times New Roman CYR"/>
      <w:szCs w:val="20"/>
      <w:lang w:eastAsia="ru-RU"/>
    </w:rPr>
  </w:style>
  <w:style w:type="paragraph" w:styleId="34">
    <w:name w:val="Body Text Indent 3"/>
    <w:basedOn w:val="a8"/>
    <w:link w:val="35"/>
    <w:rsid w:val="00B740CA"/>
    <w:pPr>
      <w:tabs>
        <w:tab w:val="left" w:pos="851"/>
      </w:tabs>
      <w:spacing w:after="120"/>
      <w:ind w:left="283" w:firstLine="0"/>
    </w:pPr>
    <w:rPr>
      <w:rFonts w:eastAsia="Calibri"/>
      <w:sz w:val="16"/>
      <w:szCs w:val="20"/>
      <w:lang w:eastAsia="ru-RU"/>
    </w:rPr>
  </w:style>
  <w:style w:type="character" w:customStyle="1" w:styleId="35">
    <w:name w:val="Основной текст с отступом 3 Знак"/>
    <w:link w:val="34"/>
    <w:locked/>
    <w:rsid w:val="00B740CA"/>
    <w:rPr>
      <w:rFonts w:ascii="Times New Roman" w:hAnsi="Times New Roman" w:cs="Times New Roman"/>
      <w:sz w:val="16"/>
      <w:lang w:eastAsia="ru-RU"/>
    </w:rPr>
  </w:style>
  <w:style w:type="paragraph" w:customStyle="1" w:styleId="2ff2">
    <w:name w:val="таб2"/>
    <w:aliases w:val="кр.текст"/>
    <w:basedOn w:val="a8"/>
    <w:rsid w:val="00B740CA"/>
    <w:pPr>
      <w:tabs>
        <w:tab w:val="left" w:pos="851"/>
      </w:tabs>
      <w:overflowPunct w:val="0"/>
      <w:autoSpaceDE w:val="0"/>
      <w:autoSpaceDN w:val="0"/>
      <w:adjustRightInd w:val="0"/>
      <w:spacing w:before="60" w:after="60"/>
      <w:ind w:firstLine="709"/>
      <w:textAlignment w:val="baseline"/>
    </w:pPr>
    <w:rPr>
      <w:rFonts w:ascii="Times New Roman CYR" w:eastAsia="Calibri" w:hAnsi="Times New Roman CYR"/>
      <w:szCs w:val="20"/>
      <w:lang w:eastAsia="ru-RU"/>
    </w:rPr>
  </w:style>
  <w:style w:type="paragraph" w:customStyle="1" w:styleId="oaeno1-3Ciae1">
    <w:name w:val="oaeno1-3 Ciae1"/>
    <w:basedOn w:val="a8"/>
    <w:rsid w:val="00B740CA"/>
    <w:pPr>
      <w:tabs>
        <w:tab w:val="left" w:pos="851"/>
      </w:tabs>
      <w:spacing w:after="60" w:line="288" w:lineRule="auto"/>
      <w:ind w:firstLine="709"/>
    </w:pPr>
    <w:rPr>
      <w:rFonts w:ascii="Times New Roman CYR" w:eastAsia="Calibri" w:hAnsi="Times New Roman CYR"/>
      <w:szCs w:val="24"/>
      <w:lang w:eastAsia="ru-RU"/>
    </w:rPr>
  </w:style>
  <w:style w:type="paragraph" w:customStyle="1" w:styleId="affff8">
    <w:name w:val="СтильМой"/>
    <w:basedOn w:val="a8"/>
    <w:rsid w:val="00B740CA"/>
    <w:pPr>
      <w:tabs>
        <w:tab w:val="left" w:pos="851"/>
      </w:tabs>
      <w:spacing w:before="40" w:line="340" w:lineRule="exact"/>
      <w:ind w:firstLine="680"/>
    </w:pPr>
    <w:rPr>
      <w:szCs w:val="20"/>
      <w:lang w:eastAsia="ru-RU"/>
    </w:rPr>
  </w:style>
  <w:style w:type="paragraph" w:customStyle="1" w:styleId="Nien1--0">
    <w:name w:val="Nien1--0"/>
    <w:basedOn w:val="a8"/>
    <w:rsid w:val="00B740CA"/>
    <w:pPr>
      <w:tabs>
        <w:tab w:val="left" w:pos="851"/>
      </w:tabs>
      <w:overflowPunct w:val="0"/>
      <w:autoSpaceDE w:val="0"/>
      <w:autoSpaceDN w:val="0"/>
      <w:adjustRightInd w:val="0"/>
      <w:spacing w:line="288" w:lineRule="auto"/>
      <w:ind w:left="992" w:hanging="283"/>
      <w:textAlignment w:val="baseline"/>
    </w:pPr>
    <w:rPr>
      <w:rFonts w:ascii="Times New Roman CYR" w:eastAsia="Calibri" w:hAnsi="Times New Roman CYR"/>
      <w:szCs w:val="20"/>
      <w:lang w:eastAsia="ru-RU"/>
    </w:rPr>
  </w:style>
  <w:style w:type="paragraph" w:customStyle="1" w:styleId="Nien1-6">
    <w:name w:val="Nien1-6"/>
    <w:basedOn w:val="Nien1--0"/>
    <w:rsid w:val="00B740CA"/>
    <w:pPr>
      <w:spacing w:after="120"/>
    </w:pPr>
  </w:style>
  <w:style w:type="paragraph" w:customStyle="1" w:styleId="Oaeno1-6">
    <w:name w:val="Oaeno1-6"/>
    <w:basedOn w:val="a8"/>
    <w:rsid w:val="00B740CA"/>
    <w:pPr>
      <w:tabs>
        <w:tab w:val="left" w:pos="851"/>
      </w:tabs>
      <w:overflowPunct w:val="0"/>
      <w:autoSpaceDE w:val="0"/>
      <w:autoSpaceDN w:val="0"/>
      <w:adjustRightInd w:val="0"/>
      <w:spacing w:after="120" w:line="288" w:lineRule="auto"/>
      <w:ind w:firstLine="709"/>
      <w:textAlignment w:val="baseline"/>
    </w:pPr>
    <w:rPr>
      <w:rFonts w:ascii="Times New Roman CYR" w:eastAsia="Calibri" w:hAnsi="Times New Roman CYR"/>
      <w:szCs w:val="20"/>
      <w:lang w:eastAsia="ru-RU"/>
    </w:rPr>
  </w:style>
  <w:style w:type="character" w:styleId="affff9">
    <w:name w:val="footnote reference"/>
    <w:semiHidden/>
    <w:rsid w:val="00B740CA"/>
    <w:rPr>
      <w:rFonts w:cs="Times New Roman"/>
      <w:vertAlign w:val="superscript"/>
    </w:rPr>
  </w:style>
  <w:style w:type="paragraph" w:customStyle="1" w:styleId="22-0">
    <w:name w:val="ЛЕН2Спис2-0"/>
    <w:basedOn w:val="a8"/>
    <w:autoRedefine/>
    <w:rsid w:val="00B740CA"/>
    <w:pPr>
      <w:numPr>
        <w:numId w:val="14"/>
      </w:numPr>
      <w:tabs>
        <w:tab w:val="left" w:pos="851"/>
        <w:tab w:val="left" w:leader="dot" w:pos="9401"/>
      </w:tabs>
    </w:pPr>
    <w:rPr>
      <w:rFonts w:eastAsia="Calibri"/>
      <w:szCs w:val="20"/>
      <w:lang w:eastAsia="ru-RU"/>
    </w:rPr>
  </w:style>
  <w:style w:type="paragraph" w:customStyle="1" w:styleId="affffa">
    <w:name w:val="Код документа"/>
    <w:basedOn w:val="a8"/>
    <w:next w:val="a8"/>
    <w:rsid w:val="00B740CA"/>
    <w:pPr>
      <w:widowControl w:val="0"/>
      <w:tabs>
        <w:tab w:val="left" w:pos="851"/>
      </w:tabs>
      <w:ind w:left="794" w:right="794" w:firstLine="0"/>
      <w:jc w:val="center"/>
    </w:pPr>
    <w:rPr>
      <w:rFonts w:eastAsia="Calibri"/>
      <w:b/>
      <w:color w:val="000000"/>
      <w:sz w:val="32"/>
      <w:szCs w:val="20"/>
      <w:lang w:eastAsia="ru-RU"/>
    </w:rPr>
  </w:style>
  <w:style w:type="paragraph" w:customStyle="1" w:styleId="affffb">
    <w:name w:val="Количество листов"/>
    <w:basedOn w:val="a8"/>
    <w:rsid w:val="00B740CA"/>
    <w:pPr>
      <w:widowControl w:val="0"/>
      <w:tabs>
        <w:tab w:val="left" w:pos="851"/>
      </w:tabs>
      <w:spacing w:before="240" w:after="240"/>
      <w:jc w:val="center"/>
    </w:pPr>
    <w:rPr>
      <w:rFonts w:eastAsia="Calibri"/>
      <w:b/>
      <w:color w:val="000000"/>
      <w:szCs w:val="20"/>
      <w:lang w:eastAsia="ru-RU"/>
    </w:rPr>
  </w:style>
  <w:style w:type="character" w:customStyle="1" w:styleId="BodyTextChar1">
    <w:name w:val="Body Text Char1"/>
    <w:aliases w:val="Основной текст Знак Char,Основной текст Знак1 Знак Char2,Основной текст Знак Знак Знак Знак Char2,Основной текст Знак1 Char2,Основной текст Знак Знак Знак Char2,Основной текст Знак Знак Char2,Основной текст Знак1 Знак Знак Char2"/>
    <w:locked/>
    <w:rsid w:val="00B740CA"/>
    <w:rPr>
      <w:sz w:val="24"/>
      <w:lang w:val="ru-RU" w:eastAsia="ru-RU"/>
    </w:rPr>
  </w:style>
  <w:style w:type="paragraph" w:customStyle="1" w:styleId="3-">
    <w:name w:val="Таб3-центр"/>
    <w:basedOn w:val="a8"/>
    <w:rsid w:val="00B740CA"/>
    <w:pPr>
      <w:tabs>
        <w:tab w:val="left" w:pos="851"/>
      </w:tabs>
      <w:autoSpaceDE w:val="0"/>
      <w:autoSpaceDN w:val="0"/>
      <w:spacing w:after="120"/>
      <w:ind w:firstLine="0"/>
      <w:jc w:val="center"/>
    </w:pPr>
    <w:rPr>
      <w:rFonts w:ascii="Times New Roman CYR" w:eastAsia="Calibri" w:hAnsi="Times New Roman CYR" w:cs="Times New Roman CYR"/>
      <w:szCs w:val="24"/>
      <w:lang w:eastAsia="ru-RU"/>
    </w:rPr>
  </w:style>
  <w:style w:type="paragraph" w:customStyle="1" w:styleId="36">
    <w:name w:val="Таб3"/>
    <w:aliases w:val="центр"/>
    <w:basedOn w:val="a8"/>
    <w:rsid w:val="00B740CA"/>
    <w:pPr>
      <w:tabs>
        <w:tab w:val="left" w:pos="851"/>
      </w:tabs>
      <w:spacing w:before="60" w:after="60"/>
      <w:ind w:firstLine="0"/>
      <w:jc w:val="center"/>
    </w:pPr>
    <w:rPr>
      <w:rFonts w:ascii="Times New Roman CYR" w:eastAsia="Calibri" w:hAnsi="Times New Roman CYR" w:cs="Times New Roman CYR"/>
      <w:szCs w:val="24"/>
      <w:lang w:eastAsia="ru-RU"/>
    </w:rPr>
  </w:style>
  <w:style w:type="paragraph" w:customStyle="1" w:styleId="V392Default">
    <w:name w:val="V392 Default"/>
    <w:basedOn w:val="a8"/>
    <w:rsid w:val="00B740CA"/>
    <w:pPr>
      <w:tabs>
        <w:tab w:val="left" w:pos="851"/>
      </w:tabs>
      <w:spacing w:line="360" w:lineRule="auto"/>
      <w:ind w:firstLine="567"/>
    </w:pPr>
    <w:rPr>
      <w:rFonts w:eastAsia="Calibri"/>
      <w:szCs w:val="20"/>
      <w:lang w:eastAsia="ru-RU"/>
    </w:rPr>
  </w:style>
  <w:style w:type="paragraph" w:customStyle="1" w:styleId="V448Default">
    <w:name w:val="V448 Default"/>
    <w:basedOn w:val="a8"/>
    <w:rsid w:val="00B740CA"/>
    <w:pPr>
      <w:tabs>
        <w:tab w:val="left" w:pos="851"/>
      </w:tabs>
      <w:spacing w:line="360" w:lineRule="auto"/>
      <w:ind w:firstLine="567"/>
    </w:pPr>
    <w:rPr>
      <w:rFonts w:eastAsia="Calibri"/>
      <w:szCs w:val="24"/>
      <w:lang w:eastAsia="ru-RU"/>
    </w:rPr>
  </w:style>
  <w:style w:type="paragraph" w:customStyle="1" w:styleId="affffc">
    <w:name w:val="таб"/>
    <w:basedOn w:val="a8"/>
    <w:rsid w:val="00B740CA"/>
    <w:pPr>
      <w:tabs>
        <w:tab w:val="left" w:pos="851"/>
      </w:tabs>
      <w:ind w:firstLine="0"/>
    </w:pPr>
    <w:rPr>
      <w:rFonts w:eastAsia="Calibri"/>
      <w:szCs w:val="24"/>
      <w:lang w:eastAsia="ru-RU"/>
    </w:rPr>
  </w:style>
  <w:style w:type="paragraph" w:styleId="37">
    <w:name w:val="Body Text 3"/>
    <w:basedOn w:val="a8"/>
    <w:link w:val="38"/>
    <w:rsid w:val="00B740CA"/>
    <w:pPr>
      <w:tabs>
        <w:tab w:val="left" w:pos="851"/>
      </w:tabs>
      <w:spacing w:after="120"/>
      <w:ind w:firstLine="0"/>
      <w:jc w:val="center"/>
    </w:pPr>
    <w:rPr>
      <w:rFonts w:eastAsia="Calibri"/>
      <w:szCs w:val="20"/>
      <w:lang w:eastAsia="ru-RU"/>
    </w:rPr>
  </w:style>
  <w:style w:type="character" w:customStyle="1" w:styleId="38">
    <w:name w:val="Основной текст 3 Знак"/>
    <w:link w:val="37"/>
    <w:locked/>
    <w:rsid w:val="00B740CA"/>
    <w:rPr>
      <w:rFonts w:ascii="Times New Roman" w:hAnsi="Times New Roman" w:cs="Times New Roman"/>
      <w:sz w:val="24"/>
      <w:lang w:eastAsia="ru-RU"/>
    </w:rPr>
  </w:style>
  <w:style w:type="paragraph" w:customStyle="1" w:styleId="V428Default">
    <w:name w:val="V428 Default"/>
    <w:basedOn w:val="a8"/>
    <w:rsid w:val="00B740CA"/>
    <w:pPr>
      <w:tabs>
        <w:tab w:val="left" w:pos="851"/>
      </w:tabs>
      <w:spacing w:line="360" w:lineRule="auto"/>
      <w:ind w:firstLine="567"/>
    </w:pPr>
    <w:rPr>
      <w:rFonts w:eastAsia="Calibri"/>
      <w:szCs w:val="24"/>
      <w:lang w:eastAsia="ru-RU"/>
    </w:rPr>
  </w:style>
  <w:style w:type="paragraph" w:customStyle="1" w:styleId="123">
    <w:name w:val="Стиль Название объекта + 12 пт"/>
    <w:basedOn w:val="af9"/>
    <w:autoRedefine/>
    <w:rsid w:val="00B740CA"/>
    <w:pPr>
      <w:jc w:val="left"/>
    </w:pPr>
    <w:rPr>
      <w:sz w:val="24"/>
      <w:szCs w:val="24"/>
    </w:rPr>
  </w:style>
  <w:style w:type="character" w:customStyle="1" w:styleId="124">
    <w:name w:val="Стиль Название объекта + 12 пт Знак"/>
    <w:rsid w:val="00B740CA"/>
    <w:rPr>
      <w:b/>
      <w:sz w:val="24"/>
      <w:lang w:val="ru-RU" w:eastAsia="ru-RU"/>
    </w:rPr>
  </w:style>
  <w:style w:type="paragraph" w:customStyle="1" w:styleId="58">
    <w:name w:val="оглавление 5"/>
    <w:basedOn w:val="a8"/>
    <w:next w:val="a8"/>
    <w:autoRedefine/>
    <w:rsid w:val="00B740CA"/>
    <w:pPr>
      <w:widowControl w:val="0"/>
      <w:tabs>
        <w:tab w:val="left" w:pos="851"/>
        <w:tab w:val="right" w:leader="dot" w:pos="9923"/>
      </w:tabs>
      <w:autoSpaceDE w:val="0"/>
      <w:autoSpaceDN w:val="0"/>
      <w:ind w:left="960" w:firstLine="0"/>
    </w:pPr>
    <w:rPr>
      <w:rFonts w:ascii="Courier New" w:eastAsia="Calibri" w:hAnsi="Courier New" w:cs="Courier New"/>
      <w:szCs w:val="24"/>
      <w:lang w:eastAsia="ru-RU"/>
    </w:rPr>
  </w:style>
  <w:style w:type="paragraph" w:customStyle="1" w:styleId="62">
    <w:name w:val="оглавление 6"/>
    <w:basedOn w:val="a8"/>
    <w:next w:val="a8"/>
    <w:autoRedefine/>
    <w:rsid w:val="00B740CA"/>
    <w:pPr>
      <w:widowControl w:val="0"/>
      <w:tabs>
        <w:tab w:val="left" w:pos="851"/>
        <w:tab w:val="right" w:leader="dot" w:pos="9923"/>
      </w:tabs>
      <w:autoSpaceDE w:val="0"/>
      <w:autoSpaceDN w:val="0"/>
      <w:ind w:left="1200" w:firstLine="0"/>
    </w:pPr>
    <w:rPr>
      <w:rFonts w:ascii="Courier New" w:eastAsia="Calibri" w:hAnsi="Courier New" w:cs="Courier New"/>
      <w:szCs w:val="24"/>
      <w:lang w:eastAsia="ru-RU"/>
    </w:rPr>
  </w:style>
  <w:style w:type="paragraph" w:customStyle="1" w:styleId="1d">
    <w:name w:val="оглавление 1"/>
    <w:basedOn w:val="a8"/>
    <w:next w:val="a8"/>
    <w:rsid w:val="00B740CA"/>
    <w:pPr>
      <w:widowControl w:val="0"/>
      <w:tabs>
        <w:tab w:val="left" w:pos="851"/>
        <w:tab w:val="right" w:leader="dot" w:pos="9923"/>
      </w:tabs>
      <w:ind w:firstLine="0"/>
    </w:pPr>
    <w:rPr>
      <w:rFonts w:ascii="Courier New" w:eastAsia="Calibri" w:hAnsi="Courier New"/>
      <w:szCs w:val="20"/>
      <w:lang w:eastAsia="ru-RU"/>
    </w:rPr>
  </w:style>
  <w:style w:type="paragraph" w:customStyle="1" w:styleId="1-30">
    <w:name w:val="текст 1-3"/>
    <w:basedOn w:val="a8"/>
    <w:rsid w:val="00B740CA"/>
    <w:pPr>
      <w:tabs>
        <w:tab w:val="left" w:pos="851"/>
      </w:tabs>
      <w:overflowPunct w:val="0"/>
      <w:autoSpaceDE w:val="0"/>
      <w:autoSpaceDN w:val="0"/>
      <w:adjustRightInd w:val="0"/>
      <w:ind w:firstLine="709"/>
      <w:textAlignment w:val="baseline"/>
    </w:pPr>
    <w:rPr>
      <w:rFonts w:eastAsia="Calibri"/>
      <w:szCs w:val="20"/>
      <w:lang w:eastAsia="ru-RU"/>
    </w:rPr>
  </w:style>
  <w:style w:type="paragraph" w:customStyle="1" w:styleId="BodyText21">
    <w:name w:val="Body Text 21"/>
    <w:basedOn w:val="a8"/>
    <w:rsid w:val="00B740CA"/>
    <w:pPr>
      <w:tabs>
        <w:tab w:val="left" w:pos="851"/>
      </w:tabs>
      <w:overflowPunct w:val="0"/>
      <w:autoSpaceDE w:val="0"/>
      <w:autoSpaceDN w:val="0"/>
      <w:adjustRightInd w:val="0"/>
      <w:spacing w:after="120"/>
      <w:ind w:firstLine="0"/>
      <w:textAlignment w:val="baseline"/>
    </w:pPr>
    <w:rPr>
      <w:rFonts w:eastAsia="Calibri"/>
      <w:szCs w:val="20"/>
      <w:lang w:eastAsia="ru-RU"/>
    </w:rPr>
  </w:style>
  <w:style w:type="paragraph" w:customStyle="1" w:styleId="PSAR-">
    <w:name w:val="PSAR-Текст"/>
    <w:basedOn w:val="a8"/>
    <w:rsid w:val="00B740CA"/>
    <w:pPr>
      <w:widowControl w:val="0"/>
      <w:tabs>
        <w:tab w:val="left" w:pos="851"/>
      </w:tabs>
      <w:overflowPunct w:val="0"/>
      <w:autoSpaceDE w:val="0"/>
      <w:autoSpaceDN w:val="0"/>
      <w:adjustRightInd w:val="0"/>
      <w:spacing w:after="120"/>
      <w:ind w:firstLine="0"/>
      <w:textAlignment w:val="baseline"/>
    </w:pPr>
    <w:rPr>
      <w:rFonts w:eastAsia="Calibri"/>
      <w:szCs w:val="20"/>
      <w:lang w:eastAsia="ru-RU"/>
    </w:rPr>
  </w:style>
  <w:style w:type="paragraph" w:customStyle="1" w:styleId="2ff3">
    <w:name w:val="Стиль Заголовок 2 + не полужирный курсив"/>
    <w:basedOn w:val="20"/>
    <w:rsid w:val="00B740CA"/>
    <w:pPr>
      <w:tabs>
        <w:tab w:val="num" w:pos="1636"/>
      </w:tabs>
      <w:spacing w:before="0"/>
      <w:ind w:left="1021" w:hanging="170"/>
    </w:pPr>
    <w:rPr>
      <w:rFonts w:cs="Arial"/>
      <w:b w:val="0"/>
      <w:lang w:eastAsia="ru-RU"/>
    </w:rPr>
  </w:style>
  <w:style w:type="paragraph" w:customStyle="1" w:styleId="affffd">
    <w:name w:val="Таблица"/>
    <w:basedOn w:val="a8"/>
    <w:rsid w:val="00B740CA"/>
    <w:pPr>
      <w:tabs>
        <w:tab w:val="left" w:pos="851"/>
        <w:tab w:val="left" w:pos="1843"/>
      </w:tabs>
      <w:ind w:firstLine="0"/>
    </w:pPr>
    <w:rPr>
      <w:rFonts w:eastAsia="Calibri"/>
      <w:szCs w:val="20"/>
      <w:lang w:eastAsia="ru-RU"/>
    </w:rPr>
  </w:style>
  <w:style w:type="paragraph" w:customStyle="1" w:styleId="2ff4">
    <w:name w:val="Стиль2"/>
    <w:basedOn w:val="a8"/>
    <w:rsid w:val="00B740CA"/>
    <w:pPr>
      <w:tabs>
        <w:tab w:val="left" w:pos="851"/>
      </w:tabs>
      <w:spacing w:line="360" w:lineRule="auto"/>
      <w:ind w:firstLine="0"/>
    </w:pPr>
    <w:rPr>
      <w:rFonts w:ascii="Arial" w:eastAsia="Calibri" w:hAnsi="Arial"/>
      <w:szCs w:val="20"/>
      <w:lang w:eastAsia="ru-RU"/>
    </w:rPr>
  </w:style>
  <w:style w:type="paragraph" w:customStyle="1" w:styleId="affffe">
    <w:name w:val="Текст таблицы"/>
    <w:basedOn w:val="a8"/>
    <w:rsid w:val="00B740CA"/>
    <w:pPr>
      <w:tabs>
        <w:tab w:val="left" w:pos="851"/>
      </w:tabs>
      <w:autoSpaceDE w:val="0"/>
      <w:autoSpaceDN w:val="0"/>
      <w:spacing w:before="60" w:after="60"/>
      <w:ind w:firstLine="0"/>
      <w:jc w:val="center"/>
    </w:pPr>
    <w:rPr>
      <w:rFonts w:eastAsia="Calibri"/>
      <w:szCs w:val="20"/>
      <w:lang w:eastAsia="ru-RU"/>
    </w:rPr>
  </w:style>
  <w:style w:type="character" w:customStyle="1" w:styleId="afffff">
    <w:name w:val="таб Знак"/>
    <w:rsid w:val="00B740CA"/>
    <w:rPr>
      <w:sz w:val="24"/>
      <w:lang w:val="ru-RU" w:eastAsia="ru-RU"/>
    </w:rPr>
  </w:style>
  <w:style w:type="paragraph" w:customStyle="1" w:styleId="2--0">
    <w:name w:val="Спис2--0"/>
    <w:basedOn w:val="1--0"/>
    <w:rsid w:val="00B740CA"/>
    <w:pPr>
      <w:tabs>
        <w:tab w:val="clear" w:pos="0"/>
        <w:tab w:val="left" w:pos="1418"/>
      </w:tabs>
      <w:ind w:left="1418" w:hanging="284"/>
    </w:pPr>
  </w:style>
  <w:style w:type="paragraph" w:customStyle="1" w:styleId="-arial8">
    <w:name w:val="Рис - arial 8"/>
    <w:basedOn w:val="afd"/>
    <w:rsid w:val="00B740CA"/>
    <w:pPr>
      <w:widowControl w:val="0"/>
      <w:spacing w:after="0"/>
      <w:jc w:val="center"/>
    </w:pPr>
    <w:rPr>
      <w:rFonts w:ascii="Arial" w:hAnsi="Arial"/>
      <w:kern w:val="16"/>
      <w:sz w:val="16"/>
      <w:szCs w:val="16"/>
      <w:lang w:eastAsia="en-US"/>
    </w:rPr>
  </w:style>
  <w:style w:type="paragraph" w:customStyle="1" w:styleId="-arial7">
    <w:name w:val="Рис - arial 7"/>
    <w:autoRedefine/>
    <w:rsid w:val="00B740CA"/>
    <w:pPr>
      <w:widowControl w:val="0"/>
      <w:tabs>
        <w:tab w:val="left" w:pos="851"/>
      </w:tabs>
      <w:jc w:val="center"/>
    </w:pPr>
    <w:rPr>
      <w:rFonts w:ascii="Arial Narrow" w:hAnsi="Arial Narrow"/>
      <w:kern w:val="16"/>
      <w:sz w:val="14"/>
      <w:szCs w:val="14"/>
      <w:lang w:val="en-US" w:eastAsia="en-US"/>
    </w:rPr>
  </w:style>
  <w:style w:type="character" w:customStyle="1" w:styleId="-arial7Char">
    <w:name w:val="Рис - arial 7 Char"/>
    <w:rsid w:val="00B740CA"/>
    <w:rPr>
      <w:rFonts w:ascii="Arial Narrow" w:hAnsi="Arial Narrow"/>
      <w:kern w:val="16"/>
      <w:sz w:val="14"/>
      <w:lang w:val="en-US" w:eastAsia="en-US"/>
    </w:rPr>
  </w:style>
  <w:style w:type="character" w:customStyle="1" w:styleId="-arial8Char">
    <w:name w:val="Рис - arial 8 Char"/>
    <w:rsid w:val="00B740CA"/>
    <w:rPr>
      <w:rFonts w:ascii="Arial" w:hAnsi="Arial"/>
      <w:kern w:val="16"/>
      <w:sz w:val="16"/>
      <w:lang w:val="ru-RU" w:eastAsia="en-US"/>
    </w:rPr>
  </w:style>
  <w:style w:type="character" w:customStyle="1" w:styleId="Pic8Arial">
    <w:name w:val="Pic 8 Arial"/>
    <w:rsid w:val="00B740CA"/>
    <w:rPr>
      <w:rFonts w:ascii="Arial" w:hAnsi="Arial"/>
      <w:sz w:val="16"/>
      <w:lang w:val="en-US"/>
    </w:rPr>
  </w:style>
  <w:style w:type="paragraph" w:customStyle="1" w:styleId="ListParagraph1">
    <w:name w:val="List Paragraph1"/>
    <w:basedOn w:val="a8"/>
    <w:qFormat/>
    <w:rsid w:val="00B740CA"/>
    <w:pPr>
      <w:tabs>
        <w:tab w:val="left" w:pos="851"/>
      </w:tabs>
      <w:ind w:left="720" w:firstLine="0"/>
      <w:contextualSpacing/>
    </w:pPr>
    <w:rPr>
      <w:rFonts w:eastAsia="Calibri"/>
      <w:szCs w:val="24"/>
      <w:lang w:eastAsia="ru-RU"/>
    </w:rPr>
  </w:style>
  <w:style w:type="paragraph" w:customStyle="1" w:styleId="afffff0">
    <w:name w:val="Стиль Название объекта + курсив Знак Знак"/>
    <w:basedOn w:val="af9"/>
    <w:link w:val="afffff1"/>
    <w:rsid w:val="00B740CA"/>
    <w:pPr>
      <w:keepLines/>
      <w:widowControl w:val="0"/>
      <w:overflowPunct w:val="0"/>
      <w:autoSpaceDE w:val="0"/>
      <w:autoSpaceDN w:val="0"/>
      <w:adjustRightInd w:val="0"/>
      <w:spacing w:after="120" w:line="288" w:lineRule="auto"/>
      <w:jc w:val="center"/>
      <w:textAlignment w:val="baseline"/>
    </w:pPr>
    <w:rPr>
      <w:rFonts w:ascii="Times New Roman CYR" w:hAnsi="Times New Roman CYR"/>
      <w:snapToGrid w:val="0"/>
      <w:sz w:val="24"/>
    </w:rPr>
  </w:style>
  <w:style w:type="character" w:customStyle="1" w:styleId="afffff1">
    <w:name w:val="Стиль Название объекта + курсив Знак Знак Знак"/>
    <w:link w:val="afffff0"/>
    <w:locked/>
    <w:rsid w:val="00B740CA"/>
    <w:rPr>
      <w:rFonts w:ascii="Times New Roman CYR" w:hAnsi="Times New Roman CYR"/>
      <w:b/>
      <w:snapToGrid w:val="0"/>
      <w:sz w:val="24"/>
      <w:lang w:eastAsia="ru-RU"/>
    </w:rPr>
  </w:style>
  <w:style w:type="paragraph" w:customStyle="1" w:styleId="afffff2">
    <w:name w:val="Обычный (без отступа)"/>
    <w:basedOn w:val="a8"/>
    <w:autoRedefine/>
    <w:rsid w:val="009D6252"/>
    <w:pPr>
      <w:tabs>
        <w:tab w:val="left" w:pos="851"/>
      </w:tabs>
      <w:ind w:firstLine="0"/>
    </w:pPr>
    <w:rPr>
      <w:rFonts w:eastAsia="Calibri"/>
      <w:kern w:val="24"/>
      <w:szCs w:val="24"/>
      <w:lang w:eastAsia="ru-RU"/>
    </w:rPr>
  </w:style>
  <w:style w:type="paragraph" w:customStyle="1" w:styleId="PSAR-Oaeno">
    <w:name w:val="PSAR-Oaeno"/>
    <w:basedOn w:val="a8"/>
    <w:rsid w:val="00B740CA"/>
    <w:pPr>
      <w:tabs>
        <w:tab w:val="left" w:pos="851"/>
      </w:tabs>
      <w:overflowPunct w:val="0"/>
      <w:autoSpaceDE w:val="0"/>
      <w:autoSpaceDN w:val="0"/>
      <w:adjustRightInd w:val="0"/>
      <w:spacing w:after="120"/>
      <w:textAlignment w:val="baseline"/>
    </w:pPr>
    <w:rPr>
      <w:rFonts w:eastAsia="Calibri"/>
      <w:szCs w:val="20"/>
      <w:lang w:eastAsia="ru-RU"/>
    </w:rPr>
  </w:style>
  <w:style w:type="paragraph" w:customStyle="1" w:styleId="45">
    <w:name w:val="Тит4.п/разд.том"/>
    <w:basedOn w:val="a8"/>
    <w:rsid w:val="00B740CA"/>
    <w:pPr>
      <w:tabs>
        <w:tab w:val="left" w:pos="851"/>
      </w:tabs>
      <w:spacing w:before="120" w:after="120" w:line="288" w:lineRule="auto"/>
      <w:ind w:firstLine="0"/>
      <w:jc w:val="center"/>
    </w:pPr>
    <w:rPr>
      <w:rFonts w:eastAsia="Calibri"/>
      <w:b/>
      <w:szCs w:val="20"/>
      <w:lang w:eastAsia="ru-RU"/>
    </w:rPr>
  </w:style>
  <w:style w:type="character" w:customStyle="1" w:styleId="110">
    <w:name w:val="Заголовок 1 Знак1"/>
    <w:aliases w:val="раздел Знак,заголовок 1 Знак,Раздел Знак,Загол1 Знак,разд Знак,Headline 1 Знак,Заголовок раздела Знак,Заголовок раздела Знак Знак Знак"/>
    <w:locked/>
    <w:rsid w:val="000527B5"/>
  </w:style>
  <w:style w:type="paragraph" w:customStyle="1" w:styleId="afffff3">
    <w:name w:val="Стиль полужирный курсив Междустр.интервал:  полуторный"/>
    <w:basedOn w:val="a8"/>
    <w:rsid w:val="00B740CA"/>
    <w:pPr>
      <w:tabs>
        <w:tab w:val="left" w:pos="851"/>
      </w:tabs>
      <w:spacing w:before="60"/>
      <w:ind w:firstLine="0"/>
    </w:pPr>
    <w:rPr>
      <w:rFonts w:eastAsia="Calibri"/>
      <w:b/>
      <w:bCs/>
      <w:i/>
      <w:iCs/>
      <w:szCs w:val="20"/>
      <w:lang w:eastAsia="ru-RU"/>
    </w:rPr>
  </w:style>
  <w:style w:type="paragraph" w:customStyle="1" w:styleId="-2">
    <w:name w:val="Ур-ние"/>
    <w:basedOn w:val="a8"/>
    <w:next w:val="1-3"/>
    <w:link w:val="-3"/>
    <w:rsid w:val="00B740CA"/>
    <w:pPr>
      <w:tabs>
        <w:tab w:val="left" w:pos="851"/>
        <w:tab w:val="left" w:pos="1080"/>
        <w:tab w:val="right" w:pos="9360"/>
      </w:tabs>
      <w:ind w:firstLine="0"/>
      <w:jc w:val="left"/>
    </w:pPr>
    <w:rPr>
      <w:rFonts w:eastAsia="MS Mincho"/>
      <w:szCs w:val="20"/>
      <w:lang w:eastAsia="ru-RU"/>
    </w:rPr>
  </w:style>
  <w:style w:type="character" w:customStyle="1" w:styleId="-3">
    <w:name w:val="Ур-ние Знак"/>
    <w:link w:val="-2"/>
    <w:locked/>
    <w:rsid w:val="00B740CA"/>
    <w:rPr>
      <w:rFonts w:ascii="Times New Roman" w:eastAsia="MS Mincho" w:hAnsi="Times New Roman"/>
      <w:sz w:val="24"/>
      <w:lang w:eastAsia="ru-RU"/>
    </w:rPr>
  </w:style>
  <w:style w:type="paragraph" w:customStyle="1" w:styleId="59">
    <w:name w:val="Заголовок 5.аннот.др.наимен"/>
    <w:basedOn w:val="a8"/>
    <w:next w:val="a8"/>
    <w:rsid w:val="00B740CA"/>
    <w:pPr>
      <w:tabs>
        <w:tab w:val="left" w:pos="851"/>
      </w:tabs>
      <w:spacing w:before="120" w:after="120" w:line="288" w:lineRule="auto"/>
      <w:ind w:firstLine="709"/>
      <w:jc w:val="center"/>
    </w:pPr>
    <w:rPr>
      <w:rFonts w:ascii="Times New Roman CYR" w:eastAsia="Calibri" w:hAnsi="Times New Roman CYR"/>
      <w:b/>
      <w:szCs w:val="20"/>
      <w:lang w:eastAsia="ru-RU"/>
    </w:rPr>
  </w:style>
  <w:style w:type="paragraph" w:customStyle="1" w:styleId="1-6">
    <w:name w:val="Спис1-6"/>
    <w:basedOn w:val="a8"/>
    <w:rsid w:val="00B740CA"/>
    <w:pPr>
      <w:tabs>
        <w:tab w:val="left" w:pos="851"/>
        <w:tab w:val="num" w:pos="1040"/>
      </w:tabs>
      <w:ind w:firstLine="709"/>
    </w:pPr>
    <w:rPr>
      <w:rFonts w:ascii="Times New Roman CYR" w:eastAsia="Calibri" w:hAnsi="Times New Roman CYR"/>
      <w:szCs w:val="20"/>
      <w:lang w:eastAsia="ru-RU"/>
    </w:rPr>
  </w:style>
  <w:style w:type="paragraph" w:customStyle="1" w:styleId="2ff5">
    <w:name w:val="Титул2"/>
    <w:basedOn w:val="a8"/>
    <w:autoRedefine/>
    <w:rsid w:val="00B740CA"/>
    <w:pPr>
      <w:ind w:left="4253" w:firstLine="0"/>
      <w:jc w:val="left"/>
    </w:pPr>
    <w:rPr>
      <w:rFonts w:eastAsia="Calibri"/>
      <w:b/>
      <w:caps/>
      <w:noProof/>
      <w:szCs w:val="24"/>
      <w:lang w:eastAsia="ru-RU"/>
    </w:rPr>
  </w:style>
  <w:style w:type="paragraph" w:customStyle="1" w:styleId="afffff4">
    <w:name w:val="Наименование"/>
    <w:basedOn w:val="a8"/>
    <w:next w:val="a8"/>
    <w:semiHidden/>
    <w:rsid w:val="00B740CA"/>
    <w:pPr>
      <w:tabs>
        <w:tab w:val="left" w:pos="851"/>
      </w:tabs>
      <w:spacing w:after="240" w:line="288" w:lineRule="auto"/>
      <w:ind w:firstLine="709"/>
      <w:jc w:val="center"/>
    </w:pPr>
    <w:rPr>
      <w:rFonts w:ascii="Times New Roman CYR" w:eastAsia="Calibri" w:hAnsi="Times New Roman CYR"/>
      <w:b/>
      <w:caps/>
      <w:szCs w:val="20"/>
      <w:lang w:eastAsia="ru-RU"/>
    </w:rPr>
  </w:style>
  <w:style w:type="paragraph" w:customStyle="1" w:styleId="afffff5">
    <w:name w:val="Обознач.документа"/>
    <w:basedOn w:val="a8"/>
    <w:semiHidden/>
    <w:rsid w:val="00B740CA"/>
    <w:pPr>
      <w:tabs>
        <w:tab w:val="left" w:pos="851"/>
      </w:tabs>
      <w:spacing w:before="120" w:after="120" w:line="288" w:lineRule="auto"/>
      <w:ind w:firstLine="0"/>
      <w:jc w:val="center"/>
    </w:pPr>
    <w:rPr>
      <w:rFonts w:ascii="Times New Roman CYR" w:eastAsia="Calibri" w:hAnsi="Times New Roman CYR"/>
      <w:b/>
      <w:caps/>
      <w:sz w:val="28"/>
      <w:szCs w:val="20"/>
      <w:lang w:eastAsia="ru-RU"/>
    </w:rPr>
  </w:style>
  <w:style w:type="paragraph" w:customStyle="1" w:styleId="2-0">
    <w:name w:val="Спис2-0"/>
    <w:basedOn w:val="1--0"/>
    <w:semiHidden/>
    <w:rsid w:val="00B740CA"/>
    <w:pPr>
      <w:numPr>
        <w:numId w:val="16"/>
      </w:numPr>
      <w:spacing w:after="60" w:line="288" w:lineRule="auto"/>
      <w:ind w:left="0" w:firstLine="0"/>
    </w:pPr>
    <w:rPr>
      <w:rFonts w:ascii="Times New Roman CYR" w:hAnsi="Times New Roman CYR"/>
      <w:spacing w:val="0"/>
    </w:rPr>
  </w:style>
  <w:style w:type="paragraph" w:customStyle="1" w:styleId="2-6">
    <w:name w:val="Спис2-6"/>
    <w:basedOn w:val="2-0"/>
    <w:semiHidden/>
    <w:rsid w:val="00B740CA"/>
    <w:pPr>
      <w:numPr>
        <w:numId w:val="0"/>
      </w:numPr>
      <w:tabs>
        <w:tab w:val="num" w:pos="360"/>
      </w:tabs>
      <w:spacing w:after="120"/>
    </w:pPr>
  </w:style>
  <w:style w:type="paragraph" w:customStyle="1" w:styleId="1e">
    <w:name w:val="Стиль1"/>
    <w:basedOn w:val="a8"/>
    <w:next w:val="a8"/>
    <w:rsid w:val="00B740CA"/>
    <w:pPr>
      <w:tabs>
        <w:tab w:val="left" w:pos="851"/>
        <w:tab w:val="center" w:pos="4536"/>
        <w:tab w:val="right" w:pos="9072"/>
      </w:tabs>
      <w:spacing w:before="120" w:after="120"/>
      <w:ind w:firstLine="0"/>
      <w:jc w:val="center"/>
    </w:pPr>
    <w:rPr>
      <w:rFonts w:ascii="Times New Roman CYR" w:eastAsia="Calibri" w:hAnsi="Times New Roman CYR"/>
      <w:szCs w:val="20"/>
      <w:lang w:eastAsia="ru-RU"/>
    </w:rPr>
  </w:style>
  <w:style w:type="paragraph" w:customStyle="1" w:styleId="1f">
    <w:name w:val="таб1.наим.прод."/>
    <w:basedOn w:val="a8"/>
    <w:next w:val="a8"/>
    <w:semiHidden/>
    <w:rsid w:val="00B740CA"/>
    <w:pPr>
      <w:keepNext/>
      <w:tabs>
        <w:tab w:val="left" w:pos="851"/>
      </w:tabs>
      <w:spacing w:before="120" w:line="288" w:lineRule="auto"/>
      <w:ind w:firstLine="0"/>
    </w:pPr>
    <w:rPr>
      <w:rFonts w:ascii="Times New Roman CYR" w:eastAsia="Calibri" w:hAnsi="Times New Roman CYR"/>
      <w:b/>
      <w:i/>
      <w:szCs w:val="20"/>
      <w:lang w:eastAsia="ru-RU"/>
    </w:rPr>
  </w:style>
  <w:style w:type="paragraph" w:customStyle="1" w:styleId="2ff6">
    <w:name w:val="таб2.кр.текст"/>
    <w:basedOn w:val="a8"/>
    <w:semiHidden/>
    <w:rsid w:val="00B740CA"/>
    <w:pPr>
      <w:tabs>
        <w:tab w:val="left" w:pos="851"/>
      </w:tabs>
      <w:spacing w:before="60" w:after="60"/>
      <w:ind w:firstLine="709"/>
    </w:pPr>
    <w:rPr>
      <w:rFonts w:ascii="Times New Roman CYR" w:eastAsia="Calibri" w:hAnsi="Times New Roman CYR"/>
      <w:szCs w:val="20"/>
      <w:lang w:eastAsia="ru-RU"/>
    </w:rPr>
  </w:style>
  <w:style w:type="paragraph" w:customStyle="1" w:styleId="212">
    <w:name w:val="Таб2.текст1"/>
    <w:basedOn w:val="a8"/>
    <w:semiHidden/>
    <w:rsid w:val="00B740CA"/>
    <w:pPr>
      <w:tabs>
        <w:tab w:val="left" w:pos="851"/>
      </w:tabs>
      <w:spacing w:before="60" w:after="60"/>
      <w:ind w:firstLine="0"/>
    </w:pPr>
    <w:rPr>
      <w:rFonts w:ascii="Times New Roman CYR" w:eastAsia="Calibri" w:hAnsi="Times New Roman CYR"/>
      <w:szCs w:val="20"/>
      <w:lang w:eastAsia="ru-RU"/>
    </w:rPr>
  </w:style>
  <w:style w:type="paragraph" w:customStyle="1" w:styleId="39">
    <w:name w:val="Таб3.центр"/>
    <w:basedOn w:val="2b"/>
    <w:semiHidden/>
    <w:rsid w:val="00B740CA"/>
    <w:pPr>
      <w:widowControl/>
      <w:spacing w:before="60" w:after="60"/>
      <w:jc w:val="center"/>
    </w:pPr>
    <w:rPr>
      <w:rFonts w:ascii="Times New Roman CYR" w:hAnsi="Times New Roman CYR"/>
    </w:rPr>
  </w:style>
  <w:style w:type="paragraph" w:customStyle="1" w:styleId="46">
    <w:name w:val="Таб4.ед.изм"/>
    <w:basedOn w:val="18"/>
    <w:semiHidden/>
    <w:rsid w:val="00B740CA"/>
    <w:pPr>
      <w:tabs>
        <w:tab w:val="clear" w:pos="9401"/>
      </w:tabs>
      <w:spacing w:before="0" w:line="240" w:lineRule="auto"/>
      <w:jc w:val="right"/>
    </w:pPr>
    <w:rPr>
      <w:rFonts w:ascii="Times New Roman CYR" w:hAnsi="Times New Roman CYR"/>
      <w:sz w:val="20"/>
    </w:rPr>
  </w:style>
  <w:style w:type="paragraph" w:customStyle="1" w:styleId="1-60">
    <w:name w:val="Текст1-6"/>
    <w:basedOn w:val="a8"/>
    <w:rsid w:val="00B740CA"/>
    <w:pPr>
      <w:tabs>
        <w:tab w:val="left" w:pos="851"/>
      </w:tabs>
      <w:spacing w:after="120" w:line="288" w:lineRule="auto"/>
      <w:ind w:firstLine="709"/>
    </w:pPr>
    <w:rPr>
      <w:rFonts w:ascii="Times New Roman CYR" w:eastAsia="Calibri" w:hAnsi="Times New Roman CYR"/>
      <w:szCs w:val="20"/>
      <w:lang w:eastAsia="ru-RU"/>
    </w:rPr>
  </w:style>
  <w:style w:type="paragraph" w:customStyle="1" w:styleId="afffff6">
    <w:name w:val="Тит.продолж."/>
    <w:basedOn w:val="1-60"/>
    <w:semiHidden/>
    <w:rsid w:val="00B740CA"/>
    <w:pPr>
      <w:spacing w:before="120"/>
      <w:ind w:firstLine="0"/>
      <w:jc w:val="right"/>
    </w:pPr>
  </w:style>
  <w:style w:type="paragraph" w:customStyle="1" w:styleId="1f0">
    <w:name w:val="Тит1.объект"/>
    <w:basedOn w:val="a8"/>
    <w:next w:val="a8"/>
    <w:semiHidden/>
    <w:rsid w:val="00B740CA"/>
    <w:pPr>
      <w:tabs>
        <w:tab w:val="left" w:pos="851"/>
      </w:tabs>
      <w:spacing w:before="120" w:after="240" w:line="288" w:lineRule="auto"/>
      <w:ind w:firstLine="0"/>
      <w:jc w:val="center"/>
    </w:pPr>
    <w:rPr>
      <w:rFonts w:ascii="Times New Roman CYR" w:eastAsia="Calibri" w:hAnsi="Times New Roman CYR"/>
      <w:b/>
      <w:caps/>
      <w:sz w:val="32"/>
      <w:szCs w:val="20"/>
      <w:lang w:eastAsia="ru-RU"/>
    </w:rPr>
  </w:style>
  <w:style w:type="paragraph" w:customStyle="1" w:styleId="2ff7">
    <w:name w:val="Тит2.док.часть"/>
    <w:basedOn w:val="a8"/>
    <w:semiHidden/>
    <w:rsid w:val="00B740CA"/>
    <w:pPr>
      <w:tabs>
        <w:tab w:val="left" w:pos="851"/>
      </w:tabs>
      <w:spacing w:before="120" w:after="120" w:line="288" w:lineRule="auto"/>
      <w:ind w:firstLine="0"/>
      <w:jc w:val="center"/>
    </w:pPr>
    <w:rPr>
      <w:rFonts w:ascii="Times New Roman CYR" w:eastAsia="Calibri" w:hAnsi="Times New Roman CYR"/>
      <w:b/>
      <w:sz w:val="32"/>
      <w:szCs w:val="20"/>
      <w:lang w:eastAsia="ru-RU"/>
    </w:rPr>
  </w:style>
  <w:style w:type="paragraph" w:customStyle="1" w:styleId="213">
    <w:name w:val="Тит2.док.часть1"/>
    <w:basedOn w:val="a8"/>
    <w:semiHidden/>
    <w:rsid w:val="00B740CA"/>
    <w:pPr>
      <w:tabs>
        <w:tab w:val="left" w:pos="851"/>
      </w:tabs>
      <w:spacing w:before="120" w:after="120" w:line="288" w:lineRule="auto"/>
      <w:ind w:firstLine="0"/>
      <w:jc w:val="center"/>
    </w:pPr>
    <w:rPr>
      <w:rFonts w:ascii="Times New Roman CYR" w:eastAsia="Calibri" w:hAnsi="Times New Roman CYR"/>
      <w:b/>
      <w:sz w:val="32"/>
      <w:szCs w:val="20"/>
      <w:lang w:eastAsia="ru-RU"/>
    </w:rPr>
  </w:style>
  <w:style w:type="paragraph" w:customStyle="1" w:styleId="3a">
    <w:name w:val="Тит3.разд.том"/>
    <w:basedOn w:val="a8"/>
    <w:semiHidden/>
    <w:rsid w:val="00B740CA"/>
    <w:pPr>
      <w:tabs>
        <w:tab w:val="left" w:pos="851"/>
      </w:tabs>
      <w:spacing w:before="120" w:after="120" w:line="288" w:lineRule="auto"/>
      <w:ind w:firstLine="0"/>
      <w:jc w:val="center"/>
    </w:pPr>
    <w:rPr>
      <w:rFonts w:ascii="Times New Roman CYR" w:eastAsia="Calibri" w:hAnsi="Times New Roman CYR"/>
      <w:b/>
      <w:sz w:val="28"/>
      <w:szCs w:val="20"/>
      <w:lang w:eastAsia="ru-RU"/>
    </w:rPr>
  </w:style>
  <w:style w:type="paragraph" w:styleId="afffff7">
    <w:name w:val="Plain Text"/>
    <w:basedOn w:val="a8"/>
    <w:link w:val="afffff8"/>
    <w:rsid w:val="00B740CA"/>
    <w:pPr>
      <w:tabs>
        <w:tab w:val="left" w:pos="851"/>
      </w:tabs>
      <w:ind w:firstLine="0"/>
    </w:pPr>
    <w:rPr>
      <w:rFonts w:ascii="Courier New" w:eastAsia="Calibri" w:hAnsi="Courier New"/>
      <w:sz w:val="20"/>
      <w:szCs w:val="20"/>
      <w:lang w:eastAsia="ru-RU"/>
    </w:rPr>
  </w:style>
  <w:style w:type="character" w:customStyle="1" w:styleId="afffff8">
    <w:name w:val="Текст Знак"/>
    <w:link w:val="afffff7"/>
    <w:locked/>
    <w:rsid w:val="00B740CA"/>
    <w:rPr>
      <w:rFonts w:ascii="Courier New" w:hAnsi="Courier New" w:cs="Times New Roman"/>
      <w:sz w:val="20"/>
      <w:lang w:eastAsia="ru-RU"/>
    </w:rPr>
  </w:style>
  <w:style w:type="character" w:customStyle="1" w:styleId="1-31">
    <w:name w:val="текст1-3 Знак"/>
    <w:rsid w:val="00B740CA"/>
    <w:rPr>
      <w:rFonts w:ascii="Times New Roman CYR" w:hAnsi="Times New Roman CYR"/>
      <w:sz w:val="24"/>
      <w:lang w:val="en-GB" w:eastAsia="ru-RU"/>
    </w:rPr>
  </w:style>
  <w:style w:type="paragraph" w:styleId="afffff9">
    <w:name w:val="List Bullet"/>
    <w:basedOn w:val="a8"/>
    <w:autoRedefine/>
    <w:rsid w:val="00B740CA"/>
    <w:pPr>
      <w:widowControl w:val="0"/>
      <w:tabs>
        <w:tab w:val="left" w:pos="851"/>
        <w:tab w:val="right" w:pos="9072"/>
      </w:tabs>
      <w:overflowPunct w:val="0"/>
      <w:autoSpaceDE w:val="0"/>
      <w:autoSpaceDN w:val="0"/>
      <w:adjustRightInd w:val="0"/>
      <w:spacing w:after="240"/>
      <w:ind w:firstLine="0"/>
      <w:textAlignment w:val="baseline"/>
    </w:pPr>
    <w:rPr>
      <w:rFonts w:ascii="Arial" w:eastAsia="MS Mincho" w:hAnsi="Arial"/>
      <w:szCs w:val="20"/>
      <w:lang w:eastAsia="ru-RU"/>
    </w:rPr>
  </w:style>
  <w:style w:type="paragraph" w:styleId="2ff8">
    <w:name w:val="List 2"/>
    <w:aliases w:val="Список 1"/>
    <w:basedOn w:val="a8"/>
    <w:rsid w:val="00B740CA"/>
    <w:pPr>
      <w:widowControl w:val="0"/>
      <w:tabs>
        <w:tab w:val="left" w:pos="851"/>
        <w:tab w:val="right" w:pos="9072"/>
      </w:tabs>
      <w:overflowPunct w:val="0"/>
      <w:autoSpaceDE w:val="0"/>
      <w:autoSpaceDN w:val="0"/>
      <w:adjustRightInd w:val="0"/>
      <w:spacing w:after="240"/>
      <w:ind w:left="566" w:hanging="283"/>
      <w:textAlignment w:val="baseline"/>
    </w:pPr>
    <w:rPr>
      <w:rFonts w:ascii="Arial" w:eastAsia="Calibri" w:hAnsi="Arial"/>
      <w:kern w:val="24"/>
      <w:szCs w:val="20"/>
      <w:lang w:eastAsia="ru-RU"/>
    </w:rPr>
  </w:style>
  <w:style w:type="paragraph" w:styleId="2ff9">
    <w:name w:val="List Bullet 2"/>
    <w:basedOn w:val="a8"/>
    <w:autoRedefine/>
    <w:rsid w:val="00B740CA"/>
    <w:pPr>
      <w:widowControl w:val="0"/>
      <w:tabs>
        <w:tab w:val="num" w:pos="643"/>
        <w:tab w:val="left" w:pos="851"/>
        <w:tab w:val="right" w:pos="9072"/>
      </w:tabs>
      <w:overflowPunct w:val="0"/>
      <w:autoSpaceDE w:val="0"/>
      <w:autoSpaceDN w:val="0"/>
      <w:adjustRightInd w:val="0"/>
      <w:spacing w:after="240"/>
      <w:ind w:left="643" w:hanging="360"/>
      <w:textAlignment w:val="baseline"/>
    </w:pPr>
    <w:rPr>
      <w:rFonts w:ascii="Arial" w:eastAsia="Calibri" w:hAnsi="Arial"/>
      <w:szCs w:val="20"/>
      <w:lang w:val="en-US" w:eastAsia="ru-RU"/>
    </w:rPr>
  </w:style>
  <w:style w:type="paragraph" w:customStyle="1" w:styleId="3b">
    <w:name w:val="Стиль3"/>
    <w:basedOn w:val="a8"/>
    <w:rsid w:val="00B740CA"/>
    <w:pPr>
      <w:tabs>
        <w:tab w:val="left" w:pos="851"/>
        <w:tab w:val="right" w:pos="9072"/>
      </w:tabs>
      <w:ind w:firstLine="0"/>
    </w:pPr>
    <w:rPr>
      <w:rFonts w:ascii="Arial" w:eastAsia="Calibri" w:hAnsi="Arial"/>
      <w:szCs w:val="24"/>
      <w:lang w:eastAsia="ru-RU"/>
    </w:rPr>
  </w:style>
  <w:style w:type="paragraph" w:customStyle="1" w:styleId="111">
    <w:name w:val="Абзац списка11"/>
    <w:basedOn w:val="a8"/>
    <w:qFormat/>
    <w:rsid w:val="00B740CA"/>
    <w:pPr>
      <w:tabs>
        <w:tab w:val="left" w:pos="851"/>
      </w:tabs>
      <w:ind w:left="720" w:firstLine="0"/>
      <w:contextualSpacing/>
    </w:pPr>
    <w:rPr>
      <w:rFonts w:ascii="Arial" w:eastAsia="Calibri" w:hAnsi="Arial"/>
      <w:szCs w:val="24"/>
      <w:lang w:eastAsia="ru-RU"/>
    </w:rPr>
  </w:style>
  <w:style w:type="paragraph" w:styleId="2ffa">
    <w:name w:val="List Number 2"/>
    <w:basedOn w:val="a8"/>
    <w:rsid w:val="00B740CA"/>
    <w:pPr>
      <w:tabs>
        <w:tab w:val="left" w:pos="851"/>
      </w:tabs>
      <w:overflowPunct w:val="0"/>
      <w:autoSpaceDE w:val="0"/>
      <w:autoSpaceDN w:val="0"/>
      <w:adjustRightInd w:val="0"/>
      <w:spacing w:line="360" w:lineRule="auto"/>
      <w:ind w:left="360" w:hanging="360"/>
      <w:textAlignment w:val="baseline"/>
    </w:pPr>
    <w:rPr>
      <w:rFonts w:ascii="Arial" w:eastAsia="Calibri" w:hAnsi="Arial"/>
      <w:sz w:val="20"/>
      <w:szCs w:val="20"/>
      <w:lang w:eastAsia="ru-RU"/>
    </w:rPr>
  </w:style>
  <w:style w:type="paragraph" w:customStyle="1" w:styleId="afffffa">
    <w:name w:val="таблица"/>
    <w:basedOn w:val="a8"/>
    <w:rsid w:val="00B740CA"/>
    <w:pPr>
      <w:tabs>
        <w:tab w:val="left" w:pos="851"/>
      </w:tabs>
      <w:overflowPunct w:val="0"/>
      <w:autoSpaceDE w:val="0"/>
      <w:autoSpaceDN w:val="0"/>
      <w:adjustRightInd w:val="0"/>
      <w:spacing w:before="60" w:after="60"/>
      <w:ind w:firstLine="0"/>
      <w:textAlignment w:val="baseline"/>
    </w:pPr>
    <w:rPr>
      <w:rFonts w:ascii="Times New Roman CYR" w:eastAsia="Calibri" w:hAnsi="Times New Roman CYR"/>
      <w:sz w:val="32"/>
      <w:szCs w:val="20"/>
      <w:lang w:eastAsia="ru-RU"/>
    </w:rPr>
  </w:style>
  <w:style w:type="character" w:customStyle="1" w:styleId="afa">
    <w:name w:val="Название объекта Знак"/>
    <w:aliases w:val="Знак Знак3,Caption Char1 Знак,Caption Char Char Знак,Char Char Char1 Знак,Char Char1 Знак, Знак Знак,Caption Знак, Char Char Char Знак, Char Char1 Знак,Char Char Char Знак"/>
    <w:link w:val="af9"/>
    <w:locked/>
    <w:rsid w:val="00B740CA"/>
    <w:rPr>
      <w:rFonts w:ascii="Times New Roman" w:hAnsi="Times New Roman"/>
      <w:b/>
      <w:sz w:val="20"/>
      <w:lang w:eastAsia="ru-RU"/>
    </w:rPr>
  </w:style>
  <w:style w:type="paragraph" w:customStyle="1" w:styleId="afffffb">
    <w:name w:val="Стиль Название объекта + курсив"/>
    <w:basedOn w:val="af9"/>
    <w:link w:val="afffffc"/>
    <w:rsid w:val="00B740CA"/>
    <w:pPr>
      <w:keepLines/>
      <w:widowControl w:val="0"/>
      <w:overflowPunct w:val="0"/>
      <w:autoSpaceDE w:val="0"/>
      <w:autoSpaceDN w:val="0"/>
      <w:adjustRightInd w:val="0"/>
      <w:spacing w:after="120" w:line="288" w:lineRule="auto"/>
      <w:jc w:val="center"/>
      <w:textAlignment w:val="baseline"/>
    </w:pPr>
    <w:rPr>
      <w:rFonts w:ascii="Times New Roman CYR" w:hAnsi="Times New Roman CYR"/>
      <w:sz w:val="32"/>
    </w:rPr>
  </w:style>
  <w:style w:type="paragraph" w:customStyle="1" w:styleId="tab">
    <w:name w:val="tab"/>
    <w:basedOn w:val="a8"/>
    <w:rsid w:val="00B740CA"/>
    <w:pPr>
      <w:tabs>
        <w:tab w:val="left" w:pos="851"/>
      </w:tabs>
      <w:overflowPunct w:val="0"/>
      <w:autoSpaceDE w:val="0"/>
      <w:autoSpaceDN w:val="0"/>
      <w:adjustRightInd w:val="0"/>
      <w:ind w:firstLine="0"/>
      <w:jc w:val="left"/>
      <w:textAlignment w:val="baseline"/>
    </w:pPr>
    <w:rPr>
      <w:rFonts w:ascii="Times New Roman CYR" w:eastAsia="Calibri" w:hAnsi="Times New Roman CYR"/>
      <w:sz w:val="32"/>
      <w:szCs w:val="20"/>
      <w:lang w:eastAsia="ru-RU"/>
    </w:rPr>
  </w:style>
  <w:style w:type="character" w:styleId="afffffd">
    <w:name w:val="annotation reference"/>
    <w:semiHidden/>
    <w:rsid w:val="00B740CA"/>
    <w:rPr>
      <w:rFonts w:cs="Times New Roman"/>
      <w:sz w:val="16"/>
    </w:rPr>
  </w:style>
  <w:style w:type="paragraph" w:customStyle="1" w:styleId="112">
    <w:name w:val="Заголовок оглавления11"/>
    <w:basedOn w:val="1"/>
    <w:next w:val="a8"/>
    <w:semiHidden/>
    <w:qFormat/>
    <w:rsid w:val="00B740CA"/>
    <w:pPr>
      <w:spacing w:before="480" w:line="276" w:lineRule="auto"/>
      <w:jc w:val="left"/>
      <w:outlineLvl w:val="9"/>
    </w:pPr>
    <w:rPr>
      <w:rFonts w:ascii="Cambria" w:eastAsia="Calibri" w:hAnsi="Cambria"/>
      <w:color w:val="365F91"/>
    </w:rPr>
  </w:style>
  <w:style w:type="paragraph" w:customStyle="1" w:styleId="Heading1">
    <w:name w:val="Heading1"/>
    <w:basedOn w:val="20"/>
    <w:link w:val="Heading1Char"/>
    <w:qFormat/>
    <w:rsid w:val="00B740CA"/>
    <w:pPr>
      <w:numPr>
        <w:ilvl w:val="0"/>
        <w:numId w:val="0"/>
      </w:numPr>
      <w:overflowPunct w:val="0"/>
      <w:autoSpaceDE w:val="0"/>
      <w:autoSpaceDN w:val="0"/>
      <w:adjustRightInd w:val="0"/>
      <w:spacing w:before="0" w:after="0"/>
      <w:ind w:left="1134"/>
      <w:jc w:val="center"/>
      <w:textAlignment w:val="baseline"/>
      <w:outlineLvl w:val="0"/>
    </w:pPr>
    <w:rPr>
      <w:rFonts w:ascii="Times New Roman CYR" w:eastAsia="Calibri" w:hAnsi="Times New Roman CYR"/>
      <w:caps/>
      <w:kern w:val="24"/>
      <w:sz w:val="20"/>
      <w:szCs w:val="20"/>
      <w:lang w:eastAsia="ru-RU"/>
    </w:rPr>
  </w:style>
  <w:style w:type="character" w:customStyle="1" w:styleId="Heading1Char">
    <w:name w:val="Heading1 Char"/>
    <w:link w:val="Heading1"/>
    <w:locked/>
    <w:rsid w:val="00B740CA"/>
    <w:rPr>
      <w:rFonts w:ascii="Times New Roman CYR" w:hAnsi="Times New Roman CYR"/>
      <w:b/>
      <w:caps/>
      <w:kern w:val="24"/>
      <w:sz w:val="20"/>
      <w:lang w:eastAsia="ru-RU"/>
    </w:rPr>
  </w:style>
  <w:style w:type="character" w:customStyle="1" w:styleId="afffffe">
    <w:name w:val="Основной текст Знак Знак Знак Знак Знак"/>
    <w:rsid w:val="00B740CA"/>
    <w:rPr>
      <w:sz w:val="24"/>
      <w:lang w:val="ru-RU" w:eastAsia="ru-RU"/>
    </w:rPr>
  </w:style>
  <w:style w:type="paragraph" w:styleId="affffff">
    <w:name w:val="Block Text"/>
    <w:basedOn w:val="a8"/>
    <w:rsid w:val="00B740CA"/>
    <w:pPr>
      <w:tabs>
        <w:tab w:val="left" w:pos="851"/>
      </w:tabs>
      <w:autoSpaceDE w:val="0"/>
      <w:autoSpaceDN w:val="0"/>
      <w:adjustRightInd w:val="0"/>
      <w:spacing w:line="360" w:lineRule="auto"/>
      <w:ind w:left="770" w:right="264" w:firstLine="550"/>
    </w:pPr>
    <w:rPr>
      <w:rFonts w:eastAsia="Calibri"/>
      <w:szCs w:val="20"/>
      <w:lang w:eastAsia="ru-RU"/>
    </w:rPr>
  </w:style>
  <w:style w:type="paragraph" w:styleId="affffff0">
    <w:name w:val="List"/>
    <w:basedOn w:val="a8"/>
    <w:link w:val="1f1"/>
    <w:rsid w:val="00B740CA"/>
    <w:pPr>
      <w:tabs>
        <w:tab w:val="left" w:pos="851"/>
      </w:tabs>
      <w:spacing w:line="360" w:lineRule="auto"/>
      <w:ind w:left="283" w:hanging="283"/>
    </w:pPr>
    <w:rPr>
      <w:rFonts w:eastAsia="Calibri"/>
      <w:szCs w:val="20"/>
      <w:lang w:eastAsia="ru-RU"/>
    </w:rPr>
  </w:style>
  <w:style w:type="character" w:customStyle="1" w:styleId="affffff1">
    <w:name w:val="Список Знак"/>
    <w:rsid w:val="00B740CA"/>
    <w:rPr>
      <w:sz w:val="24"/>
      <w:lang w:val="ru-RU" w:eastAsia="ru-RU"/>
    </w:rPr>
  </w:style>
  <w:style w:type="character" w:customStyle="1" w:styleId="affffff2">
    <w:name w:val="Маркированный список Знак"/>
    <w:rsid w:val="00B740CA"/>
    <w:rPr>
      <w:sz w:val="24"/>
      <w:lang w:val="ru-RU" w:eastAsia="ru-RU"/>
    </w:rPr>
  </w:style>
  <w:style w:type="paragraph" w:customStyle="1" w:styleId="affffff3">
    <w:name w:val="Стиль По центру"/>
    <w:basedOn w:val="a8"/>
    <w:link w:val="affffff4"/>
    <w:autoRedefine/>
    <w:rsid w:val="00B740CA"/>
    <w:pPr>
      <w:widowControl w:val="0"/>
      <w:ind w:firstLine="0"/>
      <w:jc w:val="center"/>
    </w:pPr>
    <w:rPr>
      <w:rFonts w:eastAsia="Calibri"/>
      <w:szCs w:val="20"/>
      <w:lang w:val="en-US" w:eastAsia="ru-RU"/>
    </w:rPr>
  </w:style>
  <w:style w:type="character" w:customStyle="1" w:styleId="Normal">
    <w:name w:val="Normal Знак"/>
    <w:rsid w:val="00B740CA"/>
    <w:rPr>
      <w:snapToGrid w:val="0"/>
      <w:sz w:val="24"/>
      <w:lang w:val="ru-RU" w:eastAsia="ru-RU"/>
    </w:rPr>
  </w:style>
  <w:style w:type="paragraph" w:customStyle="1" w:styleId="Literatur">
    <w:name w:val="Literatur"/>
    <w:basedOn w:val="a8"/>
    <w:rsid w:val="00B740CA"/>
    <w:pPr>
      <w:keepLines/>
      <w:tabs>
        <w:tab w:val="left" w:pos="851"/>
        <w:tab w:val="right" w:pos="9781"/>
      </w:tabs>
      <w:spacing w:before="340" w:line="360" w:lineRule="auto"/>
      <w:ind w:left="709" w:hanging="709"/>
    </w:pPr>
    <w:rPr>
      <w:rFonts w:ascii="Helvetica" w:eastAsia="Calibri" w:hAnsi="Helvetica"/>
      <w:sz w:val="22"/>
      <w:szCs w:val="20"/>
      <w:lang w:eastAsia="ru-RU"/>
    </w:rPr>
  </w:style>
  <w:style w:type="paragraph" w:customStyle="1" w:styleId="FR3">
    <w:name w:val="FR3"/>
    <w:rsid w:val="00B740CA"/>
    <w:pPr>
      <w:widowControl w:val="0"/>
      <w:spacing w:before="240"/>
      <w:ind w:left="80"/>
      <w:jc w:val="center"/>
    </w:pPr>
    <w:rPr>
      <w:rFonts w:ascii="Arial" w:hAnsi="Arial"/>
      <w:b/>
      <w:sz w:val="16"/>
      <w:lang w:val="en-US"/>
    </w:rPr>
  </w:style>
  <w:style w:type="paragraph" w:customStyle="1" w:styleId="TOC">
    <w:name w:val="TOC"/>
    <w:basedOn w:val="1"/>
    <w:next w:val="16"/>
    <w:rsid w:val="00B740CA"/>
    <w:pPr>
      <w:numPr>
        <w:numId w:val="0"/>
      </w:numPr>
      <w:tabs>
        <w:tab w:val="left" w:pos="284"/>
      </w:tabs>
      <w:suppressAutoHyphens/>
      <w:spacing w:before="360" w:line="240" w:lineRule="atLeast"/>
      <w:ind w:left="284" w:hanging="284"/>
      <w:outlineLvl w:val="9"/>
    </w:pPr>
    <w:rPr>
      <w:rFonts w:eastAsia="Calibri" w:cs="Arial"/>
      <w:bCs w:val="0"/>
      <w:kern w:val="28"/>
      <w:lang w:eastAsia="ru-RU"/>
    </w:rPr>
  </w:style>
  <w:style w:type="character" w:customStyle="1" w:styleId="TableCaption0">
    <w:name w:val="Table Caption Знак"/>
    <w:rsid w:val="00B740CA"/>
    <w:rPr>
      <w:b/>
      <w:sz w:val="18"/>
      <w:lang w:val="ru-RU" w:eastAsia="ru-RU"/>
    </w:rPr>
  </w:style>
  <w:style w:type="paragraph" w:customStyle="1" w:styleId="FR1">
    <w:name w:val="FR1"/>
    <w:rsid w:val="00B740CA"/>
    <w:pPr>
      <w:widowControl w:val="0"/>
      <w:jc w:val="both"/>
    </w:pPr>
    <w:rPr>
      <w:rFonts w:ascii="Arial" w:hAnsi="Arial"/>
      <w:sz w:val="48"/>
      <w:lang w:val="en-US"/>
    </w:rPr>
  </w:style>
  <w:style w:type="paragraph" w:customStyle="1" w:styleId="FR2">
    <w:name w:val="FR2"/>
    <w:rsid w:val="00B740CA"/>
    <w:pPr>
      <w:widowControl w:val="0"/>
      <w:jc w:val="both"/>
    </w:pPr>
    <w:rPr>
      <w:rFonts w:ascii="Arial" w:hAnsi="Arial"/>
      <w:sz w:val="36"/>
      <w:lang w:val="en-US"/>
    </w:rPr>
  </w:style>
  <w:style w:type="paragraph" w:customStyle="1" w:styleId="FR4">
    <w:name w:val="FR4"/>
    <w:rsid w:val="00B740CA"/>
    <w:pPr>
      <w:widowControl w:val="0"/>
      <w:spacing w:before="60"/>
      <w:ind w:left="3280"/>
    </w:pPr>
    <w:rPr>
      <w:rFonts w:ascii="Courier New" w:hAnsi="Courier New"/>
      <w:sz w:val="22"/>
      <w:lang w:val="en-US"/>
    </w:rPr>
  </w:style>
  <w:style w:type="paragraph" w:customStyle="1" w:styleId="FR5">
    <w:name w:val="FR5"/>
    <w:rsid w:val="00B740CA"/>
    <w:pPr>
      <w:widowControl w:val="0"/>
      <w:jc w:val="both"/>
    </w:pPr>
    <w:rPr>
      <w:rFonts w:ascii="Arial" w:hAnsi="Arial"/>
      <w:b/>
      <w:sz w:val="12"/>
      <w:lang w:val="en-US"/>
    </w:rPr>
  </w:style>
  <w:style w:type="paragraph" w:customStyle="1" w:styleId="1f2">
    <w:name w:val="Цитата1"/>
    <w:basedOn w:val="a8"/>
    <w:rsid w:val="00B740CA"/>
    <w:pPr>
      <w:tabs>
        <w:tab w:val="left" w:pos="709"/>
        <w:tab w:val="left" w:pos="851"/>
      </w:tabs>
      <w:overflowPunct w:val="0"/>
      <w:autoSpaceDE w:val="0"/>
      <w:autoSpaceDN w:val="0"/>
      <w:adjustRightInd w:val="0"/>
      <w:spacing w:line="360" w:lineRule="auto"/>
      <w:ind w:left="851" w:right="26" w:firstLine="709"/>
      <w:textAlignment w:val="baseline"/>
    </w:pPr>
    <w:rPr>
      <w:rFonts w:ascii="Arial" w:eastAsia="Calibri" w:hAnsi="Arial"/>
      <w:szCs w:val="20"/>
      <w:lang w:val="en-US" w:eastAsia="ru-RU"/>
    </w:rPr>
  </w:style>
  <w:style w:type="paragraph" w:customStyle="1" w:styleId="affffff5">
    <w:name w:val="Титул"/>
    <w:basedOn w:val="17"/>
    <w:autoRedefine/>
    <w:rsid w:val="00B740CA"/>
    <w:pPr>
      <w:widowControl/>
      <w:ind w:firstLine="851"/>
      <w:jc w:val="both"/>
    </w:pPr>
    <w:rPr>
      <w:rFonts w:ascii="Times New Roman" w:eastAsia="Times New Roman" w:hAnsi="Times New Roman"/>
      <w:sz w:val="24"/>
      <w:szCs w:val="22"/>
      <w:lang w:val="ru-RU" w:eastAsia="en-US"/>
    </w:rPr>
  </w:style>
  <w:style w:type="paragraph" w:customStyle="1" w:styleId="affffff6">
    <w:name w:val="Литература"/>
    <w:basedOn w:val="a8"/>
    <w:autoRedefine/>
    <w:rsid w:val="00B740CA"/>
    <w:pPr>
      <w:tabs>
        <w:tab w:val="left" w:pos="851"/>
        <w:tab w:val="num" w:pos="1080"/>
      </w:tabs>
      <w:spacing w:before="360" w:after="360" w:line="360" w:lineRule="auto"/>
      <w:ind w:firstLine="709"/>
    </w:pPr>
    <w:rPr>
      <w:rFonts w:ascii="Arial" w:eastAsia="Calibri" w:hAnsi="Arial" w:cs="Arial"/>
      <w:b/>
      <w:sz w:val="28"/>
      <w:szCs w:val="24"/>
      <w:lang w:eastAsia="ru-RU"/>
    </w:rPr>
  </w:style>
  <w:style w:type="paragraph" w:customStyle="1" w:styleId="Authors">
    <w:name w:val="Authors"/>
    <w:basedOn w:val="a8"/>
    <w:next w:val="aff6"/>
    <w:rsid w:val="00B740CA"/>
    <w:pPr>
      <w:tabs>
        <w:tab w:val="left" w:pos="851"/>
      </w:tabs>
      <w:suppressAutoHyphens/>
      <w:spacing w:before="1800" w:line="360" w:lineRule="auto"/>
      <w:ind w:firstLine="709"/>
      <w:jc w:val="center"/>
    </w:pPr>
    <w:rPr>
      <w:rFonts w:eastAsia="Calibri"/>
      <w:b/>
      <w:sz w:val="28"/>
      <w:szCs w:val="20"/>
      <w:lang w:eastAsia="ru-RU"/>
    </w:rPr>
  </w:style>
  <w:style w:type="paragraph" w:styleId="affffff7">
    <w:name w:val="Subtitle"/>
    <w:basedOn w:val="a8"/>
    <w:link w:val="affffff8"/>
    <w:qFormat/>
    <w:rsid w:val="00B740CA"/>
    <w:pPr>
      <w:tabs>
        <w:tab w:val="left" w:pos="851"/>
      </w:tabs>
      <w:spacing w:line="360" w:lineRule="auto"/>
      <w:ind w:firstLine="709"/>
    </w:pPr>
    <w:rPr>
      <w:rFonts w:eastAsia="Calibri"/>
      <w:b/>
      <w:sz w:val="20"/>
      <w:szCs w:val="20"/>
      <w:lang w:eastAsia="ru-RU"/>
    </w:rPr>
  </w:style>
  <w:style w:type="character" w:customStyle="1" w:styleId="affffff8">
    <w:name w:val="Подзаголовок Знак"/>
    <w:link w:val="affffff7"/>
    <w:locked/>
    <w:rsid w:val="00B740CA"/>
    <w:rPr>
      <w:rFonts w:ascii="Times New Roman" w:hAnsi="Times New Roman" w:cs="Times New Roman"/>
      <w:b/>
      <w:sz w:val="20"/>
      <w:lang w:eastAsia="ru-RU"/>
    </w:rPr>
  </w:style>
  <w:style w:type="character" w:customStyle="1" w:styleId="Normal0">
    <w:name w:val="Normal Знак Знак"/>
    <w:rsid w:val="00B740CA"/>
    <w:rPr>
      <w:snapToGrid w:val="0"/>
      <w:sz w:val="24"/>
      <w:lang w:val="ru-RU" w:eastAsia="ru-RU"/>
    </w:rPr>
  </w:style>
  <w:style w:type="paragraph" w:customStyle="1" w:styleId="214">
    <w:name w:val="Основной текст 21"/>
    <w:basedOn w:val="a8"/>
    <w:rsid w:val="00B740CA"/>
    <w:pPr>
      <w:tabs>
        <w:tab w:val="left" w:pos="851"/>
      </w:tabs>
      <w:overflowPunct w:val="0"/>
      <w:autoSpaceDE w:val="0"/>
      <w:autoSpaceDN w:val="0"/>
      <w:adjustRightInd w:val="0"/>
      <w:spacing w:after="240"/>
      <w:ind w:right="-1" w:firstLine="0"/>
      <w:textAlignment w:val="baseline"/>
    </w:pPr>
    <w:rPr>
      <w:rFonts w:eastAsia="Calibri"/>
      <w:kern w:val="24"/>
      <w:szCs w:val="24"/>
      <w:lang w:eastAsia="ru-RU"/>
    </w:rPr>
  </w:style>
  <w:style w:type="paragraph" w:customStyle="1" w:styleId="Appendix">
    <w:name w:val="Appendix"/>
    <w:basedOn w:val="1"/>
    <w:next w:val="a8"/>
    <w:autoRedefine/>
    <w:rsid w:val="00B740CA"/>
    <w:pPr>
      <w:numPr>
        <w:numId w:val="10"/>
      </w:numPr>
      <w:tabs>
        <w:tab w:val="num" w:pos="0"/>
      </w:tabs>
      <w:ind w:left="0" w:firstLine="0"/>
      <w:jc w:val="center"/>
    </w:pPr>
    <w:rPr>
      <w:rFonts w:eastAsia="Calibri" w:cs="Arial"/>
      <w:kern w:val="32"/>
      <w:sz w:val="24"/>
      <w:szCs w:val="24"/>
      <w:lang w:val="en-US" w:eastAsia="ru-RU"/>
    </w:rPr>
  </w:style>
  <w:style w:type="character" w:customStyle="1" w:styleId="affffff9">
    <w:name w:val="Знак Знак"/>
    <w:rsid w:val="00B740CA"/>
    <w:rPr>
      <w:rFonts w:ascii="Times New Roman CYR" w:hAnsi="Times New Roman CYR"/>
      <w:sz w:val="32"/>
      <w:lang w:eastAsia="en-US"/>
    </w:rPr>
  </w:style>
  <w:style w:type="paragraph" w:customStyle="1" w:styleId="Normal2">
    <w:name w:val="Normal2"/>
    <w:rsid w:val="00B740CA"/>
    <w:pPr>
      <w:widowControl w:val="0"/>
      <w:ind w:firstLine="680"/>
      <w:jc w:val="both"/>
    </w:pPr>
    <w:rPr>
      <w:rFonts w:ascii="Times New Roman" w:hAnsi="Times New Roman"/>
      <w:sz w:val="24"/>
    </w:rPr>
  </w:style>
  <w:style w:type="paragraph" w:customStyle="1" w:styleId="TableNormal12">
    <w:name w:val="Table Normal12"/>
    <w:basedOn w:val="a8"/>
    <w:rsid w:val="00B740CA"/>
    <w:pPr>
      <w:tabs>
        <w:tab w:val="left" w:pos="851"/>
      </w:tabs>
      <w:spacing w:before="120" w:line="240" w:lineRule="atLeast"/>
      <w:ind w:firstLine="709"/>
    </w:pPr>
    <w:rPr>
      <w:rFonts w:eastAsia="Calibri"/>
      <w:sz w:val="18"/>
      <w:szCs w:val="20"/>
      <w:lang w:eastAsia="ru-RU"/>
    </w:rPr>
  </w:style>
  <w:style w:type="paragraph" w:customStyle="1" w:styleId="BlockText1">
    <w:name w:val="Block Text1"/>
    <w:basedOn w:val="a8"/>
    <w:rsid w:val="00B740CA"/>
    <w:pPr>
      <w:tabs>
        <w:tab w:val="left" w:pos="709"/>
        <w:tab w:val="left" w:pos="851"/>
      </w:tabs>
      <w:overflowPunct w:val="0"/>
      <w:autoSpaceDE w:val="0"/>
      <w:autoSpaceDN w:val="0"/>
      <w:adjustRightInd w:val="0"/>
      <w:spacing w:line="360" w:lineRule="auto"/>
      <w:ind w:left="851" w:right="26" w:firstLine="709"/>
      <w:textAlignment w:val="baseline"/>
    </w:pPr>
    <w:rPr>
      <w:rFonts w:ascii="Arial" w:eastAsia="Calibri" w:hAnsi="Arial"/>
      <w:szCs w:val="20"/>
      <w:lang w:val="en-US" w:eastAsia="ru-RU"/>
    </w:rPr>
  </w:style>
  <w:style w:type="paragraph" w:customStyle="1" w:styleId="affffffa">
    <w:name w:val="Заголовок В"/>
    <w:rsid w:val="00B740CA"/>
    <w:pPr>
      <w:jc w:val="center"/>
    </w:pPr>
    <w:rPr>
      <w:rFonts w:ascii="Times New Roman" w:hAnsi="Times New Roman" w:cs="Arial"/>
      <w:b/>
      <w:i/>
      <w:sz w:val="24"/>
      <w:szCs w:val="24"/>
    </w:rPr>
  </w:style>
  <w:style w:type="paragraph" w:customStyle="1" w:styleId="BodyText23">
    <w:name w:val="Body Text 23"/>
    <w:basedOn w:val="a8"/>
    <w:rsid w:val="00B740CA"/>
    <w:pPr>
      <w:widowControl w:val="0"/>
      <w:tabs>
        <w:tab w:val="left" w:pos="851"/>
      </w:tabs>
      <w:overflowPunct w:val="0"/>
      <w:autoSpaceDE w:val="0"/>
      <w:autoSpaceDN w:val="0"/>
      <w:adjustRightInd w:val="0"/>
      <w:spacing w:before="120" w:after="240"/>
      <w:ind w:firstLine="0"/>
      <w:textAlignment w:val="baseline"/>
    </w:pPr>
    <w:rPr>
      <w:rFonts w:eastAsia="Calibri"/>
      <w:kern w:val="24"/>
      <w:szCs w:val="20"/>
      <w:lang w:eastAsia="ru-RU"/>
    </w:rPr>
  </w:style>
  <w:style w:type="paragraph" w:customStyle="1" w:styleId="affffffb">
    <w:name w:val="Шапка таблица"/>
    <w:basedOn w:val="a8"/>
    <w:autoRedefine/>
    <w:rsid w:val="00B740CA"/>
    <w:pPr>
      <w:tabs>
        <w:tab w:val="left" w:pos="851"/>
      </w:tabs>
      <w:ind w:firstLine="0"/>
      <w:jc w:val="center"/>
    </w:pPr>
    <w:rPr>
      <w:rFonts w:eastAsia="Calibri"/>
      <w:b/>
      <w:szCs w:val="20"/>
      <w:lang w:eastAsia="ru-RU"/>
    </w:rPr>
  </w:style>
  <w:style w:type="paragraph" w:customStyle="1" w:styleId="affffffc">
    <w:name w:val="Таблица (центр)"/>
    <w:basedOn w:val="a8"/>
    <w:autoRedefine/>
    <w:rsid w:val="00B740CA"/>
    <w:pPr>
      <w:tabs>
        <w:tab w:val="left" w:pos="851"/>
      </w:tabs>
      <w:spacing w:line="360" w:lineRule="auto"/>
      <w:ind w:firstLine="0"/>
      <w:jc w:val="center"/>
    </w:pPr>
    <w:rPr>
      <w:rFonts w:eastAsia="Calibri"/>
      <w:szCs w:val="20"/>
      <w:lang w:val="en-US" w:eastAsia="ru-RU"/>
    </w:rPr>
  </w:style>
  <w:style w:type="paragraph" w:customStyle="1" w:styleId="Formula">
    <w:name w:val="Formula"/>
    <w:basedOn w:val="a8"/>
    <w:next w:val="a8"/>
    <w:rsid w:val="00B740CA"/>
    <w:pPr>
      <w:tabs>
        <w:tab w:val="left" w:pos="340"/>
        <w:tab w:val="left" w:pos="851"/>
        <w:tab w:val="right" w:pos="9072"/>
      </w:tabs>
      <w:overflowPunct w:val="0"/>
      <w:autoSpaceDE w:val="0"/>
      <w:autoSpaceDN w:val="0"/>
      <w:adjustRightInd w:val="0"/>
      <w:spacing w:before="120" w:after="120"/>
      <w:ind w:firstLine="0"/>
      <w:textAlignment w:val="baseline"/>
    </w:pPr>
    <w:rPr>
      <w:rFonts w:ascii="TimesDL" w:eastAsia="Calibri" w:hAnsi="TimesDL"/>
      <w:szCs w:val="20"/>
      <w:lang w:val="en-US" w:eastAsia="ru-RU"/>
    </w:rPr>
  </w:style>
  <w:style w:type="paragraph" w:customStyle="1" w:styleId="Reference">
    <w:name w:val="Reference"/>
    <w:basedOn w:val="a8"/>
    <w:rsid w:val="00B740CA"/>
    <w:pPr>
      <w:tabs>
        <w:tab w:val="left" w:pos="340"/>
        <w:tab w:val="left" w:pos="851"/>
      </w:tabs>
      <w:overflowPunct w:val="0"/>
      <w:autoSpaceDE w:val="0"/>
      <w:autoSpaceDN w:val="0"/>
      <w:adjustRightInd w:val="0"/>
      <w:ind w:left="397" w:hanging="397"/>
      <w:textAlignment w:val="baseline"/>
    </w:pPr>
    <w:rPr>
      <w:rFonts w:ascii="TimesDL" w:eastAsia="Calibri" w:hAnsi="TimesDL"/>
      <w:szCs w:val="20"/>
      <w:lang w:val="en-US" w:eastAsia="ru-RU"/>
    </w:rPr>
  </w:style>
  <w:style w:type="paragraph" w:customStyle="1" w:styleId="references">
    <w:name w:val="references"/>
    <w:basedOn w:val="a8"/>
    <w:rsid w:val="00B740CA"/>
    <w:pPr>
      <w:tabs>
        <w:tab w:val="left" w:pos="397"/>
        <w:tab w:val="left" w:pos="851"/>
      </w:tabs>
      <w:overflowPunct w:val="0"/>
      <w:autoSpaceDE w:val="0"/>
      <w:autoSpaceDN w:val="0"/>
      <w:adjustRightInd w:val="0"/>
      <w:ind w:firstLine="0"/>
      <w:textAlignment w:val="baseline"/>
    </w:pPr>
    <w:rPr>
      <w:rFonts w:eastAsia="Calibri"/>
      <w:szCs w:val="20"/>
      <w:lang w:val="en-US" w:eastAsia="ru-RU"/>
    </w:rPr>
  </w:style>
  <w:style w:type="paragraph" w:customStyle="1" w:styleId="Equation0">
    <w:name w:val="Equation Знак Знак"/>
    <w:link w:val="Equation1"/>
    <w:rsid w:val="00B740CA"/>
    <w:pPr>
      <w:tabs>
        <w:tab w:val="center" w:pos="4536"/>
        <w:tab w:val="right" w:pos="9072"/>
      </w:tabs>
      <w:overflowPunct w:val="0"/>
      <w:autoSpaceDE w:val="0"/>
      <w:autoSpaceDN w:val="0"/>
      <w:adjustRightInd w:val="0"/>
      <w:spacing w:before="120" w:after="120"/>
      <w:textAlignment w:val="baseline"/>
    </w:pPr>
    <w:rPr>
      <w:rFonts w:ascii="Times New Roman" w:hAnsi="Times New Roman"/>
      <w:noProof/>
      <w:sz w:val="22"/>
    </w:rPr>
  </w:style>
  <w:style w:type="character" w:customStyle="1" w:styleId="Equation1">
    <w:name w:val="Equation Знак Знак Знак"/>
    <w:link w:val="Equation0"/>
    <w:locked/>
    <w:rsid w:val="00B740CA"/>
    <w:rPr>
      <w:rFonts w:ascii="Times New Roman" w:hAnsi="Times New Roman"/>
      <w:noProof/>
      <w:sz w:val="22"/>
      <w:lang w:val="ru-RU" w:eastAsia="ru-RU" w:bidi="ar-SA"/>
    </w:rPr>
  </w:style>
  <w:style w:type="paragraph" w:styleId="3c">
    <w:name w:val="List 3"/>
    <w:basedOn w:val="a8"/>
    <w:rsid w:val="00B740CA"/>
    <w:pPr>
      <w:tabs>
        <w:tab w:val="left" w:pos="851"/>
      </w:tabs>
      <w:ind w:left="849" w:hanging="283"/>
    </w:pPr>
    <w:rPr>
      <w:rFonts w:ascii="Arial" w:eastAsia="Calibri" w:hAnsi="Arial"/>
      <w:szCs w:val="20"/>
      <w:lang w:eastAsia="ru-RU"/>
    </w:rPr>
  </w:style>
  <w:style w:type="character" w:customStyle="1" w:styleId="afffffc">
    <w:name w:val="Стиль Название объекта + курсив Знак"/>
    <w:link w:val="afffffb"/>
    <w:locked/>
    <w:rsid w:val="00B740CA"/>
    <w:rPr>
      <w:rFonts w:ascii="Times New Roman CYR" w:hAnsi="Times New Roman CYR"/>
      <w:b/>
      <w:sz w:val="32"/>
      <w:lang w:eastAsia="ru-RU"/>
    </w:rPr>
  </w:style>
  <w:style w:type="character" w:customStyle="1" w:styleId="affffffd">
    <w:name w:val="аннот.др Знак"/>
    <w:aliases w:val="наимен Знак,маркер Знак Знак"/>
    <w:semiHidden/>
    <w:rsid w:val="00B740CA"/>
    <w:rPr>
      <w:b/>
      <w:snapToGrid w:val="0"/>
      <w:sz w:val="24"/>
      <w:lang w:val="en-US" w:eastAsia="ru-RU"/>
    </w:rPr>
  </w:style>
  <w:style w:type="character" w:customStyle="1" w:styleId="1f3">
    <w:name w:val="Основной текст с отступом Знак Знак1"/>
    <w:aliases w:val="Основной текст с отступом Знак1 Знак1 Знак1,Основной текст с отступом Знак Знак Знак1 Знак1,Основной текст с отступом Знак1 Знак Знак Знак1"/>
    <w:rsid w:val="00B740CA"/>
    <w:rPr>
      <w:caps/>
      <w:sz w:val="24"/>
      <w:lang w:val="ru-RU" w:eastAsia="ru-RU"/>
    </w:rPr>
  </w:style>
  <w:style w:type="paragraph" w:customStyle="1" w:styleId="affffffe">
    <w:name w:val="Стиль Код документа + По ширине"/>
    <w:basedOn w:val="a8"/>
    <w:autoRedefine/>
    <w:rsid w:val="00B740CA"/>
    <w:pPr>
      <w:tabs>
        <w:tab w:val="left" w:pos="851"/>
      </w:tabs>
      <w:ind w:firstLine="0"/>
      <w:jc w:val="center"/>
    </w:pPr>
    <w:rPr>
      <w:rFonts w:eastAsia="Calibri"/>
      <w:b/>
      <w:bCs/>
      <w:color w:val="000000"/>
      <w:sz w:val="32"/>
      <w:szCs w:val="20"/>
      <w:lang w:eastAsia="ru-RU"/>
    </w:rPr>
  </w:style>
  <w:style w:type="paragraph" w:customStyle="1" w:styleId="par1">
    <w:name w:val="par1"/>
    <w:basedOn w:val="a8"/>
    <w:rsid w:val="00B740CA"/>
    <w:pPr>
      <w:tabs>
        <w:tab w:val="left" w:pos="851"/>
      </w:tabs>
      <w:ind w:firstLine="0"/>
    </w:pPr>
    <w:rPr>
      <w:rFonts w:ascii="Arial" w:eastAsia="Calibri" w:hAnsi="Arial"/>
      <w:sz w:val="22"/>
      <w:szCs w:val="20"/>
      <w:lang w:val="en-US" w:eastAsia="ru-RU"/>
    </w:rPr>
  </w:style>
  <w:style w:type="paragraph" w:customStyle="1" w:styleId="Clear">
    <w:name w:val="Clear"/>
    <w:rsid w:val="00B740CA"/>
    <w:pPr>
      <w:spacing w:before="60" w:after="60"/>
      <w:jc w:val="both"/>
    </w:pPr>
    <w:rPr>
      <w:rFonts w:ascii="Arial" w:hAnsi="Arial"/>
      <w:noProof/>
      <w:sz w:val="24"/>
      <w:lang w:val="en-US" w:eastAsia="en-US"/>
    </w:rPr>
  </w:style>
  <w:style w:type="paragraph" w:customStyle="1" w:styleId="V407Default">
    <w:name w:val="V407 Default"/>
    <w:basedOn w:val="a8"/>
    <w:rsid w:val="00B740CA"/>
    <w:pPr>
      <w:tabs>
        <w:tab w:val="left" w:pos="851"/>
      </w:tabs>
      <w:spacing w:line="360" w:lineRule="auto"/>
      <w:ind w:firstLine="567"/>
    </w:pPr>
    <w:rPr>
      <w:rFonts w:eastAsia="Calibri"/>
      <w:szCs w:val="20"/>
      <w:lang w:eastAsia="ru-RU"/>
    </w:rPr>
  </w:style>
  <w:style w:type="paragraph" w:customStyle="1" w:styleId="afffffff">
    <w:name w:val="учт_копия"/>
    <w:basedOn w:val="a8"/>
    <w:autoRedefine/>
    <w:rsid w:val="00B740CA"/>
    <w:pPr>
      <w:widowControl w:val="0"/>
      <w:ind w:firstLine="0"/>
      <w:jc w:val="center"/>
    </w:pPr>
    <w:rPr>
      <w:rFonts w:eastAsia="Calibri"/>
      <w:color w:val="0000FF"/>
      <w:szCs w:val="24"/>
      <w:lang w:eastAsia="ru-RU"/>
    </w:rPr>
  </w:style>
  <w:style w:type="character" w:customStyle="1" w:styleId="afffffff0">
    <w:name w:val="пункт Знак"/>
    <w:aliases w:val="Заголовок 3 Знак Знак Знак Знак,Заголовок 3 Знак1 Знак,Заголовок 3 Знак Знак Знак1 Знак,Заголовок 3 Знак2 Знак,Заголовок 3 Знак Знак Знак2 Знак,Заголовок 3 Знак5 Знак,Заголовок 3 Знак Знак Знак3 Знак,Пункт Знак Знак"/>
    <w:rsid w:val="00B740CA"/>
    <w:rPr>
      <w:rFonts w:ascii="Times New Roman" w:hAnsi="Times New Roman"/>
      <w:b/>
      <w:sz w:val="24"/>
    </w:rPr>
  </w:style>
  <w:style w:type="character" w:styleId="afffffff1">
    <w:name w:val="Strong"/>
    <w:qFormat/>
    <w:rsid w:val="00B740CA"/>
    <w:rPr>
      <w:rFonts w:cs="Times New Roman"/>
      <w:b/>
    </w:rPr>
  </w:style>
  <w:style w:type="paragraph" w:customStyle="1" w:styleId="TableNorm">
    <w:name w:val="Table_Norm"/>
    <w:basedOn w:val="a8"/>
    <w:rsid w:val="00B740CA"/>
    <w:pPr>
      <w:keepLines/>
      <w:tabs>
        <w:tab w:val="left" w:pos="851"/>
      </w:tabs>
      <w:spacing w:line="360" w:lineRule="auto"/>
      <w:ind w:firstLine="0"/>
      <w:jc w:val="left"/>
    </w:pPr>
    <w:rPr>
      <w:rFonts w:eastAsia="Calibri"/>
      <w:szCs w:val="20"/>
      <w:lang w:eastAsia="ru-RU"/>
    </w:rPr>
  </w:style>
  <w:style w:type="paragraph" w:customStyle="1" w:styleId="afffffff2">
    <w:name w:val="Обычный без отступа"/>
    <w:basedOn w:val="a8"/>
    <w:next w:val="a8"/>
    <w:rsid w:val="00B740CA"/>
    <w:pPr>
      <w:tabs>
        <w:tab w:val="left" w:pos="851"/>
      </w:tabs>
      <w:spacing w:line="360" w:lineRule="auto"/>
      <w:ind w:firstLine="0"/>
    </w:pPr>
    <w:rPr>
      <w:rFonts w:eastAsia="Calibri"/>
      <w:szCs w:val="20"/>
      <w:lang w:eastAsia="ru-RU"/>
    </w:rPr>
  </w:style>
  <w:style w:type="paragraph" w:customStyle="1" w:styleId="a7">
    <w:name w:val="Перечисление"/>
    <w:qFormat/>
    <w:rsid w:val="0096085C"/>
    <w:pPr>
      <w:numPr>
        <w:numId w:val="17"/>
      </w:numPr>
      <w:tabs>
        <w:tab w:val="clear" w:pos="360"/>
        <w:tab w:val="num" w:pos="1134"/>
      </w:tabs>
      <w:ind w:left="0" w:firstLine="851"/>
      <w:jc w:val="both"/>
    </w:pPr>
    <w:rPr>
      <w:rFonts w:ascii="Times New Roman" w:hAnsi="Times New Roman"/>
      <w:sz w:val="24"/>
    </w:rPr>
  </w:style>
  <w:style w:type="character" w:customStyle="1" w:styleId="afffffff3">
    <w:name w:val="Перечисление Знак"/>
    <w:rsid w:val="00B740CA"/>
    <w:rPr>
      <w:sz w:val="24"/>
      <w:lang w:val="ru-RU" w:eastAsia="ru-RU"/>
    </w:rPr>
  </w:style>
  <w:style w:type="paragraph" w:customStyle="1" w:styleId="afffffff4">
    <w:name w:val="Текст таблиц"/>
    <w:basedOn w:val="a8"/>
    <w:rsid w:val="00B740CA"/>
    <w:pPr>
      <w:tabs>
        <w:tab w:val="left" w:pos="851"/>
      </w:tabs>
      <w:spacing w:after="120"/>
      <w:ind w:firstLine="0"/>
      <w:jc w:val="left"/>
    </w:pPr>
    <w:rPr>
      <w:rFonts w:eastAsia="Calibri"/>
      <w:sz w:val="20"/>
      <w:szCs w:val="20"/>
      <w:lang w:eastAsia="ru-RU"/>
    </w:rPr>
  </w:style>
  <w:style w:type="paragraph" w:customStyle="1" w:styleId="afffffff5">
    <w:name w:val="Название таблицы"/>
    <w:basedOn w:val="a8"/>
    <w:autoRedefine/>
    <w:rsid w:val="00B740CA"/>
    <w:pPr>
      <w:keepNext/>
      <w:tabs>
        <w:tab w:val="left" w:pos="851"/>
      </w:tabs>
      <w:spacing w:before="120" w:after="120"/>
      <w:ind w:firstLine="0"/>
      <w:jc w:val="left"/>
    </w:pPr>
    <w:rPr>
      <w:rFonts w:eastAsia="Calibri"/>
      <w:szCs w:val="20"/>
      <w:lang w:eastAsia="ru-RU"/>
    </w:rPr>
  </w:style>
  <w:style w:type="paragraph" w:customStyle="1" w:styleId="afffffff6">
    <w:name w:val="Табл_текст"/>
    <w:basedOn w:val="a8"/>
    <w:rsid w:val="00B740CA"/>
    <w:pPr>
      <w:spacing w:before="60" w:after="60"/>
      <w:ind w:firstLine="0"/>
      <w:jc w:val="left"/>
    </w:pPr>
    <w:rPr>
      <w:rFonts w:eastAsia="Calibri"/>
      <w:szCs w:val="24"/>
      <w:lang w:eastAsia="ru-RU"/>
    </w:rPr>
  </w:style>
  <w:style w:type="paragraph" w:customStyle="1" w:styleId="afffffff7">
    <w:name w:val="Табл_заголовок"/>
    <w:basedOn w:val="a8"/>
    <w:rsid w:val="00B740CA"/>
    <w:pPr>
      <w:keepNext/>
      <w:tabs>
        <w:tab w:val="left" w:pos="851"/>
      </w:tabs>
      <w:spacing w:before="60" w:after="60"/>
      <w:ind w:firstLine="0"/>
      <w:jc w:val="center"/>
    </w:pPr>
    <w:rPr>
      <w:rFonts w:eastAsia="Calibri"/>
      <w:b/>
      <w:bCs/>
      <w:i/>
      <w:noProof/>
      <w:szCs w:val="24"/>
      <w:lang w:eastAsia="ru-RU"/>
    </w:rPr>
  </w:style>
  <w:style w:type="character" w:customStyle="1" w:styleId="affffff4">
    <w:name w:val="Стиль По центру Знак"/>
    <w:link w:val="affffff3"/>
    <w:locked/>
    <w:rsid w:val="00B740CA"/>
    <w:rPr>
      <w:rFonts w:ascii="Times New Roman" w:hAnsi="Times New Roman"/>
      <w:sz w:val="24"/>
      <w:lang w:val="en-US" w:eastAsia="ru-RU"/>
    </w:rPr>
  </w:style>
  <w:style w:type="paragraph" w:customStyle="1" w:styleId="-20062">
    <w:name w:val="Введение-АЭС2006"/>
    <w:basedOn w:val="1"/>
    <w:next w:val="a8"/>
    <w:rsid w:val="00B740CA"/>
    <w:pPr>
      <w:ind w:left="851"/>
    </w:pPr>
    <w:rPr>
      <w:rFonts w:eastAsia="Calibri"/>
      <w:b w:val="0"/>
      <w:kern w:val="28"/>
      <w:szCs w:val="20"/>
      <w:lang w:eastAsia="ru-RU"/>
    </w:rPr>
  </w:style>
  <w:style w:type="paragraph" w:customStyle="1" w:styleId="-2006">
    <w:name w:val="Раздел-АЭС2006"/>
    <w:basedOn w:val="1"/>
    <w:next w:val="a8"/>
    <w:autoRedefine/>
    <w:rsid w:val="00B740CA"/>
    <w:pPr>
      <w:numPr>
        <w:numId w:val="18"/>
      </w:numPr>
    </w:pPr>
    <w:rPr>
      <w:rFonts w:eastAsia="Calibri"/>
      <w:lang w:eastAsia="ru-RU"/>
    </w:rPr>
  </w:style>
  <w:style w:type="paragraph" w:customStyle="1" w:styleId="-20060">
    <w:name w:val="Подраздел-АЭС2006"/>
    <w:basedOn w:val="-2006"/>
    <w:autoRedefine/>
    <w:rsid w:val="00B740CA"/>
    <w:pPr>
      <w:numPr>
        <w:ilvl w:val="1"/>
      </w:numPr>
    </w:pPr>
    <w:rPr>
      <w:sz w:val="24"/>
    </w:rPr>
  </w:style>
  <w:style w:type="paragraph" w:customStyle="1" w:styleId="-20061">
    <w:name w:val="Пункт-АЭС2006"/>
    <w:basedOn w:val="-20060"/>
    <w:next w:val="a8"/>
    <w:autoRedefine/>
    <w:rsid w:val="00B740CA"/>
    <w:pPr>
      <w:numPr>
        <w:ilvl w:val="2"/>
      </w:numPr>
      <w:outlineLvl w:val="2"/>
    </w:pPr>
    <w:rPr>
      <w:caps/>
    </w:rPr>
  </w:style>
  <w:style w:type="paragraph" w:customStyle="1" w:styleId="-0">
    <w:name w:val="Сп-марк"/>
    <w:basedOn w:val="a8"/>
    <w:rsid w:val="00B740CA"/>
    <w:pPr>
      <w:numPr>
        <w:numId w:val="19"/>
      </w:numPr>
      <w:tabs>
        <w:tab w:val="left" w:pos="851"/>
      </w:tabs>
    </w:pPr>
    <w:rPr>
      <w:rFonts w:eastAsia="Calibri"/>
      <w:szCs w:val="24"/>
      <w:lang w:eastAsia="ru-RU"/>
    </w:rPr>
  </w:style>
  <w:style w:type="paragraph" w:customStyle="1" w:styleId="afffffff8">
    <w:name w:val="Стиль Название объекта + По центру"/>
    <w:basedOn w:val="af9"/>
    <w:rsid w:val="00B740CA"/>
    <w:pPr>
      <w:tabs>
        <w:tab w:val="left" w:pos="1260"/>
      </w:tabs>
      <w:overflowPunct w:val="0"/>
      <w:autoSpaceDE w:val="0"/>
      <w:autoSpaceDN w:val="0"/>
      <w:adjustRightInd w:val="0"/>
      <w:spacing w:before="60" w:after="60"/>
      <w:ind w:left="540" w:firstLine="851"/>
      <w:textAlignment w:val="baseline"/>
    </w:pPr>
    <w:rPr>
      <w:sz w:val="24"/>
    </w:rPr>
  </w:style>
  <w:style w:type="paragraph" w:customStyle="1" w:styleId="Nameobj111">
    <w:name w:val="Nameobj1.1.1"/>
    <w:basedOn w:val="af9"/>
    <w:autoRedefine/>
    <w:rsid w:val="00B740CA"/>
    <w:pPr>
      <w:numPr>
        <w:numId w:val="20"/>
      </w:numPr>
      <w:spacing w:before="240" w:after="120"/>
      <w:jc w:val="center"/>
    </w:pPr>
    <w:rPr>
      <w:sz w:val="22"/>
    </w:rPr>
  </w:style>
  <w:style w:type="paragraph" w:customStyle="1" w:styleId="afffffff9">
    <w:name w:val="Текст расчета"/>
    <w:basedOn w:val="a8"/>
    <w:rsid w:val="00B740CA"/>
    <w:pPr>
      <w:tabs>
        <w:tab w:val="left" w:pos="851"/>
      </w:tabs>
      <w:spacing w:line="360" w:lineRule="auto"/>
    </w:pPr>
    <w:rPr>
      <w:rFonts w:eastAsia="Calibri"/>
      <w:szCs w:val="20"/>
      <w:lang w:eastAsia="ru-RU"/>
    </w:rPr>
  </w:style>
  <w:style w:type="paragraph" w:customStyle="1" w:styleId="Iiiaeuiue">
    <w:name w:val="Ii?iaeuiue"/>
    <w:rsid w:val="00B740CA"/>
    <w:rPr>
      <w:rFonts w:ascii="Times New Roman" w:hAnsi="Times New Roman"/>
    </w:rPr>
  </w:style>
  <w:style w:type="paragraph" w:styleId="afffffffa">
    <w:name w:val="table of figures"/>
    <w:basedOn w:val="a8"/>
    <w:next w:val="a8"/>
    <w:semiHidden/>
    <w:rsid w:val="00B740CA"/>
    <w:pPr>
      <w:ind w:firstLine="0"/>
    </w:pPr>
    <w:rPr>
      <w:rFonts w:eastAsia="Calibri"/>
      <w:szCs w:val="24"/>
      <w:lang w:eastAsia="ru-RU"/>
    </w:rPr>
  </w:style>
  <w:style w:type="paragraph" w:customStyle="1" w:styleId="afffffffb">
    <w:name w:val="список"/>
    <w:basedOn w:val="a8"/>
    <w:link w:val="afffffffc"/>
    <w:rsid w:val="00B740CA"/>
    <w:pPr>
      <w:widowControl w:val="0"/>
      <w:tabs>
        <w:tab w:val="num" w:pos="0"/>
        <w:tab w:val="left" w:pos="851"/>
      </w:tabs>
      <w:ind w:firstLine="0"/>
    </w:pPr>
    <w:rPr>
      <w:rFonts w:eastAsia="Calibri"/>
      <w:snapToGrid w:val="0"/>
      <w:sz w:val="20"/>
      <w:szCs w:val="20"/>
      <w:lang w:eastAsia="ru-RU"/>
    </w:rPr>
  </w:style>
  <w:style w:type="paragraph" w:customStyle="1" w:styleId="3d">
    <w:name w:val="заголовок 3"/>
    <w:basedOn w:val="a8"/>
    <w:next w:val="a8"/>
    <w:qFormat/>
    <w:rsid w:val="00B740CA"/>
    <w:pPr>
      <w:keepNext/>
      <w:tabs>
        <w:tab w:val="left" w:pos="851"/>
      </w:tabs>
      <w:autoSpaceDE w:val="0"/>
      <w:autoSpaceDN w:val="0"/>
      <w:spacing w:before="240" w:after="60"/>
      <w:ind w:firstLine="0"/>
      <w:jc w:val="left"/>
    </w:pPr>
    <w:rPr>
      <w:rFonts w:ascii="Arial" w:eastAsia="Calibri" w:hAnsi="Arial" w:cs="Arial"/>
      <w:szCs w:val="24"/>
      <w:lang w:eastAsia="ru-RU"/>
    </w:rPr>
  </w:style>
  <w:style w:type="paragraph" w:customStyle="1" w:styleId="afffffffd">
    <w:name w:val="Продолжение таб"/>
    <w:basedOn w:val="affffc"/>
    <w:rsid w:val="00B740CA"/>
    <w:pPr>
      <w:pageBreakBefore/>
      <w:spacing w:before="60" w:after="60"/>
      <w:jc w:val="right"/>
    </w:pPr>
  </w:style>
  <w:style w:type="paragraph" w:customStyle="1" w:styleId="Times9pic">
    <w:name w:val="Times9pic"/>
    <w:basedOn w:val="a8"/>
    <w:rsid w:val="00B740CA"/>
    <w:pPr>
      <w:tabs>
        <w:tab w:val="left" w:pos="851"/>
      </w:tabs>
      <w:ind w:firstLine="0"/>
      <w:jc w:val="left"/>
    </w:pPr>
    <w:rPr>
      <w:rFonts w:eastAsia="Calibri" w:cs="Arial"/>
      <w:sz w:val="18"/>
      <w:szCs w:val="24"/>
      <w:lang w:val="en-US" w:eastAsia="ru-RU"/>
    </w:rPr>
  </w:style>
  <w:style w:type="paragraph" w:customStyle="1" w:styleId="Arial8pic">
    <w:name w:val="Arial8pic"/>
    <w:basedOn w:val="2f1"/>
    <w:rsid w:val="00B740CA"/>
    <w:pPr>
      <w:spacing w:after="0" w:line="240" w:lineRule="auto"/>
      <w:ind w:firstLine="0"/>
      <w:jc w:val="center"/>
    </w:pPr>
    <w:rPr>
      <w:rFonts w:ascii="Arial" w:hAnsi="Arial" w:cs="Arial"/>
      <w:sz w:val="16"/>
      <w:szCs w:val="24"/>
    </w:rPr>
  </w:style>
  <w:style w:type="paragraph" w:customStyle="1" w:styleId="1f4">
    <w:name w:val="Список литературы1"/>
    <w:basedOn w:val="a8"/>
    <w:next w:val="a8"/>
    <w:rsid w:val="00B740CA"/>
    <w:pPr>
      <w:widowControl w:val="0"/>
      <w:tabs>
        <w:tab w:val="left" w:pos="851"/>
      </w:tabs>
      <w:ind w:firstLine="0"/>
    </w:pPr>
    <w:rPr>
      <w:rFonts w:eastAsia="Calibri"/>
      <w:szCs w:val="20"/>
      <w:lang w:eastAsia="ru-RU"/>
    </w:rPr>
  </w:style>
  <w:style w:type="paragraph" w:customStyle="1" w:styleId="SAOZPH">
    <w:name w:val="SAOZ PH"/>
    <w:basedOn w:val="a8"/>
    <w:next w:val="a8"/>
    <w:rsid w:val="00B740CA"/>
    <w:pPr>
      <w:keepNext/>
      <w:keepLines/>
      <w:spacing w:before="120" w:after="120" w:line="360" w:lineRule="auto"/>
      <w:ind w:firstLine="0"/>
      <w:jc w:val="center"/>
    </w:pPr>
    <w:rPr>
      <w:rFonts w:eastAsia="Calibri"/>
      <w:szCs w:val="20"/>
      <w:lang w:eastAsia="ru-RU"/>
    </w:rPr>
  </w:style>
  <w:style w:type="paragraph" w:customStyle="1" w:styleId="afffffffe">
    <w:name w:val="т"/>
    <w:basedOn w:val="a8"/>
    <w:rsid w:val="00B740CA"/>
    <w:pPr>
      <w:tabs>
        <w:tab w:val="left" w:pos="1134"/>
      </w:tabs>
      <w:ind w:firstLine="0"/>
    </w:pPr>
    <w:rPr>
      <w:rFonts w:ascii="Arial" w:eastAsia="Calibri" w:hAnsi="Arial"/>
      <w:szCs w:val="20"/>
      <w:lang w:eastAsia="ru-RU"/>
    </w:rPr>
  </w:style>
  <w:style w:type="paragraph" w:customStyle="1" w:styleId="Oaa2oaeno">
    <w:name w:val="Oaa2.oaeno"/>
    <w:basedOn w:val="a8"/>
    <w:rsid w:val="00B740CA"/>
    <w:pPr>
      <w:widowControl w:val="0"/>
      <w:overflowPunct w:val="0"/>
      <w:autoSpaceDE w:val="0"/>
      <w:autoSpaceDN w:val="0"/>
      <w:adjustRightInd w:val="0"/>
      <w:spacing w:after="120"/>
      <w:ind w:firstLine="0"/>
      <w:textAlignment w:val="baseline"/>
    </w:pPr>
    <w:rPr>
      <w:rFonts w:eastAsia="Calibri"/>
      <w:szCs w:val="20"/>
      <w:lang w:eastAsia="ru-RU"/>
    </w:rPr>
  </w:style>
  <w:style w:type="paragraph" w:customStyle="1" w:styleId="affffffff">
    <w:name w:val="Лист регистрации измерений"/>
    <w:basedOn w:val="a8"/>
    <w:autoRedefine/>
    <w:rsid w:val="00B740CA"/>
    <w:pPr>
      <w:keepNext/>
      <w:keepLines/>
      <w:pageBreakBefore/>
      <w:widowControl w:val="0"/>
      <w:tabs>
        <w:tab w:val="left" w:pos="851"/>
      </w:tabs>
      <w:spacing w:before="120" w:after="120"/>
      <w:ind w:firstLine="0"/>
      <w:outlineLvl w:val="0"/>
    </w:pPr>
    <w:rPr>
      <w:rFonts w:eastAsia="Calibri"/>
      <w:b/>
      <w:bCs/>
      <w:kern w:val="28"/>
      <w:sz w:val="28"/>
      <w:szCs w:val="20"/>
      <w:lang w:eastAsia="ru-RU"/>
    </w:rPr>
  </w:style>
  <w:style w:type="paragraph" w:customStyle="1" w:styleId="affffffff0">
    <w:name w:val="Обычный список"/>
    <w:basedOn w:val="a8"/>
    <w:qFormat/>
    <w:rsid w:val="00B740CA"/>
    <w:pPr>
      <w:tabs>
        <w:tab w:val="left" w:pos="851"/>
      </w:tabs>
    </w:pPr>
    <w:rPr>
      <w:rFonts w:eastAsia="Calibri"/>
      <w:szCs w:val="20"/>
      <w:lang w:eastAsia="ru-RU"/>
    </w:rPr>
  </w:style>
  <w:style w:type="paragraph" w:customStyle="1" w:styleId="P4">
    <w:name w:val="P4"/>
    <w:basedOn w:val="a8"/>
    <w:rsid w:val="00B740CA"/>
    <w:pPr>
      <w:spacing w:before="240"/>
      <w:ind w:left="1134" w:firstLine="0"/>
    </w:pPr>
    <w:rPr>
      <w:rFonts w:eastAsia="Calibri"/>
      <w:szCs w:val="20"/>
      <w:lang w:val="fr-FR" w:eastAsia="ru-RU"/>
    </w:rPr>
  </w:style>
  <w:style w:type="paragraph" w:customStyle="1" w:styleId="125">
    <w:name w:val="Стиль Название объекта + 12 пт По центру"/>
    <w:basedOn w:val="af9"/>
    <w:autoRedefine/>
    <w:rsid w:val="00B740CA"/>
    <w:pPr>
      <w:jc w:val="center"/>
    </w:pPr>
    <w:rPr>
      <w:sz w:val="24"/>
      <w:szCs w:val="24"/>
    </w:rPr>
  </w:style>
  <w:style w:type="character" w:customStyle="1" w:styleId="2ffb">
    <w:name w:val="Знак Знак2"/>
    <w:rsid w:val="00B740CA"/>
    <w:rPr>
      <w:sz w:val="24"/>
      <w:lang w:val="ru-RU" w:eastAsia="ru-RU"/>
    </w:rPr>
  </w:style>
  <w:style w:type="paragraph" w:customStyle="1" w:styleId="affffffff1">
    <w:name w:val="основной"/>
    <w:basedOn w:val="a8"/>
    <w:rsid w:val="00B740CA"/>
    <w:pPr>
      <w:tabs>
        <w:tab w:val="left" w:pos="851"/>
      </w:tabs>
      <w:ind w:firstLine="0"/>
      <w:jc w:val="center"/>
    </w:pPr>
    <w:rPr>
      <w:rFonts w:ascii="Arial" w:eastAsia="Calibri" w:hAnsi="Arial" w:cs="Arial"/>
      <w:b/>
      <w:color w:val="FF0000"/>
      <w:sz w:val="20"/>
      <w:szCs w:val="20"/>
      <w:lang w:val="en-US" w:eastAsia="ru-RU"/>
    </w:rPr>
  </w:style>
  <w:style w:type="paragraph" w:customStyle="1" w:styleId="affffffff2">
    <w:name w:val="Внутренний адрес"/>
    <w:basedOn w:val="a8"/>
    <w:rsid w:val="00B740CA"/>
    <w:pPr>
      <w:widowControl w:val="0"/>
      <w:tabs>
        <w:tab w:val="left" w:pos="851"/>
      </w:tabs>
    </w:pPr>
    <w:rPr>
      <w:rFonts w:eastAsia="Calibri"/>
      <w:szCs w:val="20"/>
      <w:lang w:eastAsia="ru-RU"/>
    </w:rPr>
  </w:style>
  <w:style w:type="paragraph" w:customStyle="1" w:styleId="affffffff3">
    <w:name w:val="Основной"/>
    <w:basedOn w:val="a8"/>
    <w:rsid w:val="00B740CA"/>
    <w:pPr>
      <w:widowControl w:val="0"/>
      <w:tabs>
        <w:tab w:val="left" w:pos="851"/>
      </w:tabs>
      <w:ind w:firstLine="0"/>
      <w:jc w:val="center"/>
    </w:pPr>
    <w:rPr>
      <w:rFonts w:ascii="Arial" w:eastAsia="Calibri" w:hAnsi="Arial" w:cs="Arial"/>
      <w:b/>
      <w:color w:val="FF0000"/>
      <w:sz w:val="20"/>
      <w:szCs w:val="20"/>
      <w:lang w:eastAsia="ru-RU"/>
    </w:rPr>
  </w:style>
  <w:style w:type="paragraph" w:customStyle="1" w:styleId="affffffff4">
    <w:name w:val="Имя файла"/>
    <w:basedOn w:val="a8"/>
    <w:rsid w:val="00B740CA"/>
    <w:pPr>
      <w:tabs>
        <w:tab w:val="left" w:pos="851"/>
      </w:tabs>
      <w:ind w:firstLine="0"/>
      <w:jc w:val="right"/>
    </w:pPr>
    <w:rPr>
      <w:rFonts w:eastAsia="Calibri"/>
      <w:i/>
      <w:iCs/>
      <w:noProof/>
      <w:sz w:val="20"/>
      <w:szCs w:val="24"/>
      <w:lang w:val="en-US" w:eastAsia="ru-RU"/>
    </w:rPr>
  </w:style>
  <w:style w:type="paragraph" w:customStyle="1" w:styleId="1-">
    <w:name w:val="Таб1-наимен."/>
    <w:basedOn w:val="a8"/>
    <w:rsid w:val="00B740CA"/>
    <w:pPr>
      <w:tabs>
        <w:tab w:val="left" w:pos="851"/>
      </w:tabs>
      <w:autoSpaceDE w:val="0"/>
      <w:autoSpaceDN w:val="0"/>
      <w:spacing w:before="120" w:line="288" w:lineRule="auto"/>
      <w:ind w:firstLine="0"/>
    </w:pPr>
    <w:rPr>
      <w:rFonts w:eastAsia="Calibri"/>
      <w:szCs w:val="24"/>
      <w:lang w:eastAsia="ru-RU"/>
    </w:rPr>
  </w:style>
  <w:style w:type="character" w:customStyle="1" w:styleId="410">
    <w:name w:val="Заголовок 4 Знак1"/>
    <w:aliases w:val="прилож. Знак,Заголовок 4 Знак2 Знак,Заголовок 4 Знак1 Знак1 Знак,Заголовок 4 Знак1 Знак Знак Знак Знак,Заголовок 4 Знак1 Знак Знак1 Знак,Заголовок 4 Знак Знак Знак Знак,Заголовок 4 Знак1 Знак Знак Знак1,Заголовок 4 Знак Знак Знак1"/>
    <w:rsid w:val="00B740CA"/>
    <w:rPr>
      <w:b/>
      <w:sz w:val="24"/>
    </w:rPr>
  </w:style>
  <w:style w:type="paragraph" w:customStyle="1" w:styleId="affffffff5">
    <w:name w:val="Рисунок"/>
    <w:basedOn w:val="NPP-2006-Body"/>
    <w:rsid w:val="00B740CA"/>
    <w:pPr>
      <w:ind w:left="0"/>
      <w:jc w:val="center"/>
    </w:pPr>
  </w:style>
  <w:style w:type="paragraph" w:customStyle="1" w:styleId="tabl1055">
    <w:name w:val="Стиль tabl + 10 пт По центру Перед:  5 пт После:  5 пт"/>
    <w:basedOn w:val="a8"/>
    <w:rsid w:val="00B740CA"/>
    <w:pPr>
      <w:widowControl w:val="0"/>
      <w:tabs>
        <w:tab w:val="left" w:pos="851"/>
      </w:tabs>
      <w:autoSpaceDE w:val="0"/>
      <w:autoSpaceDN w:val="0"/>
      <w:adjustRightInd w:val="0"/>
      <w:ind w:firstLine="0"/>
      <w:jc w:val="center"/>
    </w:pPr>
    <w:rPr>
      <w:rFonts w:eastAsia="Calibri"/>
      <w:sz w:val="20"/>
      <w:szCs w:val="20"/>
      <w:lang w:eastAsia="ru-RU"/>
    </w:rPr>
  </w:style>
  <w:style w:type="character" w:customStyle="1" w:styleId="1--00">
    <w:name w:val="Спис1--0 Знак"/>
    <w:rsid w:val="00B740CA"/>
    <w:rPr>
      <w:rFonts w:ascii="Arial" w:hAnsi="Arial"/>
      <w:sz w:val="24"/>
      <w:lang w:val="ru-RU" w:eastAsia="ru-RU"/>
    </w:rPr>
  </w:style>
  <w:style w:type="paragraph" w:customStyle="1" w:styleId="0202">
    <w:name w:val="Стиль Слева:  02 см Справа:  02 см"/>
    <w:basedOn w:val="a8"/>
    <w:rsid w:val="00B740CA"/>
    <w:pPr>
      <w:tabs>
        <w:tab w:val="left" w:pos="851"/>
      </w:tabs>
      <w:spacing w:before="100" w:beforeAutospacing="1" w:after="100" w:afterAutospacing="1" w:line="200" w:lineRule="exact"/>
      <w:ind w:firstLine="0"/>
    </w:pPr>
    <w:rPr>
      <w:rFonts w:eastAsia="Calibri"/>
      <w:sz w:val="20"/>
      <w:szCs w:val="20"/>
      <w:lang w:eastAsia="ru-RU"/>
    </w:rPr>
  </w:style>
  <w:style w:type="paragraph" w:customStyle="1" w:styleId="TableText">
    <w:name w:val="Table Text"/>
    <w:basedOn w:val="a8"/>
    <w:rsid w:val="00B740CA"/>
    <w:pPr>
      <w:tabs>
        <w:tab w:val="left" w:pos="851"/>
      </w:tabs>
      <w:spacing w:before="120" w:line="360" w:lineRule="auto"/>
      <w:ind w:firstLine="0"/>
      <w:jc w:val="center"/>
    </w:pPr>
    <w:rPr>
      <w:rFonts w:eastAsia="Calibri"/>
      <w:b/>
      <w:noProof/>
      <w:szCs w:val="20"/>
      <w:lang w:val="de-DE" w:eastAsia="ru-RU"/>
    </w:rPr>
  </w:style>
  <w:style w:type="paragraph" w:customStyle="1" w:styleId="affffffff6">
    <w:name w:val="табл"/>
    <w:basedOn w:val="a8"/>
    <w:rsid w:val="00B740CA"/>
    <w:pPr>
      <w:tabs>
        <w:tab w:val="left" w:pos="851"/>
      </w:tabs>
      <w:spacing w:before="60" w:after="60"/>
      <w:ind w:firstLine="0"/>
      <w:jc w:val="center"/>
    </w:pPr>
    <w:rPr>
      <w:rFonts w:eastAsia="Calibri"/>
      <w:szCs w:val="24"/>
      <w:lang w:eastAsia="ru-RU"/>
    </w:rPr>
  </w:style>
  <w:style w:type="paragraph" w:customStyle="1" w:styleId="affffffff7">
    <w:name w:val="Таблица текст"/>
    <w:basedOn w:val="a8"/>
    <w:rsid w:val="00B740CA"/>
    <w:pPr>
      <w:widowControl w:val="0"/>
      <w:tabs>
        <w:tab w:val="left" w:pos="851"/>
      </w:tabs>
      <w:spacing w:after="120"/>
      <w:ind w:firstLine="0"/>
    </w:pPr>
    <w:rPr>
      <w:rFonts w:eastAsia="Calibri"/>
      <w:szCs w:val="24"/>
      <w:lang w:eastAsia="ru-RU"/>
    </w:rPr>
  </w:style>
  <w:style w:type="paragraph" w:customStyle="1" w:styleId="1-32">
    <w:name w:val="Текст 1-3"/>
    <w:basedOn w:val="a8"/>
    <w:rsid w:val="00B740CA"/>
    <w:pPr>
      <w:widowControl w:val="0"/>
      <w:tabs>
        <w:tab w:val="left" w:pos="851"/>
      </w:tabs>
      <w:spacing w:after="60" w:line="288" w:lineRule="auto"/>
      <w:ind w:firstLine="709"/>
    </w:pPr>
    <w:rPr>
      <w:rFonts w:eastAsia="Calibri"/>
      <w:szCs w:val="24"/>
      <w:lang w:eastAsia="ru-RU"/>
    </w:rPr>
  </w:style>
  <w:style w:type="paragraph" w:customStyle="1" w:styleId="affffffff8">
    <w:name w:val="Заголовок таблицы"/>
    <w:basedOn w:val="a8"/>
    <w:rsid w:val="00B740CA"/>
    <w:pPr>
      <w:keepNext/>
      <w:keepLines/>
      <w:tabs>
        <w:tab w:val="left" w:pos="851"/>
      </w:tabs>
      <w:overflowPunct w:val="0"/>
      <w:autoSpaceDE w:val="0"/>
      <w:autoSpaceDN w:val="0"/>
      <w:adjustRightInd w:val="0"/>
      <w:spacing w:before="40" w:after="40"/>
      <w:ind w:firstLine="0"/>
      <w:jc w:val="center"/>
      <w:textAlignment w:val="baseline"/>
    </w:pPr>
    <w:rPr>
      <w:rFonts w:ascii="Arial" w:eastAsia="Calibri" w:hAnsi="Arial"/>
      <w:b/>
      <w:szCs w:val="20"/>
      <w:lang w:eastAsia="ru-RU"/>
    </w:rPr>
  </w:style>
  <w:style w:type="paragraph" w:customStyle="1" w:styleId="affffffff9">
    <w:name w:val="Строки таблицы"/>
    <w:basedOn w:val="a8"/>
    <w:rsid w:val="00B740CA"/>
    <w:pPr>
      <w:widowControl w:val="0"/>
      <w:tabs>
        <w:tab w:val="left" w:pos="851"/>
      </w:tabs>
      <w:spacing w:before="60" w:after="60"/>
      <w:ind w:firstLine="0"/>
      <w:contextualSpacing/>
    </w:pPr>
    <w:rPr>
      <w:rFonts w:eastAsia="Calibri"/>
      <w:color w:val="000000"/>
      <w:kern w:val="22"/>
      <w:sz w:val="22"/>
      <w:lang w:eastAsia="ru-RU"/>
    </w:rPr>
  </w:style>
  <w:style w:type="paragraph" w:customStyle="1" w:styleId="StyleCentered">
    <w:name w:val="Style Строки таблицы + Centered"/>
    <w:basedOn w:val="affffffff9"/>
    <w:rsid w:val="00B740CA"/>
    <w:pPr>
      <w:jc w:val="center"/>
    </w:pPr>
    <w:rPr>
      <w:szCs w:val="20"/>
    </w:rPr>
  </w:style>
  <w:style w:type="character" w:customStyle="1" w:styleId="47">
    <w:name w:val="Знак Знак4"/>
    <w:rsid w:val="00B740CA"/>
    <w:rPr>
      <w:b/>
      <w:sz w:val="24"/>
      <w:lang w:val="ru-RU" w:eastAsia="ru-RU"/>
    </w:rPr>
  </w:style>
  <w:style w:type="paragraph" w:customStyle="1" w:styleId="1f5">
    <w:name w:val="Стиль Текст таблицы + По центру1"/>
    <w:basedOn w:val="affffe"/>
    <w:rsid w:val="00B740CA"/>
  </w:style>
  <w:style w:type="paragraph" w:customStyle="1" w:styleId="affffffffa">
    <w:name w:val="Ненумерованный заголовок"/>
    <w:basedOn w:val="1"/>
    <w:next w:val="afd"/>
    <w:autoRedefine/>
    <w:rsid w:val="00B740CA"/>
    <w:pPr>
      <w:widowControl w:val="0"/>
      <w:numPr>
        <w:numId w:val="0"/>
      </w:numPr>
      <w:spacing w:before="360"/>
      <w:contextualSpacing/>
      <w:jc w:val="left"/>
    </w:pPr>
    <w:rPr>
      <w:rFonts w:eastAsia="Calibri" w:cs="Arial"/>
      <w:bCs w:val="0"/>
      <w:caps/>
      <w:kern w:val="32"/>
      <w:sz w:val="24"/>
      <w:szCs w:val="24"/>
    </w:rPr>
  </w:style>
  <w:style w:type="paragraph" w:styleId="affffffffb">
    <w:name w:val="Body Text First Indent"/>
    <w:basedOn w:val="afd"/>
    <w:link w:val="affffffffc"/>
    <w:rsid w:val="00B740CA"/>
    <w:pPr>
      <w:widowControl w:val="0"/>
      <w:spacing w:line="360" w:lineRule="auto"/>
      <w:ind w:firstLine="210"/>
    </w:pPr>
  </w:style>
  <w:style w:type="character" w:customStyle="1" w:styleId="affffffffc">
    <w:name w:val="Красная строка Знак"/>
    <w:link w:val="affffffffb"/>
    <w:locked/>
    <w:rsid w:val="00B740CA"/>
    <w:rPr>
      <w:rFonts w:ascii="Times New Roman" w:hAnsi="Times New Roman" w:cs="Times New Roman"/>
      <w:sz w:val="24"/>
      <w:lang w:eastAsia="ru-RU"/>
    </w:rPr>
  </w:style>
  <w:style w:type="paragraph" w:styleId="affffffffd">
    <w:name w:val="toa heading"/>
    <w:basedOn w:val="a8"/>
    <w:next w:val="a8"/>
    <w:rsid w:val="00B740CA"/>
    <w:pPr>
      <w:widowControl w:val="0"/>
      <w:tabs>
        <w:tab w:val="left" w:pos="851"/>
      </w:tabs>
      <w:spacing w:before="120"/>
      <w:ind w:firstLine="0"/>
    </w:pPr>
    <w:rPr>
      <w:rFonts w:eastAsia="Calibri" w:cs="Arial"/>
      <w:b/>
      <w:bCs/>
      <w:caps/>
      <w:szCs w:val="24"/>
      <w:lang w:eastAsia="ru-RU"/>
    </w:rPr>
  </w:style>
  <w:style w:type="paragraph" w:customStyle="1" w:styleId="25">
    <w:name w:val="маркированый 2"/>
    <w:basedOn w:val="a8"/>
    <w:rsid w:val="00B740CA"/>
    <w:pPr>
      <w:widowControl w:val="0"/>
      <w:numPr>
        <w:numId w:val="22"/>
      </w:numPr>
      <w:tabs>
        <w:tab w:val="left" w:pos="851"/>
        <w:tab w:val="left" w:pos="1134"/>
      </w:tabs>
      <w:spacing w:line="360" w:lineRule="auto"/>
    </w:pPr>
    <w:rPr>
      <w:rFonts w:eastAsia="Calibri"/>
      <w:szCs w:val="24"/>
    </w:rPr>
  </w:style>
  <w:style w:type="paragraph" w:customStyle="1" w:styleId="affffffffe">
    <w:name w:val="Центр"/>
    <w:rsid w:val="00B740CA"/>
    <w:rPr>
      <w:rFonts w:ascii="Times New Roman" w:hAnsi="Times New Roman"/>
      <w:sz w:val="24"/>
    </w:rPr>
  </w:style>
  <w:style w:type="paragraph" w:customStyle="1" w:styleId="afffffffff">
    <w:name w:val="заголовки в таблице"/>
    <w:basedOn w:val="a8"/>
    <w:autoRedefine/>
    <w:rsid w:val="00B740CA"/>
    <w:pPr>
      <w:widowControl w:val="0"/>
      <w:tabs>
        <w:tab w:val="left" w:pos="851"/>
      </w:tabs>
      <w:spacing w:before="60" w:after="60"/>
      <w:ind w:firstLine="0"/>
      <w:jc w:val="center"/>
    </w:pPr>
    <w:rPr>
      <w:rFonts w:eastAsia="Calibri"/>
      <w:b/>
      <w:bCs/>
      <w:i/>
      <w:iCs/>
      <w:sz w:val="22"/>
      <w:szCs w:val="24"/>
    </w:rPr>
  </w:style>
  <w:style w:type="paragraph" w:customStyle="1" w:styleId="afffffffff0">
    <w:name w:val="Заголовки в табл"/>
    <w:basedOn w:val="a8"/>
    <w:autoRedefine/>
    <w:rsid w:val="00B740CA"/>
    <w:pPr>
      <w:widowControl w:val="0"/>
      <w:tabs>
        <w:tab w:val="left" w:pos="851"/>
      </w:tabs>
      <w:spacing w:before="120" w:after="120"/>
      <w:ind w:firstLine="0"/>
      <w:jc w:val="center"/>
    </w:pPr>
    <w:rPr>
      <w:rFonts w:eastAsia="Calibri"/>
      <w:b/>
      <w:szCs w:val="24"/>
      <w:lang w:val="en-US"/>
    </w:rPr>
  </w:style>
  <w:style w:type="paragraph" w:customStyle="1" w:styleId="a0">
    <w:name w:val="Рисунок Знак"/>
    <w:basedOn w:val="a8"/>
    <w:next w:val="a8"/>
    <w:rsid w:val="00B740CA"/>
    <w:pPr>
      <w:widowControl w:val="0"/>
      <w:numPr>
        <w:numId w:val="23"/>
      </w:numPr>
      <w:tabs>
        <w:tab w:val="left" w:pos="851"/>
      </w:tabs>
      <w:spacing w:line="360" w:lineRule="auto"/>
      <w:ind w:firstLine="0"/>
      <w:jc w:val="center"/>
    </w:pPr>
    <w:rPr>
      <w:rFonts w:eastAsia="Calibri"/>
      <w:color w:val="000080"/>
      <w:szCs w:val="24"/>
      <w:lang w:eastAsia="ru-RU"/>
    </w:rPr>
  </w:style>
  <w:style w:type="paragraph" w:customStyle="1" w:styleId="StyleAuto">
    <w:name w:val="Style Заголовок таблицы + Auto"/>
    <w:basedOn w:val="affffffff8"/>
    <w:rsid w:val="00B740CA"/>
    <w:pPr>
      <w:keepNext w:val="0"/>
      <w:keepLines w:val="0"/>
      <w:widowControl w:val="0"/>
      <w:overflowPunct/>
      <w:autoSpaceDE/>
      <w:autoSpaceDN/>
      <w:adjustRightInd/>
      <w:spacing w:before="120" w:after="120"/>
      <w:textAlignment w:val="auto"/>
    </w:pPr>
    <w:rPr>
      <w:rFonts w:ascii="Times New Roman" w:hAnsi="Times New Roman"/>
      <w:b w:val="0"/>
      <w:kern w:val="22"/>
      <w:sz w:val="22"/>
      <w:szCs w:val="22"/>
    </w:rPr>
  </w:style>
  <w:style w:type="paragraph" w:customStyle="1" w:styleId="Arial10Bold">
    <w:name w:val="Для рис (Arial10Bold)"/>
    <w:autoRedefine/>
    <w:rsid w:val="00B740CA"/>
    <w:rPr>
      <w:rFonts w:ascii="Arial" w:hAnsi="Arial"/>
      <w:b/>
      <w:lang w:val="en-US" w:eastAsia="en-US"/>
    </w:rPr>
  </w:style>
  <w:style w:type="paragraph" w:customStyle="1" w:styleId="TableText10">
    <w:name w:val="TableText10"/>
    <w:rsid w:val="00B740CA"/>
    <w:pPr>
      <w:jc w:val="center"/>
    </w:pPr>
    <w:rPr>
      <w:rFonts w:ascii="Times New Roman" w:hAnsi="Times New Roman"/>
      <w:lang w:eastAsia="en-US"/>
    </w:rPr>
  </w:style>
  <w:style w:type="paragraph" w:customStyle="1" w:styleId="TableHeadings11">
    <w:name w:val="Table Headings 11"/>
    <w:basedOn w:val="a8"/>
    <w:autoRedefine/>
    <w:rsid w:val="00B740CA"/>
    <w:pPr>
      <w:keepNext/>
      <w:keepLines/>
      <w:widowControl w:val="0"/>
      <w:shd w:val="clear" w:color="auto" w:fill="E6E6E6"/>
      <w:tabs>
        <w:tab w:val="left" w:pos="851"/>
      </w:tabs>
      <w:ind w:firstLine="0"/>
      <w:jc w:val="center"/>
    </w:pPr>
    <w:rPr>
      <w:rFonts w:eastAsia="Calibri"/>
      <w:b/>
      <w:bCs/>
      <w:iCs/>
      <w:kern w:val="22"/>
      <w:sz w:val="22"/>
      <w:szCs w:val="20"/>
      <w:lang w:eastAsia="ru-RU"/>
    </w:rPr>
  </w:style>
  <w:style w:type="paragraph" w:customStyle="1" w:styleId="CaptionAppendix">
    <w:name w:val="Caption Appendix"/>
    <w:basedOn w:val="af9"/>
    <w:next w:val="afd"/>
    <w:link w:val="CaptionAppendixCharChar"/>
    <w:autoRedefine/>
    <w:rsid w:val="00B740CA"/>
    <w:pPr>
      <w:widowControl w:val="0"/>
      <w:numPr>
        <w:numId w:val="24"/>
      </w:numPr>
      <w:spacing w:before="60" w:after="60"/>
      <w:jc w:val="center"/>
    </w:pPr>
    <w:rPr>
      <w:rFonts w:ascii="Calibri" w:hAnsi="Calibri"/>
      <w:kern w:val="24"/>
      <w:sz w:val="24"/>
      <w:lang w:eastAsia="en-US"/>
    </w:rPr>
  </w:style>
  <w:style w:type="paragraph" w:customStyle="1" w:styleId="StyleHeading9Justified">
    <w:name w:val="Style Heading 9 + Justified"/>
    <w:basedOn w:val="9"/>
    <w:autoRedefine/>
    <w:rsid w:val="00B740CA"/>
    <w:pPr>
      <w:keepNext w:val="0"/>
      <w:keepLines w:val="0"/>
      <w:widowControl w:val="0"/>
      <w:numPr>
        <w:ilvl w:val="0"/>
        <w:numId w:val="0"/>
      </w:numPr>
      <w:tabs>
        <w:tab w:val="left" w:pos="851"/>
      </w:tabs>
      <w:spacing w:before="0" w:line="360" w:lineRule="auto"/>
      <w:ind w:left="301"/>
    </w:pPr>
    <w:rPr>
      <w:rFonts w:ascii="Times New Roman" w:eastAsia="Calibri" w:hAnsi="Times New Roman"/>
      <w:i w:val="0"/>
      <w:iCs w:val="0"/>
      <w:color w:val="auto"/>
      <w:sz w:val="24"/>
    </w:rPr>
  </w:style>
  <w:style w:type="character" w:customStyle="1" w:styleId="CaptionAppendixCharChar">
    <w:name w:val="Caption Appendix Char Char"/>
    <w:link w:val="CaptionAppendix"/>
    <w:locked/>
    <w:rsid w:val="00B740CA"/>
    <w:rPr>
      <w:b/>
      <w:kern w:val="24"/>
      <w:sz w:val="24"/>
      <w:lang w:eastAsia="en-US"/>
    </w:rPr>
  </w:style>
  <w:style w:type="paragraph" w:customStyle="1" w:styleId="116pt">
    <w:name w:val="Стиль Заголовок 1 + 16 pt Черный"/>
    <w:basedOn w:val="1"/>
    <w:autoRedefine/>
    <w:rsid w:val="00B740CA"/>
    <w:pPr>
      <w:numPr>
        <w:numId w:val="25"/>
      </w:numPr>
      <w:tabs>
        <w:tab w:val="clear" w:pos="397"/>
        <w:tab w:val="num" w:pos="360"/>
      </w:tabs>
      <w:overflowPunct w:val="0"/>
      <w:autoSpaceDE w:val="0"/>
      <w:autoSpaceDN w:val="0"/>
      <w:adjustRightInd w:val="0"/>
      <w:ind w:left="0" w:firstLine="0"/>
      <w:jc w:val="left"/>
      <w:textAlignment w:val="baseline"/>
    </w:pPr>
    <w:rPr>
      <w:rFonts w:eastAsia="Calibri"/>
      <w:color w:val="000000"/>
      <w:spacing w:val="-5"/>
      <w:kern w:val="32"/>
      <w:sz w:val="32"/>
      <w:szCs w:val="36"/>
      <w:lang w:eastAsia="ru-RU"/>
    </w:rPr>
  </w:style>
  <w:style w:type="paragraph" w:customStyle="1" w:styleId="92">
    <w:name w:val="Стиль Заголовок 9 + по центру"/>
    <w:basedOn w:val="9"/>
    <w:autoRedefine/>
    <w:rsid w:val="00B740CA"/>
    <w:pPr>
      <w:keepNext w:val="0"/>
      <w:keepLines w:val="0"/>
      <w:numPr>
        <w:ilvl w:val="0"/>
        <w:numId w:val="0"/>
      </w:numPr>
      <w:tabs>
        <w:tab w:val="left" w:pos="851"/>
      </w:tabs>
      <w:spacing w:before="240" w:after="60"/>
      <w:jc w:val="center"/>
    </w:pPr>
    <w:rPr>
      <w:rFonts w:ascii="Times New Roman" w:eastAsia="Calibri" w:hAnsi="Times New Roman"/>
      <w:bCs/>
      <w:color w:val="auto"/>
      <w:sz w:val="28"/>
      <w:lang w:eastAsia="ru-RU"/>
    </w:rPr>
  </w:style>
  <w:style w:type="paragraph" w:customStyle="1" w:styleId="93">
    <w:name w:val="Стиль Заголовок 9 + По центру"/>
    <w:basedOn w:val="9"/>
    <w:autoRedefine/>
    <w:rsid w:val="00B740CA"/>
    <w:pPr>
      <w:keepNext w:val="0"/>
      <w:keepLines w:val="0"/>
      <w:numPr>
        <w:ilvl w:val="0"/>
        <w:numId w:val="0"/>
      </w:numPr>
      <w:tabs>
        <w:tab w:val="left" w:pos="851"/>
      </w:tabs>
      <w:spacing w:before="240" w:after="60"/>
      <w:jc w:val="center"/>
    </w:pPr>
    <w:rPr>
      <w:rFonts w:ascii="Arial" w:eastAsia="Calibri" w:hAnsi="Arial"/>
      <w:i w:val="0"/>
      <w:iCs w:val="0"/>
      <w:color w:val="auto"/>
      <w:sz w:val="22"/>
      <w:lang w:eastAsia="ru-RU"/>
    </w:rPr>
  </w:style>
  <w:style w:type="paragraph" w:customStyle="1" w:styleId="a5">
    <w:name w:val="Стиль Приложение + влево"/>
    <w:basedOn w:val="a8"/>
    <w:next w:val="a8"/>
    <w:autoRedefine/>
    <w:rsid w:val="00B740CA"/>
    <w:pPr>
      <w:numPr>
        <w:numId w:val="26"/>
      </w:numPr>
      <w:tabs>
        <w:tab w:val="clear" w:pos="170"/>
        <w:tab w:val="num" w:pos="360"/>
        <w:tab w:val="left" w:pos="851"/>
      </w:tabs>
      <w:autoSpaceDE w:val="0"/>
      <w:autoSpaceDN w:val="0"/>
      <w:ind w:left="0" w:firstLine="0"/>
      <w:jc w:val="center"/>
      <w:outlineLvl w:val="0"/>
    </w:pPr>
    <w:rPr>
      <w:rFonts w:eastAsia="Calibri"/>
      <w:b/>
      <w:bCs/>
      <w:sz w:val="28"/>
      <w:szCs w:val="28"/>
      <w:lang w:eastAsia="ru-RU"/>
    </w:rPr>
  </w:style>
  <w:style w:type="character" w:customStyle="1" w:styleId="1f6">
    <w:name w:val="Основной шрифт1"/>
    <w:rsid w:val="00B740CA"/>
  </w:style>
  <w:style w:type="paragraph" w:customStyle="1" w:styleId="Title2">
    <w:name w:val="Title_2"/>
    <w:basedOn w:val="a8"/>
    <w:next w:val="a8"/>
    <w:rsid w:val="00B740CA"/>
    <w:pPr>
      <w:tabs>
        <w:tab w:val="left" w:pos="851"/>
      </w:tabs>
      <w:spacing w:line="360" w:lineRule="auto"/>
      <w:ind w:firstLine="0"/>
      <w:jc w:val="center"/>
    </w:pPr>
    <w:rPr>
      <w:rFonts w:ascii="Arial" w:eastAsia="Calibri" w:hAnsi="Arial"/>
      <w:b/>
      <w:caps/>
      <w:kern w:val="28"/>
      <w:sz w:val="28"/>
      <w:szCs w:val="20"/>
      <w:lang w:val="en-GB" w:eastAsia="ru-RU"/>
    </w:rPr>
  </w:style>
  <w:style w:type="paragraph" w:customStyle="1" w:styleId="Nonnumbered">
    <w:name w:val="Non_numbered"/>
    <w:basedOn w:val="a8"/>
    <w:next w:val="a8"/>
    <w:rsid w:val="00B740CA"/>
    <w:pPr>
      <w:pageBreakBefore/>
      <w:tabs>
        <w:tab w:val="left" w:pos="851"/>
      </w:tabs>
      <w:suppressAutoHyphens/>
      <w:spacing w:line="360" w:lineRule="auto"/>
      <w:ind w:firstLine="0"/>
      <w:jc w:val="center"/>
    </w:pPr>
    <w:rPr>
      <w:rFonts w:eastAsia="Calibri"/>
      <w:b/>
      <w:caps/>
      <w:szCs w:val="20"/>
      <w:lang w:val="en-GB" w:eastAsia="ru-RU"/>
    </w:rPr>
  </w:style>
  <w:style w:type="paragraph" w:customStyle="1" w:styleId="Abbreviation">
    <w:name w:val="Abbreviation"/>
    <w:basedOn w:val="a8"/>
    <w:next w:val="a8"/>
    <w:rsid w:val="00B740CA"/>
    <w:pPr>
      <w:pageBreakBefore/>
      <w:tabs>
        <w:tab w:val="left" w:pos="851"/>
      </w:tabs>
      <w:spacing w:line="360" w:lineRule="auto"/>
      <w:ind w:firstLine="0"/>
      <w:jc w:val="center"/>
    </w:pPr>
    <w:rPr>
      <w:rFonts w:eastAsia="Calibri"/>
      <w:b/>
      <w:szCs w:val="20"/>
      <w:lang w:val="en-GB" w:eastAsia="ru-RU"/>
    </w:rPr>
  </w:style>
  <w:style w:type="paragraph" w:customStyle="1" w:styleId="1f7">
    <w:name w:val="çàãîëîâîê 1"/>
    <w:basedOn w:val="a8"/>
    <w:next w:val="a8"/>
    <w:rsid w:val="00B740CA"/>
    <w:pPr>
      <w:keepNext/>
      <w:tabs>
        <w:tab w:val="left" w:pos="851"/>
      </w:tabs>
      <w:spacing w:before="240" w:after="60" w:line="360" w:lineRule="auto"/>
      <w:ind w:left="709" w:hanging="709"/>
    </w:pPr>
    <w:rPr>
      <w:rFonts w:eastAsia="Calibri"/>
      <w:b/>
      <w:caps/>
      <w:kern w:val="28"/>
      <w:szCs w:val="20"/>
      <w:lang w:val="en-GB" w:eastAsia="ru-RU"/>
    </w:rPr>
  </w:style>
  <w:style w:type="paragraph" w:customStyle="1" w:styleId="100">
    <w:name w:val="Стиль10"/>
    <w:basedOn w:val="a8"/>
    <w:rsid w:val="00B740CA"/>
    <w:pPr>
      <w:widowControl w:val="0"/>
      <w:tabs>
        <w:tab w:val="left" w:pos="851"/>
      </w:tabs>
      <w:spacing w:line="360" w:lineRule="auto"/>
      <w:ind w:firstLine="284"/>
    </w:pPr>
    <w:rPr>
      <w:rFonts w:eastAsia="Calibri"/>
      <w:szCs w:val="20"/>
      <w:lang w:val="en-US" w:eastAsia="ru-RU"/>
    </w:rPr>
  </w:style>
  <w:style w:type="paragraph" w:customStyle="1" w:styleId="82">
    <w:name w:val="çàãîëîâîê 8"/>
    <w:basedOn w:val="a8"/>
    <w:next w:val="a8"/>
    <w:rsid w:val="00B740CA"/>
    <w:pPr>
      <w:tabs>
        <w:tab w:val="left" w:pos="851"/>
      </w:tabs>
      <w:spacing w:before="240" w:after="60" w:line="360" w:lineRule="auto"/>
      <w:ind w:left="5664" w:hanging="708"/>
    </w:pPr>
    <w:rPr>
      <w:rFonts w:ascii="Arial" w:eastAsia="Calibri" w:hAnsi="Arial"/>
      <w:i/>
      <w:szCs w:val="20"/>
      <w:lang w:val="en-GB" w:eastAsia="ru-RU"/>
    </w:rPr>
  </w:style>
  <w:style w:type="paragraph" w:customStyle="1" w:styleId="11">
    <w:name w:val="Заголовок11"/>
    <w:basedOn w:val="a8"/>
    <w:next w:val="a8"/>
    <w:rsid w:val="00B740CA"/>
    <w:pPr>
      <w:numPr>
        <w:numId w:val="27"/>
      </w:numPr>
      <w:tabs>
        <w:tab w:val="left" w:pos="851"/>
      </w:tabs>
      <w:spacing w:after="120" w:line="360" w:lineRule="auto"/>
      <w:ind w:firstLine="0"/>
    </w:pPr>
    <w:rPr>
      <w:rFonts w:ascii="Arial" w:eastAsia="Calibri" w:hAnsi="Arial"/>
      <w:i/>
      <w:szCs w:val="20"/>
      <w:lang w:eastAsia="ru-RU"/>
    </w:rPr>
  </w:style>
  <w:style w:type="paragraph" w:customStyle="1" w:styleId="Oaio">
    <w:name w:val="Oaio?"/>
    <w:rsid w:val="00B740CA"/>
    <w:pPr>
      <w:overflowPunct w:val="0"/>
      <w:autoSpaceDE w:val="0"/>
      <w:autoSpaceDN w:val="0"/>
      <w:adjustRightInd w:val="0"/>
      <w:textAlignment w:val="baseline"/>
    </w:pPr>
    <w:rPr>
      <w:rFonts w:ascii="Times New Roman" w:hAnsi="Times New Roman"/>
      <w:sz w:val="24"/>
    </w:rPr>
  </w:style>
  <w:style w:type="paragraph" w:customStyle="1" w:styleId="aacionooi">
    <w:name w:val="aac. ionooi"/>
    <w:basedOn w:val="afd"/>
    <w:rsid w:val="00B740CA"/>
    <w:pPr>
      <w:overflowPunct w:val="0"/>
      <w:autoSpaceDE w:val="0"/>
      <w:autoSpaceDN w:val="0"/>
      <w:adjustRightInd w:val="0"/>
      <w:spacing w:after="0" w:line="360" w:lineRule="auto"/>
      <w:ind w:firstLine="709"/>
      <w:jc w:val="center"/>
      <w:textAlignment w:val="baseline"/>
    </w:pPr>
  </w:style>
  <w:style w:type="paragraph" w:customStyle="1" w:styleId="a4">
    <w:name w:val="ЧАСТЬ"/>
    <w:basedOn w:val="1"/>
    <w:next w:val="a8"/>
    <w:rsid w:val="00B740CA"/>
    <w:pPr>
      <w:numPr>
        <w:numId w:val="28"/>
      </w:numPr>
      <w:tabs>
        <w:tab w:val="left" w:pos="567"/>
        <w:tab w:val="left" w:leader="dot" w:pos="9356"/>
      </w:tabs>
      <w:spacing w:line="360" w:lineRule="auto"/>
      <w:ind w:firstLine="567"/>
    </w:pPr>
    <w:rPr>
      <w:rFonts w:eastAsia="Calibri"/>
      <w:b w:val="0"/>
      <w:bCs w:val="0"/>
      <w:caps/>
      <w:color w:val="000080"/>
      <w:sz w:val="36"/>
      <w:szCs w:val="20"/>
      <w:lang w:eastAsia="ru-RU"/>
    </w:rPr>
  </w:style>
  <w:style w:type="paragraph" w:customStyle="1" w:styleId="xl30">
    <w:name w:val="xl30"/>
    <w:basedOn w:val="a8"/>
    <w:rsid w:val="00B740CA"/>
    <w:pPr>
      <w:tabs>
        <w:tab w:val="left" w:pos="851"/>
      </w:tabs>
      <w:spacing w:before="100" w:after="100" w:line="360" w:lineRule="auto"/>
      <w:ind w:firstLine="0"/>
      <w:jc w:val="center"/>
      <w:textAlignment w:val="center"/>
    </w:pPr>
    <w:rPr>
      <w:rFonts w:eastAsia="Calibri"/>
      <w:szCs w:val="20"/>
      <w:lang w:eastAsia="ru-RU"/>
    </w:rPr>
  </w:style>
  <w:style w:type="paragraph" w:customStyle="1" w:styleId="xl24">
    <w:name w:val="xl24"/>
    <w:basedOn w:val="a8"/>
    <w:rsid w:val="00B740CA"/>
    <w:pPr>
      <w:pBdr>
        <w:top w:val="single" w:sz="4" w:space="0" w:color="auto"/>
        <w:bottom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25">
    <w:name w:val="xl25"/>
    <w:basedOn w:val="a8"/>
    <w:rsid w:val="00B740CA"/>
    <w:pPr>
      <w:pBdr>
        <w:top w:val="single" w:sz="4" w:space="0" w:color="auto"/>
        <w:left w:val="single" w:sz="4" w:space="0" w:color="auto"/>
        <w:bottom w:val="single" w:sz="4" w:space="0" w:color="auto"/>
      </w:pBdr>
      <w:tabs>
        <w:tab w:val="left" w:pos="851"/>
      </w:tabs>
      <w:spacing w:before="100" w:beforeAutospacing="1" w:after="100" w:afterAutospacing="1"/>
      <w:ind w:firstLine="0"/>
    </w:pPr>
    <w:rPr>
      <w:rFonts w:eastAsia="Calibri"/>
      <w:szCs w:val="24"/>
      <w:lang w:eastAsia="ru-RU"/>
    </w:rPr>
  </w:style>
  <w:style w:type="paragraph" w:customStyle="1" w:styleId="xl26">
    <w:name w:val="xl26"/>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jc w:val="right"/>
      <w:textAlignment w:val="center"/>
    </w:pPr>
    <w:rPr>
      <w:rFonts w:eastAsia="Calibri"/>
      <w:szCs w:val="24"/>
      <w:lang w:eastAsia="ru-RU"/>
    </w:rPr>
  </w:style>
  <w:style w:type="paragraph" w:customStyle="1" w:styleId="xl27">
    <w:name w:val="xl27"/>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jc w:val="right"/>
    </w:pPr>
    <w:rPr>
      <w:rFonts w:eastAsia="Calibri"/>
      <w:szCs w:val="24"/>
      <w:lang w:eastAsia="ru-RU"/>
    </w:rPr>
  </w:style>
  <w:style w:type="paragraph" w:customStyle="1" w:styleId="xl28">
    <w:name w:val="xl28"/>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jc w:val="center"/>
    </w:pPr>
    <w:rPr>
      <w:rFonts w:eastAsia="Calibri"/>
      <w:szCs w:val="24"/>
      <w:lang w:eastAsia="ru-RU"/>
    </w:rPr>
  </w:style>
  <w:style w:type="paragraph" w:customStyle="1" w:styleId="xl29">
    <w:name w:val="xl29"/>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textAlignment w:val="center"/>
    </w:pPr>
    <w:rPr>
      <w:rFonts w:eastAsia="Calibri"/>
      <w:sz w:val="22"/>
      <w:lang w:eastAsia="ru-RU"/>
    </w:rPr>
  </w:style>
  <w:style w:type="paragraph" w:customStyle="1" w:styleId="xl31">
    <w:name w:val="xl31"/>
    <w:basedOn w:val="a8"/>
    <w:rsid w:val="00B740CA"/>
    <w:pPr>
      <w:tabs>
        <w:tab w:val="left" w:pos="851"/>
      </w:tabs>
      <w:spacing w:before="100" w:beforeAutospacing="1" w:after="100" w:afterAutospacing="1"/>
      <w:ind w:firstLine="0"/>
      <w:jc w:val="center"/>
    </w:pPr>
    <w:rPr>
      <w:rFonts w:eastAsia="Calibri"/>
      <w:szCs w:val="24"/>
      <w:lang w:eastAsia="ru-RU"/>
    </w:rPr>
  </w:style>
  <w:style w:type="paragraph" w:customStyle="1" w:styleId="xl32">
    <w:name w:val="xl32"/>
    <w:basedOn w:val="a8"/>
    <w:rsid w:val="00B740CA"/>
    <w:pPr>
      <w:pBdr>
        <w:top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33">
    <w:name w:val="xl33"/>
    <w:basedOn w:val="a8"/>
    <w:rsid w:val="00B740CA"/>
    <w:pPr>
      <w:pBdr>
        <w:top w:val="single" w:sz="4" w:space="0" w:color="auto"/>
        <w:left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34">
    <w:name w:val="xl34"/>
    <w:basedOn w:val="a8"/>
    <w:rsid w:val="00B740CA"/>
    <w:pPr>
      <w:pBdr>
        <w:left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35">
    <w:name w:val="xl35"/>
    <w:basedOn w:val="a8"/>
    <w:rsid w:val="00B740CA"/>
    <w:pPr>
      <w:pBdr>
        <w:top w:val="single" w:sz="4" w:space="0" w:color="auto"/>
        <w:left w:val="single" w:sz="4" w:space="0" w:color="auto"/>
        <w:bottom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Title3">
    <w:name w:val="Title_3"/>
    <w:basedOn w:val="a8"/>
    <w:next w:val="a8"/>
    <w:rsid w:val="00B740CA"/>
    <w:pPr>
      <w:tabs>
        <w:tab w:val="left" w:pos="851"/>
      </w:tabs>
      <w:ind w:firstLine="0"/>
    </w:pPr>
    <w:rPr>
      <w:rFonts w:eastAsia="Calibri"/>
      <w:b/>
      <w:sz w:val="28"/>
      <w:szCs w:val="20"/>
      <w:lang w:val="en-GB" w:eastAsia="ru-RU"/>
    </w:rPr>
  </w:style>
  <w:style w:type="paragraph" w:customStyle="1" w:styleId="Title1">
    <w:name w:val="Title_1"/>
    <w:basedOn w:val="a8"/>
    <w:next w:val="a8"/>
    <w:rsid w:val="00B740CA"/>
    <w:pPr>
      <w:tabs>
        <w:tab w:val="left" w:pos="851"/>
      </w:tabs>
      <w:suppressAutoHyphens/>
      <w:ind w:firstLine="0"/>
      <w:jc w:val="center"/>
    </w:pPr>
    <w:rPr>
      <w:rFonts w:ascii="Arial" w:eastAsia="Calibri" w:hAnsi="Arial"/>
      <w:caps/>
      <w:sz w:val="36"/>
      <w:szCs w:val="20"/>
      <w:lang w:val="en-GB" w:eastAsia="ru-RU"/>
    </w:rPr>
  </w:style>
  <w:style w:type="paragraph" w:styleId="1f8">
    <w:name w:val="index 1"/>
    <w:basedOn w:val="a8"/>
    <w:next w:val="a8"/>
    <w:autoRedefine/>
    <w:rsid w:val="00B740CA"/>
    <w:pPr>
      <w:tabs>
        <w:tab w:val="left" w:pos="851"/>
      </w:tabs>
      <w:spacing w:line="360" w:lineRule="auto"/>
      <w:ind w:left="240" w:hanging="240"/>
    </w:pPr>
    <w:rPr>
      <w:rFonts w:eastAsia="Calibri"/>
      <w:color w:val="003366"/>
      <w:szCs w:val="20"/>
      <w:lang w:eastAsia="ru-RU"/>
    </w:rPr>
  </w:style>
  <w:style w:type="paragraph" w:customStyle="1" w:styleId="1f9">
    <w:name w:val="Тема примечания1"/>
    <w:basedOn w:val="affff2"/>
    <w:next w:val="affff2"/>
    <w:semiHidden/>
    <w:rsid w:val="00B740CA"/>
    <w:pPr>
      <w:widowControl/>
      <w:overflowPunct/>
      <w:autoSpaceDE/>
      <w:autoSpaceDN/>
      <w:adjustRightInd/>
      <w:spacing w:after="0" w:line="360" w:lineRule="auto"/>
      <w:textAlignment w:val="auto"/>
    </w:pPr>
    <w:rPr>
      <w:b/>
      <w:bCs/>
      <w:lang w:val="ru-RU"/>
    </w:rPr>
  </w:style>
  <w:style w:type="paragraph" w:customStyle="1" w:styleId="1fa">
    <w:name w:val="Текст выноски1"/>
    <w:basedOn w:val="a8"/>
    <w:semiHidden/>
    <w:rsid w:val="00B740CA"/>
    <w:pPr>
      <w:tabs>
        <w:tab w:val="left" w:pos="851"/>
      </w:tabs>
      <w:spacing w:line="360" w:lineRule="auto"/>
      <w:ind w:firstLine="0"/>
    </w:pPr>
    <w:rPr>
      <w:rFonts w:ascii="Arial" w:eastAsia="Calibri" w:hAnsi="Arial" w:cs="Arial"/>
      <w:sz w:val="16"/>
      <w:szCs w:val="16"/>
      <w:lang w:eastAsia="ru-RU"/>
    </w:rPr>
  </w:style>
  <w:style w:type="paragraph" w:customStyle="1" w:styleId="Abstract">
    <w:name w:val="Abstract"/>
    <w:basedOn w:val="a8"/>
    <w:next w:val="a8"/>
    <w:rsid w:val="00B740CA"/>
    <w:pPr>
      <w:tabs>
        <w:tab w:val="left" w:pos="851"/>
      </w:tabs>
      <w:spacing w:after="240" w:line="360" w:lineRule="auto"/>
      <w:ind w:firstLine="0"/>
      <w:jc w:val="center"/>
      <w:outlineLvl w:val="0"/>
    </w:pPr>
    <w:rPr>
      <w:rFonts w:eastAsia="Calibri"/>
      <w:caps/>
      <w:szCs w:val="24"/>
      <w:lang w:val="en-US" w:eastAsia="ru-RU"/>
    </w:rPr>
  </w:style>
  <w:style w:type="paragraph" w:customStyle="1" w:styleId="afffffffff1">
    <w:name w:val="Оглавление"/>
    <w:basedOn w:val="16"/>
    <w:autoRedefine/>
    <w:qFormat/>
    <w:rsid w:val="00555A3C"/>
    <w:pPr>
      <w:tabs>
        <w:tab w:val="clear" w:pos="9628"/>
        <w:tab w:val="left" w:pos="851"/>
        <w:tab w:val="right" w:leader="dot" w:pos="9072"/>
      </w:tabs>
      <w:spacing w:after="0"/>
      <w:ind w:left="567" w:right="567"/>
    </w:pPr>
    <w:rPr>
      <w:rFonts w:eastAsia="Calibri"/>
      <w:color w:val="000000"/>
      <w:szCs w:val="24"/>
      <w:lang w:val="en-US" w:eastAsia="ru-RU"/>
    </w:rPr>
  </w:style>
  <w:style w:type="paragraph" w:customStyle="1" w:styleId="afffffffff2">
    <w:name w:val="Таблица слева"/>
    <w:basedOn w:val="a8"/>
    <w:rsid w:val="00B740CA"/>
    <w:pPr>
      <w:tabs>
        <w:tab w:val="left" w:pos="851"/>
      </w:tabs>
      <w:spacing w:before="120" w:after="120"/>
      <w:ind w:firstLine="0"/>
      <w:jc w:val="right"/>
    </w:pPr>
    <w:rPr>
      <w:rFonts w:ascii="Calibri" w:eastAsia="Calibri" w:hAnsi="Calibri"/>
      <w:szCs w:val="24"/>
      <w:lang w:val="en-US" w:eastAsia="ru-RU"/>
    </w:rPr>
  </w:style>
  <w:style w:type="paragraph" w:customStyle="1" w:styleId="5a">
    <w:name w:val="заголовок5"/>
    <w:basedOn w:val="4"/>
    <w:rsid w:val="00B740CA"/>
    <w:pPr>
      <w:numPr>
        <w:ilvl w:val="0"/>
        <w:numId w:val="0"/>
      </w:numPr>
      <w:tabs>
        <w:tab w:val="num" w:pos="2007"/>
      </w:tabs>
      <w:spacing w:before="0" w:after="360" w:line="360" w:lineRule="auto"/>
      <w:ind w:left="1575" w:hanging="1008"/>
      <w:outlineLvl w:val="4"/>
    </w:pPr>
    <w:rPr>
      <w:b w:val="0"/>
      <w:bCs w:val="0"/>
      <w:lang w:eastAsia="ru-RU"/>
    </w:rPr>
  </w:style>
  <w:style w:type="paragraph" w:customStyle="1" w:styleId="tableplan">
    <w:name w:val="table plan"/>
    <w:basedOn w:val="a8"/>
    <w:rsid w:val="00B740CA"/>
    <w:pPr>
      <w:keepNext/>
      <w:keepLines/>
      <w:tabs>
        <w:tab w:val="left" w:pos="851"/>
      </w:tabs>
      <w:spacing w:before="120" w:after="120"/>
      <w:ind w:firstLine="0"/>
    </w:pPr>
    <w:rPr>
      <w:rFonts w:ascii="Calibri" w:eastAsia="Calibri" w:hAnsi="Calibri"/>
      <w:sz w:val="20"/>
      <w:szCs w:val="20"/>
      <w:lang w:val="en-GB" w:eastAsia="ru-RU"/>
    </w:rPr>
  </w:style>
  <w:style w:type="paragraph" w:customStyle="1" w:styleId="afffffffff3">
    <w:name w:val="абз. отступ"/>
    <w:basedOn w:val="afd"/>
    <w:rsid w:val="00B740CA"/>
    <w:pPr>
      <w:spacing w:after="0" w:line="360" w:lineRule="auto"/>
      <w:ind w:firstLine="709"/>
    </w:pPr>
  </w:style>
  <w:style w:type="paragraph" w:customStyle="1" w:styleId="Referency">
    <w:name w:val="Referency"/>
    <w:basedOn w:val="a8"/>
    <w:rsid w:val="00B740CA"/>
    <w:pPr>
      <w:tabs>
        <w:tab w:val="left" w:pos="851"/>
      </w:tabs>
      <w:spacing w:after="120" w:line="360" w:lineRule="atLeast"/>
      <w:ind w:left="397" w:hanging="397"/>
    </w:pPr>
    <w:rPr>
      <w:rFonts w:ascii="Calibri" w:eastAsia="Calibri" w:hAnsi="Calibri"/>
      <w:szCs w:val="20"/>
      <w:lang w:val="en-GB" w:eastAsia="ru-RU"/>
    </w:rPr>
  </w:style>
  <w:style w:type="paragraph" w:customStyle="1" w:styleId="a">
    <w:name w:val="Заголовок _Раздел_список"/>
    <w:basedOn w:val="1"/>
    <w:rsid w:val="00B740CA"/>
    <w:pPr>
      <w:numPr>
        <w:numId w:val="29"/>
      </w:numPr>
      <w:tabs>
        <w:tab w:val="left" w:pos="567"/>
        <w:tab w:val="left" w:leader="dot" w:pos="9356"/>
      </w:tabs>
      <w:spacing w:line="360" w:lineRule="auto"/>
      <w:jc w:val="left"/>
    </w:pPr>
    <w:rPr>
      <w:rFonts w:ascii="Calibri" w:eastAsia="Calibri" w:hAnsi="Calibri"/>
      <w:b w:val="0"/>
      <w:bCs w:val="0"/>
      <w:color w:val="000080"/>
      <w:sz w:val="32"/>
      <w:lang w:eastAsia="ru-RU"/>
    </w:rPr>
  </w:style>
  <w:style w:type="paragraph" w:customStyle="1" w:styleId="215">
    <w:name w:val="рис_2.1"/>
    <w:basedOn w:val="a8"/>
    <w:rsid w:val="00B740CA"/>
    <w:pPr>
      <w:tabs>
        <w:tab w:val="left" w:pos="851"/>
      </w:tabs>
      <w:spacing w:line="360" w:lineRule="auto"/>
      <w:ind w:left="847" w:hanging="847"/>
      <w:jc w:val="center"/>
    </w:pPr>
    <w:rPr>
      <w:rFonts w:ascii="Calibri" w:eastAsia="Calibri" w:hAnsi="Calibri"/>
      <w:color w:val="000080"/>
      <w:szCs w:val="24"/>
      <w:lang w:eastAsia="ru-RU"/>
    </w:rPr>
  </w:style>
  <w:style w:type="paragraph" w:customStyle="1" w:styleId="411">
    <w:name w:val="табл 4.1"/>
    <w:basedOn w:val="afffffa"/>
    <w:rsid w:val="00B740CA"/>
    <w:pPr>
      <w:tabs>
        <w:tab w:val="clear" w:pos="851"/>
      </w:tabs>
      <w:overflowPunct/>
      <w:autoSpaceDE/>
      <w:autoSpaceDN/>
      <w:adjustRightInd/>
      <w:spacing w:before="0" w:after="0" w:line="360" w:lineRule="auto"/>
      <w:textAlignment w:val="auto"/>
    </w:pPr>
    <w:rPr>
      <w:rFonts w:ascii="Calibri" w:hAnsi="Calibri"/>
      <w:color w:val="000080"/>
      <w:sz w:val="24"/>
      <w:szCs w:val="24"/>
    </w:rPr>
  </w:style>
  <w:style w:type="paragraph" w:customStyle="1" w:styleId="4-1">
    <w:name w:val="табл4-1"/>
    <w:basedOn w:val="afffffa"/>
    <w:rsid w:val="00B740CA"/>
    <w:pPr>
      <w:tabs>
        <w:tab w:val="clear" w:pos="851"/>
      </w:tabs>
      <w:overflowPunct/>
      <w:autoSpaceDE/>
      <w:autoSpaceDN/>
      <w:adjustRightInd/>
      <w:spacing w:before="0" w:after="0" w:line="360" w:lineRule="auto"/>
      <w:textAlignment w:val="auto"/>
    </w:pPr>
    <w:rPr>
      <w:rFonts w:ascii="Calibri" w:hAnsi="Calibri"/>
      <w:sz w:val="24"/>
      <w:szCs w:val="24"/>
    </w:rPr>
  </w:style>
  <w:style w:type="paragraph" w:customStyle="1" w:styleId="-4">
    <w:name w:val="Стиль Основной текст с отступом + Темно-синий"/>
    <w:basedOn w:val="aff1"/>
    <w:rsid w:val="00B740CA"/>
    <w:pPr>
      <w:keepNext/>
      <w:widowControl w:val="0"/>
      <w:spacing w:line="360" w:lineRule="auto"/>
      <w:ind w:left="0" w:firstLine="709"/>
    </w:pPr>
    <w:rPr>
      <w:caps w:val="0"/>
      <w:color w:val="000080"/>
      <w:sz w:val="20"/>
    </w:rPr>
  </w:style>
  <w:style w:type="paragraph" w:customStyle="1" w:styleId="BodyNon-update">
    <w:name w:val="Body Non-update"/>
    <w:basedOn w:val="afd"/>
    <w:rsid w:val="00B740CA"/>
    <w:pPr>
      <w:widowControl w:val="0"/>
      <w:spacing w:after="0" w:line="360" w:lineRule="auto"/>
    </w:pPr>
  </w:style>
  <w:style w:type="paragraph" w:customStyle="1" w:styleId="1-33">
    <w:name w:val="Текст1-3 Знак"/>
    <w:basedOn w:val="a8"/>
    <w:rsid w:val="00B740CA"/>
    <w:pPr>
      <w:widowControl w:val="0"/>
      <w:tabs>
        <w:tab w:val="left" w:pos="851"/>
      </w:tabs>
      <w:spacing w:after="60" w:line="288" w:lineRule="auto"/>
      <w:ind w:firstLine="709"/>
    </w:pPr>
    <w:rPr>
      <w:rFonts w:ascii="Arial" w:eastAsia="Calibri" w:hAnsi="Arial"/>
      <w:szCs w:val="24"/>
      <w:lang w:eastAsia="ru-RU"/>
    </w:rPr>
  </w:style>
  <w:style w:type="paragraph" w:customStyle="1" w:styleId="1-34">
    <w:name w:val="текс1-3Ж"/>
    <w:basedOn w:val="1-3"/>
    <w:autoRedefine/>
    <w:rsid w:val="00B740CA"/>
    <w:pPr>
      <w:widowControl w:val="0"/>
      <w:ind w:firstLine="0"/>
      <w:jc w:val="center"/>
    </w:pPr>
    <w:rPr>
      <w:rFonts w:ascii="Arial" w:hAnsi="Arial"/>
      <w:b/>
      <w:bCs/>
      <w:iCs/>
      <w:noProof/>
      <w:szCs w:val="24"/>
    </w:rPr>
  </w:style>
  <w:style w:type="character" w:customStyle="1" w:styleId="afff6">
    <w:name w:val="Содержание Знак"/>
    <w:link w:val="afff5"/>
    <w:locked/>
    <w:rsid w:val="00B740CA"/>
    <w:rPr>
      <w:rFonts w:ascii="Times New Roman" w:hAnsi="Times New Roman"/>
      <w:b/>
      <w:caps/>
      <w:snapToGrid w:val="0"/>
      <w:color w:val="000000"/>
      <w:sz w:val="20"/>
      <w:shd w:val="clear" w:color="auto" w:fill="FFFFFF"/>
      <w:lang w:eastAsia="ru-RU"/>
    </w:rPr>
  </w:style>
  <w:style w:type="character" w:customStyle="1" w:styleId="afffffffc">
    <w:name w:val="список Знак Знак"/>
    <w:link w:val="afffffffb"/>
    <w:locked/>
    <w:rsid w:val="00B740CA"/>
    <w:rPr>
      <w:rFonts w:ascii="Times New Roman" w:hAnsi="Times New Roman"/>
      <w:snapToGrid w:val="0"/>
      <w:sz w:val="20"/>
      <w:lang w:eastAsia="ru-RU"/>
    </w:rPr>
  </w:style>
  <w:style w:type="paragraph" w:customStyle="1" w:styleId="48">
    <w:name w:val="Тит4"/>
    <w:aliases w:val="п/разд.том"/>
    <w:basedOn w:val="a8"/>
    <w:rsid w:val="00B740CA"/>
    <w:pPr>
      <w:tabs>
        <w:tab w:val="left" w:pos="851"/>
      </w:tabs>
      <w:overflowPunct w:val="0"/>
      <w:autoSpaceDE w:val="0"/>
      <w:autoSpaceDN w:val="0"/>
      <w:adjustRightInd w:val="0"/>
      <w:spacing w:before="120" w:after="120" w:line="288" w:lineRule="auto"/>
      <w:ind w:firstLine="0"/>
      <w:jc w:val="center"/>
      <w:textAlignment w:val="baseline"/>
    </w:pPr>
    <w:rPr>
      <w:rFonts w:ascii="Arial" w:eastAsia="Calibri" w:hAnsi="Arial"/>
      <w:b/>
      <w:szCs w:val="20"/>
      <w:lang w:eastAsia="ru-RU"/>
    </w:rPr>
  </w:style>
  <w:style w:type="paragraph" w:customStyle="1" w:styleId="7272">
    <w:name w:val="Стиль Перед:  72 пт После:  72 пт"/>
    <w:basedOn w:val="a8"/>
    <w:rsid w:val="00B740CA"/>
    <w:pPr>
      <w:tabs>
        <w:tab w:val="left" w:pos="851"/>
      </w:tabs>
      <w:spacing w:before="60" w:after="60"/>
      <w:ind w:firstLine="0"/>
    </w:pPr>
    <w:rPr>
      <w:rFonts w:eastAsia="Calibri"/>
      <w:szCs w:val="20"/>
      <w:lang w:eastAsia="ru-RU"/>
    </w:rPr>
  </w:style>
  <w:style w:type="paragraph" w:customStyle="1" w:styleId="afffffffff4">
    <w:name w:val="бычный"/>
    <w:link w:val="afffffffff5"/>
    <w:rsid w:val="00B740CA"/>
    <w:pPr>
      <w:widowControl w:val="0"/>
      <w:autoSpaceDE w:val="0"/>
      <w:autoSpaceDN w:val="0"/>
      <w:spacing w:line="360" w:lineRule="auto"/>
      <w:ind w:firstLine="851"/>
      <w:jc w:val="both"/>
    </w:pPr>
    <w:rPr>
      <w:rFonts w:ascii="Times New Roman" w:hAnsi="Times New Roman"/>
      <w:sz w:val="22"/>
    </w:rPr>
  </w:style>
  <w:style w:type="character" w:customStyle="1" w:styleId="afffffffff5">
    <w:name w:val="бычный Знак"/>
    <w:link w:val="afffffffff4"/>
    <w:locked/>
    <w:rsid w:val="00B740CA"/>
    <w:rPr>
      <w:rFonts w:ascii="Times New Roman" w:hAnsi="Times New Roman"/>
      <w:sz w:val="22"/>
      <w:lang w:val="ru-RU" w:eastAsia="ru-RU" w:bidi="ar-SA"/>
    </w:rPr>
  </w:style>
  <w:style w:type="paragraph" w:customStyle="1" w:styleId="BodyText31">
    <w:name w:val="Body Text 31"/>
    <w:basedOn w:val="a8"/>
    <w:rsid w:val="00B740CA"/>
    <w:pPr>
      <w:tabs>
        <w:tab w:val="left" w:pos="851"/>
      </w:tabs>
      <w:ind w:firstLine="0"/>
      <w:jc w:val="center"/>
    </w:pPr>
    <w:rPr>
      <w:rFonts w:ascii="Arial" w:eastAsia="Calibri" w:hAnsi="Arial"/>
      <w:szCs w:val="20"/>
      <w:lang w:eastAsia="ru-RU"/>
    </w:rPr>
  </w:style>
  <w:style w:type="character" w:customStyle="1" w:styleId="1-35">
    <w:name w:val="Текст 1-3 Знак Знак Знак Знак"/>
    <w:link w:val="1-36"/>
    <w:locked/>
    <w:rsid w:val="00B740CA"/>
    <w:rPr>
      <w:rFonts w:ascii="Arial" w:hAnsi="Arial"/>
      <w:sz w:val="24"/>
    </w:rPr>
  </w:style>
  <w:style w:type="paragraph" w:customStyle="1" w:styleId="1-36">
    <w:name w:val="Текст 1-3 Знак Знак Знак"/>
    <w:basedOn w:val="a8"/>
    <w:link w:val="1-35"/>
    <w:rsid w:val="00B740CA"/>
    <w:pPr>
      <w:tabs>
        <w:tab w:val="left" w:pos="851"/>
      </w:tabs>
      <w:spacing w:after="60" w:line="288" w:lineRule="auto"/>
      <w:ind w:firstLine="709"/>
    </w:pPr>
    <w:rPr>
      <w:rFonts w:ascii="Arial" w:eastAsia="Calibri" w:hAnsi="Arial"/>
      <w:szCs w:val="20"/>
    </w:rPr>
  </w:style>
  <w:style w:type="paragraph" w:customStyle="1" w:styleId="1-37">
    <w:name w:val="текст1-3 Знак Знак Знак"/>
    <w:basedOn w:val="a8"/>
    <w:autoRedefine/>
    <w:rsid w:val="00B740CA"/>
    <w:pPr>
      <w:tabs>
        <w:tab w:val="left" w:pos="851"/>
      </w:tabs>
      <w:spacing w:line="288" w:lineRule="auto"/>
      <w:ind w:firstLine="0"/>
    </w:pPr>
    <w:rPr>
      <w:rFonts w:ascii="Arial" w:eastAsia="Calibri" w:hAnsi="Arial"/>
      <w:szCs w:val="20"/>
      <w:lang w:eastAsia="ru-RU"/>
    </w:rPr>
  </w:style>
  <w:style w:type="paragraph" w:customStyle="1" w:styleId="1-38">
    <w:name w:val="Текст1-3 Знак Знак"/>
    <w:basedOn w:val="a8"/>
    <w:link w:val="1-39"/>
    <w:rsid w:val="00B740CA"/>
    <w:pPr>
      <w:widowControl w:val="0"/>
      <w:tabs>
        <w:tab w:val="left" w:pos="851"/>
      </w:tabs>
      <w:spacing w:after="60" w:line="288" w:lineRule="auto"/>
      <w:ind w:firstLine="709"/>
    </w:pPr>
    <w:rPr>
      <w:rFonts w:ascii="Arial" w:eastAsia="Calibri" w:hAnsi="Arial"/>
      <w:szCs w:val="20"/>
      <w:lang w:eastAsia="ru-RU"/>
    </w:rPr>
  </w:style>
  <w:style w:type="character" w:customStyle="1" w:styleId="1-39">
    <w:name w:val="Текст1-3 Знак Знак Знак"/>
    <w:link w:val="1-38"/>
    <w:locked/>
    <w:rsid w:val="00B740CA"/>
    <w:rPr>
      <w:rFonts w:ascii="Arial" w:hAnsi="Arial"/>
      <w:sz w:val="24"/>
      <w:lang w:eastAsia="ru-RU"/>
    </w:rPr>
  </w:style>
  <w:style w:type="paragraph" w:customStyle="1" w:styleId="3-0">
    <w:name w:val="Титул 3-раздел"/>
    <w:aliases w:val="том"/>
    <w:basedOn w:val="a8"/>
    <w:rsid w:val="00B740CA"/>
    <w:pPr>
      <w:widowControl w:val="0"/>
      <w:tabs>
        <w:tab w:val="left" w:pos="851"/>
      </w:tabs>
      <w:spacing w:before="120" w:after="120" w:line="288" w:lineRule="auto"/>
      <w:ind w:firstLine="0"/>
      <w:jc w:val="center"/>
    </w:pPr>
    <w:rPr>
      <w:rFonts w:eastAsia="Calibri"/>
      <w:sz w:val="28"/>
      <w:szCs w:val="24"/>
      <w:lang w:eastAsia="ru-RU"/>
    </w:rPr>
  </w:style>
  <w:style w:type="paragraph" w:customStyle="1" w:styleId="afffffffff6">
    <w:name w:val="Стиль Текст таблицы + По центру"/>
    <w:basedOn w:val="affffe"/>
    <w:rsid w:val="00B740CA"/>
  </w:style>
  <w:style w:type="paragraph" w:customStyle="1" w:styleId="1fb">
    <w:name w:val="таб1"/>
    <w:aliases w:val="наим.прод."/>
    <w:basedOn w:val="a8"/>
    <w:next w:val="a8"/>
    <w:rsid w:val="00B740CA"/>
    <w:pPr>
      <w:keepNext/>
      <w:tabs>
        <w:tab w:val="left" w:pos="851"/>
      </w:tabs>
      <w:spacing w:before="120" w:line="288" w:lineRule="auto"/>
      <w:ind w:firstLine="0"/>
    </w:pPr>
    <w:rPr>
      <w:rFonts w:ascii="Arial" w:eastAsia="Calibri" w:hAnsi="Arial"/>
      <w:b/>
      <w:i/>
      <w:szCs w:val="20"/>
      <w:lang w:eastAsia="ru-RU"/>
    </w:rPr>
  </w:style>
  <w:style w:type="character" w:customStyle="1" w:styleId="afffffffff7">
    <w:name w:val="Знак Знак Знак"/>
    <w:rsid w:val="00B740CA"/>
    <w:rPr>
      <w:snapToGrid w:val="0"/>
      <w:color w:val="000000"/>
      <w:sz w:val="24"/>
      <w:lang w:val="ru-RU" w:eastAsia="ru-RU"/>
    </w:rPr>
  </w:style>
  <w:style w:type="table" w:styleId="afffffffff8">
    <w:name w:val="Table Theme"/>
    <w:basedOn w:val="aa"/>
    <w:rsid w:val="00B740CA"/>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3">
    <w:name w:val="Section 3"/>
    <w:basedOn w:val="a8"/>
    <w:rsid w:val="00B740CA"/>
    <w:pPr>
      <w:numPr>
        <w:ilvl w:val="2"/>
        <w:numId w:val="31"/>
      </w:numPr>
      <w:tabs>
        <w:tab w:val="left" w:pos="851"/>
      </w:tabs>
      <w:spacing w:before="120" w:after="120"/>
    </w:pPr>
    <w:rPr>
      <w:rFonts w:eastAsia="Calibri"/>
      <w:sz w:val="28"/>
      <w:szCs w:val="28"/>
      <w:lang w:eastAsia="ru-RU"/>
    </w:rPr>
  </w:style>
  <w:style w:type="paragraph" w:customStyle="1" w:styleId="AuthorAffilliation">
    <w:name w:val="Author Affilliation"/>
    <w:rsid w:val="00B740CA"/>
    <w:pPr>
      <w:jc w:val="center"/>
    </w:pPr>
    <w:rPr>
      <w:rFonts w:ascii="Times New Roman" w:hAnsi="Times New Roman"/>
      <w:sz w:val="24"/>
      <w:lang w:val="en-US"/>
    </w:rPr>
  </w:style>
  <w:style w:type="character" w:customStyle="1" w:styleId="1-3a">
    <w:name w:val="текст1-3 Знак Знак"/>
    <w:rsid w:val="00B740CA"/>
    <w:rPr>
      <w:rFonts w:ascii="Arial" w:hAnsi="Arial"/>
      <w:sz w:val="24"/>
      <w:lang w:val="ru-RU" w:eastAsia="ru-RU"/>
    </w:rPr>
  </w:style>
  <w:style w:type="paragraph" w:customStyle="1" w:styleId="afffffffff9">
    <w:name w:val="Первая колонка"/>
    <w:basedOn w:val="affffe"/>
    <w:rsid w:val="00B740CA"/>
    <w:pPr>
      <w:autoSpaceDE/>
      <w:autoSpaceDN/>
      <w:spacing w:before="40" w:after="40"/>
      <w:jc w:val="left"/>
    </w:pPr>
    <w:rPr>
      <w:sz w:val="20"/>
    </w:rPr>
  </w:style>
  <w:style w:type="paragraph" w:customStyle="1" w:styleId="afffffffffa">
    <w:name w:val="Заголовок табл."/>
    <w:basedOn w:val="affffe"/>
    <w:next w:val="affffe"/>
    <w:rsid w:val="00B740CA"/>
    <w:pPr>
      <w:suppressAutoHyphens/>
      <w:autoSpaceDE/>
      <w:autoSpaceDN/>
      <w:spacing w:before="40" w:after="40"/>
    </w:pPr>
    <w:rPr>
      <w:b/>
      <w:sz w:val="20"/>
    </w:rPr>
  </w:style>
  <w:style w:type="paragraph" w:customStyle="1" w:styleId="afffffffffb">
    <w:name w:val="Ñòèëü"/>
    <w:rsid w:val="00B740CA"/>
    <w:pPr>
      <w:widowControl w:val="0"/>
    </w:pPr>
    <w:rPr>
      <w:rFonts w:ascii="Times New Roman" w:hAnsi="Times New Roman"/>
      <w:spacing w:val="-1"/>
      <w:kern w:val="65535"/>
      <w:position w:val="-1"/>
      <w:sz w:val="24"/>
      <w:lang w:val="en-US"/>
    </w:rPr>
  </w:style>
  <w:style w:type="paragraph" w:customStyle="1" w:styleId="Body-text">
    <w:name w:val="Body-text"/>
    <w:basedOn w:val="afffffffffb"/>
    <w:rsid w:val="00B740CA"/>
    <w:pPr>
      <w:widowControl/>
      <w:tabs>
        <w:tab w:val="left" w:pos="284"/>
        <w:tab w:val="left" w:pos="360"/>
        <w:tab w:val="left" w:pos="567"/>
      </w:tabs>
      <w:spacing w:line="360" w:lineRule="auto"/>
      <w:ind w:firstLine="720"/>
      <w:jc w:val="both"/>
    </w:pPr>
    <w:rPr>
      <w:spacing w:val="0"/>
      <w:kern w:val="0"/>
      <w:position w:val="0"/>
      <w:lang w:val="ru-RU"/>
    </w:rPr>
  </w:style>
  <w:style w:type="paragraph" w:customStyle="1" w:styleId="1--03">
    <w:name w:val="Стиль Спис1--0 + После:  3 пт"/>
    <w:basedOn w:val="1--0"/>
    <w:rsid w:val="00B740CA"/>
    <w:pPr>
      <w:tabs>
        <w:tab w:val="clear" w:pos="0"/>
        <w:tab w:val="num" w:pos="851"/>
      </w:tabs>
      <w:ind w:left="851" w:firstLine="0"/>
    </w:pPr>
  </w:style>
  <w:style w:type="paragraph" w:customStyle="1" w:styleId="1--031">
    <w:name w:val="Стиль Спис1--0 + После:  3 пт1"/>
    <w:basedOn w:val="1--0"/>
    <w:rsid w:val="00B740CA"/>
    <w:pPr>
      <w:tabs>
        <w:tab w:val="clear" w:pos="0"/>
        <w:tab w:val="clear" w:pos="851"/>
      </w:tabs>
      <w:ind w:left="851" w:firstLine="0"/>
    </w:pPr>
  </w:style>
  <w:style w:type="paragraph" w:customStyle="1" w:styleId="204">
    <w:name w:val="Стиль Введение + Перед:  204 пт"/>
    <w:basedOn w:val="afff9"/>
    <w:rsid w:val="00B740CA"/>
    <w:pPr>
      <w:numPr>
        <w:numId w:val="0"/>
      </w:numPr>
      <w:tabs>
        <w:tab w:val="clear" w:pos="1134"/>
      </w:tabs>
      <w:spacing w:before="6000"/>
      <w:jc w:val="center"/>
    </w:pPr>
    <w:rPr>
      <w:bCs/>
      <w:sz w:val="32"/>
    </w:rPr>
  </w:style>
  <w:style w:type="paragraph" w:customStyle="1" w:styleId="1415">
    <w:name w:val="Стиль 14 пт полужирный все прописные Слева:  15 см"/>
    <w:basedOn w:val="a8"/>
    <w:rsid w:val="00B740CA"/>
    <w:pPr>
      <w:tabs>
        <w:tab w:val="left" w:pos="851"/>
      </w:tabs>
      <w:spacing w:before="120" w:after="120"/>
      <w:ind w:left="851" w:firstLine="0"/>
    </w:pPr>
    <w:rPr>
      <w:rFonts w:eastAsia="Calibri"/>
      <w:b/>
      <w:bCs/>
      <w:caps/>
      <w:sz w:val="28"/>
      <w:szCs w:val="20"/>
      <w:lang w:eastAsia="ru-RU"/>
    </w:rPr>
  </w:style>
  <w:style w:type="paragraph" w:customStyle="1" w:styleId="150">
    <w:name w:val="Стиль полужирный все прописные Слева:  15 см"/>
    <w:basedOn w:val="a8"/>
    <w:rsid w:val="00B740CA"/>
    <w:pPr>
      <w:tabs>
        <w:tab w:val="left" w:pos="851"/>
      </w:tabs>
      <w:spacing w:before="60" w:after="60"/>
      <w:ind w:left="851" w:firstLine="0"/>
    </w:pPr>
    <w:rPr>
      <w:rFonts w:eastAsia="Calibri"/>
      <w:b/>
      <w:bCs/>
      <w:caps/>
      <w:szCs w:val="20"/>
      <w:lang w:eastAsia="ru-RU"/>
    </w:rPr>
  </w:style>
  <w:style w:type="character" w:customStyle="1" w:styleId="afffffffffc">
    <w:name w:val="список Знак"/>
    <w:rsid w:val="00B740CA"/>
    <w:rPr>
      <w:sz w:val="24"/>
      <w:lang w:val="ru-RU" w:eastAsia="ru-RU"/>
    </w:rPr>
  </w:style>
  <w:style w:type="paragraph" w:customStyle="1" w:styleId="160">
    <w:name w:val="Стиль 16 пт полужирный По центру"/>
    <w:basedOn w:val="a8"/>
    <w:rsid w:val="00B740CA"/>
    <w:pPr>
      <w:tabs>
        <w:tab w:val="left" w:pos="851"/>
      </w:tabs>
      <w:ind w:firstLine="0"/>
      <w:jc w:val="center"/>
    </w:pPr>
    <w:rPr>
      <w:rFonts w:eastAsia="Calibri"/>
      <w:b/>
      <w:bCs/>
      <w:caps/>
      <w:sz w:val="32"/>
      <w:szCs w:val="20"/>
      <w:lang w:eastAsia="ru-RU"/>
    </w:rPr>
  </w:style>
  <w:style w:type="paragraph" w:customStyle="1" w:styleId="1614">
    <w:name w:val="Стиль Стиль 16 пт полужирный По центру + 14 пт По ширине"/>
    <w:basedOn w:val="160"/>
    <w:rsid w:val="00B740CA"/>
    <w:pPr>
      <w:spacing w:before="120" w:after="120"/>
      <w:ind w:left="851"/>
      <w:jc w:val="both"/>
    </w:pPr>
    <w:rPr>
      <w:sz w:val="28"/>
    </w:rPr>
  </w:style>
  <w:style w:type="paragraph" w:customStyle="1" w:styleId="161412">
    <w:name w:val="Стиль Стиль Стиль 16 пт полужирный По центру + 14 пт По ширине + 12..."/>
    <w:basedOn w:val="1614"/>
    <w:rsid w:val="00B740CA"/>
    <w:rPr>
      <w:sz w:val="24"/>
    </w:rPr>
  </w:style>
  <w:style w:type="paragraph" w:styleId="afffffffffd">
    <w:name w:val="index heading"/>
    <w:basedOn w:val="a8"/>
    <w:next w:val="1f8"/>
    <w:rsid w:val="00B740CA"/>
    <w:pPr>
      <w:ind w:firstLine="567"/>
    </w:pPr>
    <w:rPr>
      <w:rFonts w:ascii="Arial" w:eastAsia="Calibri" w:hAnsi="Arial"/>
      <w:b/>
      <w:szCs w:val="20"/>
      <w:lang w:val="en-GB"/>
    </w:rPr>
  </w:style>
  <w:style w:type="paragraph" w:customStyle="1" w:styleId="afffffffffe">
    <w:name w:val="Обычный по центру"/>
    <w:basedOn w:val="a8"/>
    <w:autoRedefine/>
    <w:rsid w:val="00B740CA"/>
    <w:pPr>
      <w:spacing w:before="240" w:after="120"/>
      <w:ind w:firstLine="0"/>
      <w:jc w:val="center"/>
    </w:pPr>
    <w:rPr>
      <w:rFonts w:eastAsia="Calibri"/>
      <w:bCs/>
      <w:szCs w:val="18"/>
      <w:lang w:eastAsia="ru-RU"/>
    </w:rPr>
  </w:style>
  <w:style w:type="paragraph" w:customStyle="1" w:styleId="u-2-msoplaintext">
    <w:name w:val="u-2-msoplaintext"/>
    <w:basedOn w:val="a8"/>
    <w:rsid w:val="00B740CA"/>
    <w:pPr>
      <w:spacing w:before="100" w:beforeAutospacing="1" w:after="100" w:afterAutospacing="1"/>
      <w:ind w:firstLine="0"/>
      <w:jc w:val="left"/>
    </w:pPr>
    <w:rPr>
      <w:rFonts w:eastAsia="Calibri"/>
      <w:szCs w:val="24"/>
      <w:lang w:eastAsia="ru-RU"/>
    </w:rPr>
  </w:style>
  <w:style w:type="paragraph" w:customStyle="1" w:styleId="2">
    <w:name w:val="Обычный2список"/>
    <w:basedOn w:val="a8"/>
    <w:link w:val="2ffc"/>
    <w:qFormat/>
    <w:rsid w:val="00B740CA"/>
    <w:pPr>
      <w:numPr>
        <w:numId w:val="32"/>
      </w:numPr>
      <w:tabs>
        <w:tab w:val="left" w:pos="851"/>
      </w:tabs>
    </w:pPr>
    <w:rPr>
      <w:rFonts w:ascii="Calibri" w:eastAsia="Calibri" w:hAnsi="Calibri"/>
      <w:szCs w:val="24"/>
      <w:lang w:eastAsia="ja-JP"/>
    </w:rPr>
  </w:style>
  <w:style w:type="paragraph" w:customStyle="1" w:styleId="49">
    <w:name w:val="Обычный4таблица"/>
    <w:link w:val="4a"/>
    <w:qFormat/>
    <w:rsid w:val="00B740CA"/>
    <w:rPr>
      <w:rFonts w:ascii="Times New Roman" w:hAnsi="Times New Roman"/>
      <w:sz w:val="22"/>
    </w:rPr>
  </w:style>
  <w:style w:type="character" w:customStyle="1" w:styleId="2ffc">
    <w:name w:val="Обычный2список Знак"/>
    <w:link w:val="2"/>
    <w:locked/>
    <w:rsid w:val="00B740CA"/>
    <w:rPr>
      <w:sz w:val="24"/>
      <w:szCs w:val="24"/>
      <w:lang w:eastAsia="ja-JP"/>
    </w:rPr>
  </w:style>
  <w:style w:type="paragraph" w:customStyle="1" w:styleId="420">
    <w:name w:val="Стиль4отступ2"/>
    <w:basedOn w:val="af3"/>
    <w:link w:val="421"/>
    <w:qFormat/>
    <w:rsid w:val="00B740CA"/>
    <w:pPr>
      <w:spacing w:before="120" w:after="120"/>
    </w:pPr>
    <w:rPr>
      <w:szCs w:val="24"/>
    </w:rPr>
  </w:style>
  <w:style w:type="character" w:customStyle="1" w:styleId="4a">
    <w:name w:val="Обычный4таблица Знак"/>
    <w:link w:val="49"/>
    <w:locked/>
    <w:rsid w:val="00B740CA"/>
    <w:rPr>
      <w:rFonts w:ascii="Times New Roman" w:hAnsi="Times New Roman"/>
      <w:sz w:val="22"/>
      <w:lang w:val="ru-RU" w:eastAsia="ru-RU" w:bidi="ar-SA"/>
    </w:rPr>
  </w:style>
  <w:style w:type="paragraph" w:customStyle="1" w:styleId="4b">
    <w:name w:val="Обычный4цт"/>
    <w:basedOn w:val="49"/>
    <w:link w:val="4c"/>
    <w:qFormat/>
    <w:rsid w:val="00B740CA"/>
    <w:pPr>
      <w:jc w:val="center"/>
    </w:pPr>
    <w:rPr>
      <w:sz w:val="20"/>
    </w:rPr>
  </w:style>
  <w:style w:type="character" w:customStyle="1" w:styleId="421">
    <w:name w:val="Стиль4отступ2 Знак"/>
    <w:link w:val="420"/>
    <w:locked/>
    <w:rsid w:val="00B740CA"/>
    <w:rPr>
      <w:rFonts w:ascii="Times New Roman" w:hAnsi="Times New Roman" w:cs="Times New Roman"/>
      <w:sz w:val="24"/>
      <w:szCs w:val="24"/>
      <w:lang w:eastAsia="ru-RU"/>
    </w:rPr>
  </w:style>
  <w:style w:type="paragraph" w:customStyle="1" w:styleId="4d">
    <w:name w:val="Стиль4список"/>
    <w:basedOn w:val="a8"/>
    <w:link w:val="4e"/>
    <w:qFormat/>
    <w:rsid w:val="00B740CA"/>
    <w:pPr>
      <w:tabs>
        <w:tab w:val="left" w:pos="851"/>
      </w:tabs>
      <w:ind w:firstLine="0"/>
    </w:pPr>
    <w:rPr>
      <w:rFonts w:eastAsia="Calibri"/>
      <w:szCs w:val="20"/>
      <w:lang w:eastAsia="ru-RU"/>
    </w:rPr>
  </w:style>
  <w:style w:type="character" w:customStyle="1" w:styleId="4c">
    <w:name w:val="Обычный4цт Знак"/>
    <w:link w:val="4b"/>
    <w:locked/>
    <w:rsid w:val="00B740CA"/>
    <w:rPr>
      <w:rFonts w:ascii="Times New Roman" w:hAnsi="Times New Roman"/>
      <w:sz w:val="20"/>
      <w:lang w:val="ru-RU" w:eastAsia="ru-RU"/>
    </w:rPr>
  </w:style>
  <w:style w:type="paragraph" w:customStyle="1" w:styleId="5b">
    <w:name w:val="Стиль5список"/>
    <w:basedOn w:val="4d"/>
    <w:link w:val="5c"/>
    <w:qFormat/>
    <w:rsid w:val="00B740CA"/>
    <w:pPr>
      <w:spacing w:before="60" w:after="60"/>
    </w:pPr>
    <w:rPr>
      <w:szCs w:val="24"/>
    </w:rPr>
  </w:style>
  <w:style w:type="character" w:customStyle="1" w:styleId="4e">
    <w:name w:val="Стиль4список Знак"/>
    <w:link w:val="4d"/>
    <w:locked/>
    <w:rsid w:val="00B740CA"/>
    <w:rPr>
      <w:rFonts w:ascii="Times New Roman" w:hAnsi="Times New Roman"/>
      <w:sz w:val="24"/>
      <w:lang w:eastAsia="ru-RU"/>
    </w:rPr>
  </w:style>
  <w:style w:type="character" w:customStyle="1" w:styleId="5c">
    <w:name w:val="Стиль5список Знак"/>
    <w:link w:val="5b"/>
    <w:locked/>
    <w:rsid w:val="00B740CA"/>
    <w:rPr>
      <w:rFonts w:ascii="Times New Roman" w:hAnsi="Times New Roman" w:cs="Times New Roman"/>
      <w:sz w:val="24"/>
      <w:szCs w:val="24"/>
      <w:lang w:eastAsia="ru-RU"/>
    </w:rPr>
  </w:style>
  <w:style w:type="paragraph" w:customStyle="1" w:styleId="5d">
    <w:name w:val="Стиль5отступ"/>
    <w:basedOn w:val="af3"/>
    <w:link w:val="5e"/>
    <w:qFormat/>
    <w:rsid w:val="00B740CA"/>
    <w:pPr>
      <w:spacing w:before="120"/>
    </w:pPr>
    <w:rPr>
      <w:szCs w:val="24"/>
    </w:rPr>
  </w:style>
  <w:style w:type="character" w:customStyle="1" w:styleId="5e">
    <w:name w:val="Стиль5отступ Знак"/>
    <w:link w:val="5d"/>
    <w:locked/>
    <w:rsid w:val="00B740CA"/>
    <w:rPr>
      <w:rFonts w:ascii="Times New Roman" w:hAnsi="Times New Roman" w:cs="Times New Roman"/>
      <w:sz w:val="24"/>
      <w:szCs w:val="24"/>
      <w:lang w:eastAsia="ru-RU"/>
    </w:rPr>
  </w:style>
  <w:style w:type="character" w:customStyle="1" w:styleId="52">
    <w:name w:val="Стиль5обычный Знак"/>
    <w:link w:val="51"/>
    <w:locked/>
    <w:rsid w:val="00B740CA"/>
    <w:rPr>
      <w:rFonts w:ascii="Calibri" w:eastAsia="Calibri" w:hAnsi="Calibri"/>
      <w:sz w:val="24"/>
      <w:lang w:val="ru-RU" w:eastAsia="ru-RU" w:bidi="ar-SA"/>
    </w:rPr>
  </w:style>
  <w:style w:type="character" w:customStyle="1" w:styleId="slug-pub-date">
    <w:name w:val="slug-pub-date"/>
    <w:rsid w:val="00B740CA"/>
  </w:style>
  <w:style w:type="character" w:customStyle="1" w:styleId="slug-vol">
    <w:name w:val="slug-vol"/>
    <w:rsid w:val="00B740CA"/>
  </w:style>
  <w:style w:type="character" w:customStyle="1" w:styleId="slug-issue">
    <w:name w:val="slug-issue"/>
    <w:rsid w:val="00B740CA"/>
  </w:style>
  <w:style w:type="character" w:customStyle="1" w:styleId="slug-pages">
    <w:name w:val="slug-pages"/>
    <w:rsid w:val="00B740CA"/>
  </w:style>
  <w:style w:type="paragraph" w:customStyle="1" w:styleId="551">
    <w:name w:val="Стиль55рис"/>
    <w:basedOn w:val="53"/>
    <w:link w:val="552"/>
    <w:qFormat/>
    <w:rsid w:val="00B740CA"/>
    <w:pPr>
      <w:spacing w:before="240" w:after="120"/>
    </w:pPr>
  </w:style>
  <w:style w:type="paragraph" w:customStyle="1" w:styleId="4f">
    <w:name w:val="Стиль4примеч"/>
    <w:basedOn w:val="af3"/>
    <w:link w:val="4f0"/>
    <w:qFormat/>
    <w:rsid w:val="00B740CA"/>
    <w:rPr>
      <w:b/>
      <w:i/>
    </w:rPr>
  </w:style>
  <w:style w:type="character" w:customStyle="1" w:styleId="552">
    <w:name w:val="Стиль55рис Знак"/>
    <w:basedOn w:val="54"/>
    <w:link w:val="551"/>
    <w:locked/>
    <w:rsid w:val="00B740CA"/>
    <w:rPr>
      <w:rFonts w:ascii="Times New Roman" w:hAnsi="Times New Roman" w:cs="Times New Roman"/>
      <w:sz w:val="24"/>
      <w:szCs w:val="24"/>
      <w:lang w:eastAsia="ru-RU"/>
    </w:rPr>
  </w:style>
  <w:style w:type="paragraph" w:customStyle="1" w:styleId="5f">
    <w:name w:val="Стиль5прим"/>
    <w:basedOn w:val="4f"/>
    <w:link w:val="5f0"/>
    <w:qFormat/>
    <w:rsid w:val="00B740CA"/>
    <w:pPr>
      <w:spacing w:before="120"/>
    </w:pPr>
    <w:rPr>
      <w:szCs w:val="24"/>
    </w:rPr>
  </w:style>
  <w:style w:type="character" w:customStyle="1" w:styleId="4f0">
    <w:name w:val="Стиль4примеч Знак"/>
    <w:link w:val="4f"/>
    <w:locked/>
    <w:rsid w:val="00B740CA"/>
    <w:rPr>
      <w:rFonts w:ascii="Times New Roman" w:hAnsi="Times New Roman"/>
      <w:b/>
      <w:i/>
      <w:sz w:val="24"/>
      <w:lang w:eastAsia="ru-RU"/>
    </w:rPr>
  </w:style>
  <w:style w:type="character" w:customStyle="1" w:styleId="5f0">
    <w:name w:val="Стиль5прим Знак"/>
    <w:link w:val="5f"/>
    <w:locked/>
    <w:rsid w:val="00B740CA"/>
    <w:rPr>
      <w:rFonts w:ascii="Times New Roman" w:hAnsi="Times New Roman" w:cs="Times New Roman"/>
      <w:b/>
      <w:i/>
      <w:sz w:val="24"/>
      <w:szCs w:val="24"/>
      <w:lang w:eastAsia="ru-RU"/>
    </w:rPr>
  </w:style>
  <w:style w:type="paragraph" w:customStyle="1" w:styleId="4nametabl">
    <w:name w:val="Стиль4nametabl"/>
    <w:basedOn w:val="a8"/>
    <w:link w:val="4nametabl0"/>
    <w:qFormat/>
    <w:rsid w:val="00B740CA"/>
    <w:pPr>
      <w:tabs>
        <w:tab w:val="left" w:pos="851"/>
      </w:tabs>
      <w:spacing w:before="120" w:after="120"/>
      <w:ind w:firstLine="0"/>
    </w:pPr>
    <w:rPr>
      <w:rFonts w:eastAsia="Calibri"/>
      <w:b/>
      <w:szCs w:val="20"/>
      <w:lang w:eastAsia="ru-RU"/>
    </w:rPr>
  </w:style>
  <w:style w:type="paragraph" w:customStyle="1" w:styleId="5nametabl">
    <w:name w:val="Стиль5 nametabl"/>
    <w:basedOn w:val="4nametabl"/>
    <w:link w:val="5nametabl0"/>
    <w:qFormat/>
    <w:rsid w:val="00B740CA"/>
    <w:pPr>
      <w:spacing w:after="60"/>
    </w:pPr>
    <w:rPr>
      <w:szCs w:val="24"/>
    </w:rPr>
  </w:style>
  <w:style w:type="character" w:customStyle="1" w:styleId="4nametabl0">
    <w:name w:val="Стиль4nametabl Знак"/>
    <w:link w:val="4nametabl"/>
    <w:locked/>
    <w:rsid w:val="00B740CA"/>
    <w:rPr>
      <w:rFonts w:ascii="Times New Roman" w:hAnsi="Times New Roman"/>
      <w:b/>
      <w:sz w:val="24"/>
      <w:lang w:eastAsia="ru-RU"/>
    </w:rPr>
  </w:style>
  <w:style w:type="paragraph" w:customStyle="1" w:styleId="55primer">
    <w:name w:val="Стиль55primer"/>
    <w:basedOn w:val="5f"/>
    <w:link w:val="55primer0"/>
    <w:qFormat/>
    <w:rsid w:val="00B740CA"/>
    <w:pPr>
      <w:ind w:firstLine="0"/>
    </w:pPr>
  </w:style>
  <w:style w:type="character" w:customStyle="1" w:styleId="5nametabl0">
    <w:name w:val="Стиль5 nametabl Знак"/>
    <w:link w:val="5nametabl"/>
    <w:locked/>
    <w:rsid w:val="00B740CA"/>
    <w:rPr>
      <w:rFonts w:ascii="Times New Roman" w:hAnsi="Times New Roman" w:cs="Times New Roman"/>
      <w:b/>
      <w:sz w:val="24"/>
      <w:szCs w:val="24"/>
      <w:lang w:eastAsia="ru-RU"/>
    </w:rPr>
  </w:style>
  <w:style w:type="character" w:customStyle="1" w:styleId="55primer0">
    <w:name w:val="Стиль55primer Знак"/>
    <w:basedOn w:val="5f0"/>
    <w:link w:val="55primer"/>
    <w:locked/>
    <w:rsid w:val="00B740CA"/>
    <w:rPr>
      <w:rFonts w:ascii="Times New Roman" w:hAnsi="Times New Roman" w:cs="Times New Roman"/>
      <w:b/>
      <w:i/>
      <w:sz w:val="24"/>
      <w:szCs w:val="24"/>
      <w:lang w:eastAsia="ru-RU"/>
    </w:rPr>
  </w:style>
  <w:style w:type="paragraph" w:customStyle="1" w:styleId="LiteraturaList">
    <w:name w:val="Literatura_List"/>
    <w:rsid w:val="00B740CA"/>
    <w:pPr>
      <w:numPr>
        <w:ilvl w:val="1"/>
        <w:numId w:val="33"/>
      </w:numPr>
      <w:jc w:val="both"/>
    </w:pPr>
    <w:rPr>
      <w:rFonts w:ascii="Times New Roman" w:hAnsi="Times New Roman"/>
      <w:bCs/>
    </w:rPr>
  </w:style>
  <w:style w:type="character" w:customStyle="1" w:styleId="1fc">
    <w:name w:val="Замещающий текст1"/>
    <w:semiHidden/>
    <w:rsid w:val="00B740CA"/>
    <w:rPr>
      <w:rFonts w:cs="Times New Roman"/>
      <w:color w:val="808080"/>
    </w:rPr>
  </w:style>
  <w:style w:type="paragraph" w:customStyle="1" w:styleId="affffffffff">
    <w:name w:val="обычный++"/>
    <w:basedOn w:val="a8"/>
    <w:link w:val="affffffffff0"/>
    <w:qFormat/>
    <w:rsid w:val="00B740CA"/>
    <w:pPr>
      <w:tabs>
        <w:tab w:val="left" w:pos="851"/>
      </w:tabs>
      <w:spacing w:before="120" w:after="120"/>
      <w:ind w:firstLine="0"/>
    </w:pPr>
    <w:rPr>
      <w:rFonts w:eastAsia="Calibri"/>
      <w:szCs w:val="20"/>
      <w:lang w:eastAsia="ru-RU"/>
    </w:rPr>
  </w:style>
  <w:style w:type="character" w:customStyle="1" w:styleId="affffffffff0">
    <w:name w:val="обычный++ Знак"/>
    <w:link w:val="affffffffff"/>
    <w:locked/>
    <w:rsid w:val="00B740CA"/>
    <w:rPr>
      <w:rFonts w:ascii="Times New Roman" w:hAnsi="Times New Roman"/>
      <w:sz w:val="24"/>
      <w:lang w:eastAsia="ru-RU"/>
    </w:rPr>
  </w:style>
  <w:style w:type="paragraph" w:customStyle="1" w:styleId="4f1">
    <w:name w:val="обычный4табл"/>
    <w:basedOn w:val="4b"/>
    <w:link w:val="4f2"/>
    <w:qFormat/>
    <w:rsid w:val="00B740CA"/>
    <w:pPr>
      <w:jc w:val="both"/>
    </w:pPr>
  </w:style>
  <w:style w:type="character" w:customStyle="1" w:styleId="4f2">
    <w:name w:val="обычный4табл Знак"/>
    <w:link w:val="4f1"/>
    <w:locked/>
    <w:rsid w:val="00B740CA"/>
    <w:rPr>
      <w:rFonts w:ascii="Times New Roman" w:hAnsi="Times New Roman" w:cs="Times New Roman"/>
      <w:sz w:val="20"/>
      <w:szCs w:val="20"/>
      <w:lang w:val="ru-RU" w:eastAsia="ru-RU" w:bidi="ar-SA"/>
    </w:rPr>
  </w:style>
  <w:style w:type="paragraph" w:customStyle="1" w:styleId="4puc">
    <w:name w:val="Стиль4puc+"/>
    <w:basedOn w:val="42"/>
    <w:link w:val="4puc0"/>
    <w:qFormat/>
    <w:rsid w:val="00B740CA"/>
    <w:pPr>
      <w:jc w:val="both"/>
    </w:pPr>
    <w:rPr>
      <w:szCs w:val="24"/>
    </w:rPr>
  </w:style>
  <w:style w:type="character" w:customStyle="1" w:styleId="4puc0">
    <w:name w:val="Стиль4puc+ Знак"/>
    <w:link w:val="4puc"/>
    <w:locked/>
    <w:rsid w:val="00B740CA"/>
    <w:rPr>
      <w:rFonts w:ascii="Times New Roman" w:hAnsi="Times New Roman" w:cs="Times New Roman"/>
      <w:sz w:val="24"/>
      <w:szCs w:val="24"/>
      <w:lang w:eastAsia="ru-RU"/>
    </w:rPr>
  </w:style>
  <w:style w:type="paragraph" w:customStyle="1" w:styleId="3e">
    <w:name w:val="Перечисление3"/>
    <w:basedOn w:val="22"/>
    <w:next w:val="a8"/>
    <w:link w:val="3f"/>
    <w:autoRedefine/>
    <w:qFormat/>
    <w:rsid w:val="00095DBD"/>
    <w:pPr>
      <w:ind w:left="1418" w:firstLine="0"/>
    </w:pPr>
    <w:rPr>
      <w:rFonts w:ascii="Calibri" w:hAnsi="Calibri"/>
      <w:lang w:val="en-US"/>
    </w:rPr>
  </w:style>
  <w:style w:type="character" w:customStyle="1" w:styleId="510">
    <w:name w:val="Заголовок 5 Знак1"/>
    <w:aliases w:val="аннот.др Знак1,наимен Знак1,маркер Знак,Заголовок 5 Знак Знак"/>
    <w:rsid w:val="007B2368"/>
    <w:rPr>
      <w:sz w:val="26"/>
    </w:rPr>
  </w:style>
  <w:style w:type="character" w:customStyle="1" w:styleId="3f">
    <w:name w:val="Перечисление3 Знак"/>
    <w:link w:val="3e"/>
    <w:locked/>
    <w:rsid w:val="00095DBD"/>
    <w:rPr>
      <w:sz w:val="24"/>
      <w:lang w:val="en-US" w:eastAsia="ja-JP"/>
    </w:rPr>
  </w:style>
  <w:style w:type="paragraph" w:customStyle="1" w:styleId="affffffffff1">
    <w:name w:val="Табуляция"/>
    <w:basedOn w:val="a8"/>
    <w:rsid w:val="00EE1EF5"/>
    <w:pPr>
      <w:tabs>
        <w:tab w:val="right" w:pos="9356"/>
      </w:tabs>
      <w:spacing w:before="120" w:after="120" w:line="360" w:lineRule="auto"/>
      <w:ind w:firstLine="708"/>
    </w:pPr>
    <w:rPr>
      <w:rFonts w:eastAsia="Calibri"/>
      <w:szCs w:val="20"/>
      <w:lang w:eastAsia="ru-RU"/>
    </w:rPr>
  </w:style>
  <w:style w:type="paragraph" w:customStyle="1" w:styleId="05">
    <w:name w:val="Стиль Первая строка:  05 см"/>
    <w:basedOn w:val="a8"/>
    <w:rsid w:val="00DE58F2"/>
    <w:pPr>
      <w:spacing w:before="60" w:after="60"/>
      <w:ind w:firstLine="284"/>
    </w:pPr>
    <w:rPr>
      <w:rFonts w:eastAsia="Calibri"/>
      <w:szCs w:val="20"/>
      <w:lang w:eastAsia="ru-RU"/>
    </w:rPr>
  </w:style>
  <w:style w:type="paragraph" w:customStyle="1" w:styleId="a3">
    <w:name w:val="Маркированный текст"/>
    <w:basedOn w:val="a8"/>
    <w:rsid w:val="00DE58F2"/>
    <w:pPr>
      <w:numPr>
        <w:ilvl w:val="1"/>
        <w:numId w:val="36"/>
      </w:numPr>
    </w:pPr>
    <w:rPr>
      <w:rFonts w:eastAsia="Calibri"/>
      <w:szCs w:val="24"/>
      <w:lang w:val="en-US" w:eastAsia="ru-RU"/>
    </w:rPr>
  </w:style>
  <w:style w:type="paragraph" w:customStyle="1" w:styleId="affffffffff2">
    <w:name w:val="Основной мой текст"/>
    <w:basedOn w:val="a8"/>
    <w:rsid w:val="00DE58F2"/>
    <w:pPr>
      <w:ind w:firstLine="284"/>
    </w:pPr>
    <w:rPr>
      <w:rFonts w:ascii="Encyclopaedia" w:eastAsia="Calibri" w:hAnsi="Encyclopaedia"/>
      <w:sz w:val="20"/>
      <w:szCs w:val="20"/>
      <w:lang w:eastAsia="ru-RU"/>
    </w:rPr>
  </w:style>
  <w:style w:type="paragraph" w:customStyle="1" w:styleId="216">
    <w:name w:val="Основной текст с отступом 21"/>
    <w:basedOn w:val="2ffd"/>
    <w:rsid w:val="00DE58F2"/>
    <w:pPr>
      <w:tabs>
        <w:tab w:val="num" w:pos="360"/>
        <w:tab w:val="num" w:pos="397"/>
      </w:tabs>
      <w:spacing w:before="80" w:after="80"/>
      <w:ind w:left="360" w:hanging="397"/>
      <w:jc w:val="both"/>
    </w:pPr>
  </w:style>
  <w:style w:type="paragraph" w:customStyle="1" w:styleId="2ffd">
    <w:name w:val="Обычный2"/>
    <w:rsid w:val="00DE58F2"/>
    <w:rPr>
      <w:rFonts w:ascii="Times New Roman" w:hAnsi="Times New Roman"/>
      <w:sz w:val="24"/>
      <w:lang w:val="en-US"/>
    </w:rPr>
  </w:style>
  <w:style w:type="paragraph" w:customStyle="1" w:styleId="BodyTextIndentbullet">
    <w:name w:val="Body Text Indent (bullet)"/>
    <w:basedOn w:val="a8"/>
    <w:rsid w:val="00DE58F2"/>
    <w:pPr>
      <w:tabs>
        <w:tab w:val="num" w:pos="0"/>
      </w:tabs>
      <w:spacing w:before="40" w:after="40"/>
      <w:ind w:left="1134" w:hanging="283"/>
    </w:pPr>
    <w:rPr>
      <w:rFonts w:eastAsia="Calibri"/>
      <w:szCs w:val="20"/>
      <w:lang w:val="en-US" w:eastAsia="ru-RU"/>
    </w:rPr>
  </w:style>
  <w:style w:type="paragraph" w:customStyle="1" w:styleId="1T">
    <w:name w:val="Стиль 1T"/>
    <w:basedOn w:val="a8"/>
    <w:rsid w:val="00DE58F2"/>
    <w:pPr>
      <w:ind w:firstLine="0"/>
    </w:pPr>
    <w:rPr>
      <w:rFonts w:eastAsia="Calibri"/>
      <w:sz w:val="20"/>
      <w:szCs w:val="20"/>
      <w:lang w:eastAsia="ru-RU"/>
    </w:rPr>
  </w:style>
  <w:style w:type="paragraph" w:customStyle="1" w:styleId="3f0">
    <w:name w:val="Îñíîâíîé òåêñò 3"/>
    <w:basedOn w:val="a8"/>
    <w:rsid w:val="00DE58F2"/>
    <w:pPr>
      <w:ind w:firstLine="0"/>
    </w:pPr>
    <w:rPr>
      <w:rFonts w:eastAsia="Calibri"/>
      <w:szCs w:val="20"/>
      <w:lang w:eastAsia="ru-RU"/>
    </w:rPr>
  </w:style>
  <w:style w:type="paragraph" w:customStyle="1" w:styleId="222">
    <w:name w:val="Основной текст 22"/>
    <w:basedOn w:val="a8"/>
    <w:rsid w:val="00DE58F2"/>
    <w:pPr>
      <w:widowControl w:val="0"/>
      <w:ind w:firstLine="720"/>
    </w:pPr>
    <w:rPr>
      <w:rFonts w:eastAsia="Calibri"/>
      <w:szCs w:val="20"/>
      <w:lang w:eastAsia="ru-RU"/>
    </w:rPr>
  </w:style>
  <w:style w:type="paragraph" w:customStyle="1" w:styleId="OSSIPTEXT1">
    <w:name w:val="OSSIP_TEXT_1"/>
    <w:basedOn w:val="a8"/>
    <w:rsid w:val="00DE58F2"/>
    <w:pPr>
      <w:spacing w:line="360" w:lineRule="auto"/>
      <w:ind w:firstLine="709"/>
    </w:pPr>
    <w:rPr>
      <w:rFonts w:eastAsia="Calibri"/>
      <w:szCs w:val="24"/>
      <w:lang w:eastAsia="ru-RU"/>
    </w:rPr>
  </w:style>
  <w:style w:type="paragraph" w:customStyle="1" w:styleId="2ffe">
    <w:name w:val="Îñíîâíîé òåêñò 2"/>
    <w:basedOn w:val="a8"/>
    <w:rsid w:val="00DE58F2"/>
    <w:pPr>
      <w:ind w:firstLine="0"/>
      <w:jc w:val="center"/>
    </w:pPr>
    <w:rPr>
      <w:rFonts w:eastAsia="Calibri"/>
      <w:szCs w:val="20"/>
      <w:lang w:eastAsia="ru-RU"/>
    </w:rPr>
  </w:style>
  <w:style w:type="paragraph" w:customStyle="1" w:styleId="affffffffff3">
    <w:name w:val="Стиль Междустр.интервал:  полуторный"/>
    <w:basedOn w:val="a8"/>
    <w:rsid w:val="00DE58F2"/>
    <w:pPr>
      <w:spacing w:line="360" w:lineRule="auto"/>
    </w:pPr>
    <w:rPr>
      <w:rFonts w:eastAsia="Calibri"/>
      <w:szCs w:val="20"/>
      <w:lang w:eastAsia="ru-RU"/>
    </w:rPr>
  </w:style>
  <w:style w:type="paragraph" w:customStyle="1" w:styleId="affffffffff4">
    <w:name w:val="титул"/>
    <w:basedOn w:val="a8"/>
    <w:rsid w:val="00DE58F2"/>
    <w:pPr>
      <w:spacing w:line="360" w:lineRule="auto"/>
      <w:ind w:firstLine="0"/>
      <w:jc w:val="center"/>
    </w:pPr>
    <w:rPr>
      <w:rFonts w:eastAsia="Calibri"/>
      <w:szCs w:val="24"/>
      <w:lang w:eastAsia="ru-RU"/>
    </w:rPr>
  </w:style>
  <w:style w:type="paragraph" w:customStyle="1" w:styleId="2fff">
    <w:name w:val="титул2"/>
    <w:basedOn w:val="affffffffff4"/>
    <w:rsid w:val="00DE58F2"/>
    <w:pPr>
      <w:jc w:val="right"/>
    </w:pPr>
    <w:rPr>
      <w:lang w:val="en-US"/>
    </w:rPr>
  </w:style>
  <w:style w:type="paragraph" w:customStyle="1" w:styleId="affffffffff5">
    <w:name w:val="По центру"/>
    <w:basedOn w:val="a8"/>
    <w:autoRedefine/>
    <w:rsid w:val="00DE58F2"/>
    <w:pPr>
      <w:spacing w:line="360" w:lineRule="auto"/>
      <w:ind w:firstLine="0"/>
      <w:jc w:val="center"/>
    </w:pPr>
    <w:rPr>
      <w:rFonts w:eastAsia="Calibri"/>
      <w:szCs w:val="24"/>
      <w:lang w:eastAsia="ru-RU"/>
    </w:rPr>
  </w:style>
  <w:style w:type="paragraph" w:customStyle="1" w:styleId="1250">
    <w:name w:val="Стиль по ширине Первая строка:  1.25 см Междустр.интервал:  полут..."/>
    <w:basedOn w:val="a8"/>
    <w:rsid w:val="00DE58F2"/>
    <w:pPr>
      <w:spacing w:before="60" w:after="60"/>
      <w:ind w:firstLine="284"/>
    </w:pPr>
    <w:rPr>
      <w:rFonts w:eastAsia="Calibri"/>
      <w:szCs w:val="20"/>
      <w:lang w:eastAsia="ru-RU"/>
    </w:rPr>
  </w:style>
  <w:style w:type="paragraph" w:customStyle="1" w:styleId="Equation10">
    <w:name w:val="Equation Знак Знак Знак1"/>
    <w:link w:val="Equation11"/>
    <w:rsid w:val="00DE58F2"/>
    <w:pPr>
      <w:tabs>
        <w:tab w:val="center" w:pos="4536"/>
        <w:tab w:val="right" w:pos="9072"/>
      </w:tabs>
      <w:overflowPunct w:val="0"/>
      <w:autoSpaceDE w:val="0"/>
      <w:autoSpaceDN w:val="0"/>
      <w:adjustRightInd w:val="0"/>
      <w:spacing w:before="120" w:after="120"/>
      <w:textAlignment w:val="baseline"/>
    </w:pPr>
    <w:rPr>
      <w:rFonts w:ascii="Times New Roman" w:eastAsia="Batang" w:hAnsi="Times New Roman"/>
      <w:noProof/>
      <w:sz w:val="22"/>
    </w:rPr>
  </w:style>
  <w:style w:type="paragraph" w:customStyle="1" w:styleId="050">
    <w:name w:val="Стиль Первая строка:  0.5 см"/>
    <w:basedOn w:val="a8"/>
    <w:rsid w:val="00DE58F2"/>
    <w:pPr>
      <w:spacing w:line="360" w:lineRule="auto"/>
    </w:pPr>
    <w:rPr>
      <w:rFonts w:eastAsia="Calibri"/>
      <w:szCs w:val="20"/>
      <w:lang w:eastAsia="ru-RU"/>
    </w:rPr>
  </w:style>
  <w:style w:type="paragraph" w:customStyle="1" w:styleId="affffffffff6">
    <w:name w:val="ТАБЛ"/>
    <w:basedOn w:val="a8"/>
    <w:rsid w:val="00DE58F2"/>
    <w:pPr>
      <w:tabs>
        <w:tab w:val="left" w:pos="851"/>
        <w:tab w:val="left" w:pos="1080"/>
      </w:tabs>
      <w:spacing w:before="60" w:after="60"/>
      <w:ind w:firstLine="0"/>
    </w:pPr>
    <w:rPr>
      <w:rFonts w:eastAsia="Calibri"/>
      <w:szCs w:val="16"/>
      <w:lang w:eastAsia="ru-RU"/>
    </w:rPr>
  </w:style>
  <w:style w:type="paragraph" w:customStyle="1" w:styleId="3new">
    <w:name w:val="Заголовок 3 new"/>
    <w:basedOn w:val="20"/>
    <w:rsid w:val="00DE58F2"/>
    <w:pPr>
      <w:numPr>
        <w:ilvl w:val="0"/>
        <w:numId w:val="0"/>
      </w:numPr>
      <w:tabs>
        <w:tab w:val="clear" w:pos="851"/>
      </w:tabs>
      <w:spacing w:before="240"/>
      <w:jc w:val="center"/>
    </w:pPr>
    <w:rPr>
      <w:rFonts w:cs="Arial"/>
      <w:szCs w:val="24"/>
      <w:lang w:eastAsia="ru-RU"/>
    </w:rPr>
  </w:style>
  <w:style w:type="paragraph" w:customStyle="1" w:styleId="Equation2">
    <w:name w:val="Equation Знак Знак Знак Знак"/>
    <w:link w:val="Equation3"/>
    <w:rsid w:val="00DE58F2"/>
    <w:pPr>
      <w:tabs>
        <w:tab w:val="center" w:pos="4536"/>
        <w:tab w:val="right" w:pos="9072"/>
      </w:tabs>
      <w:overflowPunct w:val="0"/>
      <w:autoSpaceDE w:val="0"/>
      <w:autoSpaceDN w:val="0"/>
      <w:adjustRightInd w:val="0"/>
      <w:spacing w:before="120" w:after="120"/>
      <w:textAlignment w:val="baseline"/>
    </w:pPr>
    <w:rPr>
      <w:rFonts w:ascii="Times New Roman" w:eastAsia="Batang" w:hAnsi="Times New Roman"/>
      <w:noProof/>
      <w:sz w:val="22"/>
    </w:rPr>
  </w:style>
  <w:style w:type="character" w:customStyle="1" w:styleId="Equation3">
    <w:name w:val="Equation Знак Знак Знак Знак Знак"/>
    <w:link w:val="Equation2"/>
    <w:locked/>
    <w:rsid w:val="00DE58F2"/>
    <w:rPr>
      <w:rFonts w:ascii="Times New Roman" w:eastAsia="Batang" w:hAnsi="Times New Roman"/>
      <w:noProof/>
      <w:sz w:val="22"/>
      <w:lang w:eastAsia="ru-RU" w:bidi="ar-SA"/>
    </w:rPr>
  </w:style>
  <w:style w:type="paragraph" w:customStyle="1" w:styleId="Equation12">
    <w:name w:val="Equation Знак Знак Знак Знак1"/>
    <w:link w:val="Equation13"/>
    <w:rsid w:val="00DE58F2"/>
    <w:pPr>
      <w:tabs>
        <w:tab w:val="center" w:pos="4536"/>
        <w:tab w:val="right" w:pos="9072"/>
      </w:tabs>
      <w:overflowPunct w:val="0"/>
      <w:autoSpaceDE w:val="0"/>
      <w:autoSpaceDN w:val="0"/>
      <w:adjustRightInd w:val="0"/>
      <w:spacing w:before="120" w:after="120"/>
      <w:textAlignment w:val="baseline"/>
    </w:pPr>
    <w:rPr>
      <w:rFonts w:ascii="Times New Roman" w:eastAsia="Batang" w:hAnsi="Times New Roman"/>
      <w:noProof/>
      <w:sz w:val="22"/>
    </w:rPr>
  </w:style>
  <w:style w:type="paragraph" w:customStyle="1" w:styleId="affffffffff7">
    <w:name w:val="Стиль Стиль Междустр.интервал:  полуторный + полужирный по центру..."/>
    <w:basedOn w:val="affffffffff3"/>
    <w:rsid w:val="00DE58F2"/>
    <w:pPr>
      <w:spacing w:line="240" w:lineRule="auto"/>
      <w:ind w:firstLine="0"/>
      <w:jc w:val="center"/>
    </w:pPr>
    <w:rPr>
      <w:b/>
      <w:bCs/>
    </w:rPr>
  </w:style>
  <w:style w:type="paragraph" w:customStyle="1" w:styleId="1fd">
    <w:name w:val="Стиль Стиль Междустр.интервал:  полуторный + полужирный по центру...1"/>
    <w:basedOn w:val="affffffffff3"/>
    <w:rsid w:val="00DE58F2"/>
    <w:pPr>
      <w:spacing w:before="40"/>
      <w:ind w:firstLine="0"/>
      <w:jc w:val="center"/>
    </w:pPr>
    <w:rPr>
      <w:bCs/>
    </w:rPr>
  </w:style>
  <w:style w:type="character" w:customStyle="1" w:styleId="Equation13">
    <w:name w:val="Equation Знак Знак Знак Знак1 Знак"/>
    <w:link w:val="Equation12"/>
    <w:locked/>
    <w:rsid w:val="00DE58F2"/>
    <w:rPr>
      <w:rFonts w:ascii="Times New Roman" w:eastAsia="Batang" w:hAnsi="Times New Roman"/>
      <w:noProof/>
      <w:sz w:val="22"/>
      <w:lang w:eastAsia="ru-RU" w:bidi="ar-SA"/>
    </w:rPr>
  </w:style>
  <w:style w:type="character" w:customStyle="1" w:styleId="1f1">
    <w:name w:val="Список Знак1"/>
    <w:link w:val="affffff0"/>
    <w:locked/>
    <w:rsid w:val="00DE58F2"/>
    <w:rPr>
      <w:rFonts w:ascii="Times New Roman" w:hAnsi="Times New Roman"/>
      <w:sz w:val="24"/>
      <w:lang w:eastAsia="ru-RU"/>
    </w:rPr>
  </w:style>
  <w:style w:type="paragraph" w:customStyle="1" w:styleId="1251">
    <w:name w:val="Стиль Первая строка:  125 см Междустр.интервал:  полуторный"/>
    <w:basedOn w:val="a8"/>
    <w:link w:val="1252"/>
    <w:rsid w:val="00DE58F2"/>
    <w:pPr>
      <w:ind w:firstLine="284"/>
    </w:pPr>
    <w:rPr>
      <w:rFonts w:eastAsia="Batang"/>
      <w:szCs w:val="20"/>
      <w:lang w:eastAsia="ru-RU"/>
    </w:rPr>
  </w:style>
  <w:style w:type="character" w:customStyle="1" w:styleId="Equation11">
    <w:name w:val="Equation Знак Знак Знак1 Знак"/>
    <w:link w:val="Equation10"/>
    <w:locked/>
    <w:rsid w:val="00DE58F2"/>
    <w:rPr>
      <w:rFonts w:ascii="Times New Roman" w:eastAsia="Batang" w:hAnsi="Times New Roman"/>
      <w:noProof/>
      <w:sz w:val="22"/>
      <w:lang w:eastAsia="ru-RU" w:bidi="ar-SA"/>
    </w:rPr>
  </w:style>
  <w:style w:type="character" w:customStyle="1" w:styleId="1252">
    <w:name w:val="Стиль Первая строка:  125 см Междустр.интервал:  полуторный Знак"/>
    <w:link w:val="1251"/>
    <w:locked/>
    <w:rsid w:val="00DE58F2"/>
    <w:rPr>
      <w:rFonts w:ascii="Times New Roman" w:eastAsia="Batang" w:hAnsi="Times New Roman"/>
      <w:sz w:val="24"/>
      <w:lang w:eastAsia="ru-RU"/>
    </w:rPr>
  </w:style>
  <w:style w:type="paragraph" w:customStyle="1" w:styleId="201">
    <w:name w:val="Стиль Основной текст с отступом 2 + Первая строка:  0 см"/>
    <w:basedOn w:val="2e"/>
    <w:rsid w:val="00DE58F2"/>
    <w:pPr>
      <w:tabs>
        <w:tab w:val="clear" w:pos="851"/>
      </w:tabs>
      <w:overflowPunct w:val="0"/>
      <w:autoSpaceDE w:val="0"/>
      <w:autoSpaceDN w:val="0"/>
      <w:adjustRightInd w:val="0"/>
      <w:ind w:left="0"/>
      <w:textAlignment w:val="baseline"/>
    </w:pPr>
    <w:rPr>
      <w:b w:val="0"/>
      <w:bCs/>
      <w:lang w:val="en-US"/>
    </w:rPr>
  </w:style>
  <w:style w:type="paragraph" w:customStyle="1" w:styleId="202">
    <w:name w:val="Стиль Основной текст 2 + Первая строка:  0 см"/>
    <w:basedOn w:val="2f1"/>
    <w:rsid w:val="00DE58F2"/>
    <w:pPr>
      <w:tabs>
        <w:tab w:val="clear" w:pos="851"/>
      </w:tabs>
      <w:spacing w:after="0" w:line="240" w:lineRule="auto"/>
      <w:ind w:firstLine="0"/>
    </w:pPr>
  </w:style>
  <w:style w:type="character" w:customStyle="1" w:styleId="3f1">
    <w:name w:val="Гиперссылка3"/>
    <w:rsid w:val="00DE58F2"/>
    <w:rPr>
      <w:color w:val="777777"/>
      <w:u w:val="single"/>
      <w:effect w:val="none"/>
    </w:rPr>
  </w:style>
  <w:style w:type="paragraph" w:customStyle="1" w:styleId="Equation14">
    <w:name w:val="Equation Знак1 Знак"/>
    <w:rsid w:val="00DE58F2"/>
    <w:pPr>
      <w:tabs>
        <w:tab w:val="center" w:pos="4536"/>
        <w:tab w:val="right" w:pos="9072"/>
      </w:tabs>
      <w:overflowPunct w:val="0"/>
      <w:autoSpaceDE w:val="0"/>
      <w:autoSpaceDN w:val="0"/>
      <w:adjustRightInd w:val="0"/>
      <w:spacing w:before="120" w:after="120"/>
      <w:textAlignment w:val="baseline"/>
    </w:pPr>
    <w:rPr>
      <w:rFonts w:ascii="Times New Roman" w:hAnsi="Times New Roman"/>
      <w:noProof/>
      <w:sz w:val="24"/>
    </w:rPr>
  </w:style>
  <w:style w:type="paragraph" w:customStyle="1" w:styleId="331">
    <w:name w:val="Стиль Перед:  3 пт После:  3 пт Междустр.интервал:  полуторный"/>
    <w:basedOn w:val="a8"/>
    <w:rsid w:val="00DE58F2"/>
    <w:pPr>
      <w:spacing w:before="60" w:after="60"/>
      <w:ind w:firstLine="284"/>
    </w:pPr>
    <w:rPr>
      <w:rFonts w:eastAsia="Calibri"/>
      <w:szCs w:val="24"/>
      <w:lang w:eastAsia="ko-KR"/>
    </w:rPr>
  </w:style>
  <w:style w:type="character" w:customStyle="1" w:styleId="121">
    <w:name w:val="Обычный 12 Знак Знак1"/>
    <w:link w:val="120"/>
    <w:locked/>
    <w:rsid w:val="00DE58F2"/>
    <w:rPr>
      <w:rFonts w:ascii="Times New Roman CYR" w:hAnsi="Times New Roman CYR"/>
      <w:sz w:val="20"/>
      <w:lang w:eastAsia="ru-RU"/>
    </w:rPr>
  </w:style>
  <w:style w:type="paragraph" w:customStyle="1" w:styleId="a2">
    <w:name w:val="Список вт уровня"/>
    <w:basedOn w:val="22"/>
    <w:link w:val="affffffffff8"/>
    <w:qFormat/>
    <w:rsid w:val="005B7BA5"/>
    <w:pPr>
      <w:numPr>
        <w:numId w:val="38"/>
      </w:numPr>
      <w:tabs>
        <w:tab w:val="num" w:pos="0"/>
        <w:tab w:val="left" w:pos="1560"/>
      </w:tabs>
    </w:pPr>
  </w:style>
  <w:style w:type="character" w:customStyle="1" w:styleId="affffffffff8">
    <w:name w:val="Список вт уровня Знак"/>
    <w:basedOn w:val="29"/>
    <w:link w:val="a2"/>
    <w:locked/>
    <w:rsid w:val="005B7BA5"/>
    <w:rPr>
      <w:rFonts w:ascii="Times New Roman" w:hAnsi="Times New Roman"/>
      <w:sz w:val="24"/>
      <w:lang w:eastAsia="ja-JP"/>
    </w:rPr>
  </w:style>
  <w:style w:type="paragraph" w:customStyle="1" w:styleId="63">
    <w:name w:val="Заголовок6Нат"/>
    <w:basedOn w:val="6"/>
    <w:link w:val="64"/>
    <w:qFormat/>
    <w:rsid w:val="000611AE"/>
    <w:rPr>
      <w:rFonts w:ascii="Times New Roman" w:hAnsi="Times New Roman"/>
      <w:i w:val="0"/>
      <w:color w:val="auto"/>
    </w:rPr>
  </w:style>
  <w:style w:type="character" w:customStyle="1" w:styleId="64">
    <w:name w:val="Заголовок6Нат Знак"/>
    <w:basedOn w:val="60"/>
    <w:link w:val="63"/>
    <w:locked/>
    <w:rsid w:val="000611AE"/>
    <w:rPr>
      <w:rFonts w:ascii="Times New Roman" w:eastAsia="MS ????" w:hAnsi="Times New Roman"/>
      <w:i/>
      <w:iCs/>
      <w:color w:val="243F60"/>
      <w:sz w:val="24"/>
      <w:lang w:eastAsia="en-US"/>
    </w:rPr>
  </w:style>
  <w:style w:type="paragraph" w:customStyle="1" w:styleId="1fe">
    <w:name w:val="Рецензия1"/>
    <w:hidden/>
    <w:semiHidden/>
    <w:rsid w:val="001839AE"/>
    <w:rPr>
      <w:rFonts w:ascii="Times New Roman" w:eastAsia="Times New Roman" w:hAnsi="Times New Roman"/>
      <w:sz w:val="24"/>
      <w:szCs w:val="22"/>
      <w:lang w:eastAsia="en-US"/>
    </w:rPr>
  </w:style>
  <w:style w:type="paragraph" w:customStyle="1" w:styleId="26">
    <w:name w:val="Заголовок оглавления2"/>
    <w:basedOn w:val="1"/>
    <w:next w:val="a8"/>
    <w:rsid w:val="00007457"/>
    <w:pPr>
      <w:numPr>
        <w:numId w:val="39"/>
      </w:numPr>
      <w:spacing w:before="480" w:line="276" w:lineRule="auto"/>
      <w:ind w:left="0" w:firstLine="0"/>
      <w:jc w:val="left"/>
      <w:outlineLvl w:val="9"/>
    </w:pPr>
    <w:rPr>
      <w:rFonts w:ascii="Cambria" w:eastAsia="Times New Roman" w:hAnsi="Cambria"/>
      <w:bCs w:val="0"/>
      <w:color w:val="365F91"/>
    </w:rPr>
  </w:style>
  <w:style w:type="paragraph" w:customStyle="1" w:styleId="2fff0">
    <w:name w:val="Абзац списка2"/>
    <w:basedOn w:val="a8"/>
    <w:rsid w:val="00007457"/>
    <w:pPr>
      <w:shd w:val="clear" w:color="auto" w:fill="FFFFFF"/>
      <w:tabs>
        <w:tab w:val="left" w:pos="851"/>
      </w:tabs>
      <w:ind w:left="720" w:firstLine="669"/>
    </w:pPr>
    <w:rPr>
      <w:szCs w:val="24"/>
      <w:lang w:eastAsia="ru-RU"/>
    </w:rPr>
  </w:style>
  <w:style w:type="paragraph" w:customStyle="1" w:styleId="TableNormal11">
    <w:name w:val="Table Normal11"/>
    <w:basedOn w:val="a8"/>
    <w:rsid w:val="00007457"/>
    <w:pPr>
      <w:tabs>
        <w:tab w:val="left" w:pos="851"/>
      </w:tabs>
      <w:spacing w:before="120" w:line="240" w:lineRule="atLeast"/>
      <w:ind w:firstLine="709"/>
    </w:pPr>
    <w:rPr>
      <w:sz w:val="18"/>
      <w:szCs w:val="20"/>
      <w:lang w:eastAsia="ru-RU"/>
    </w:rPr>
  </w:style>
  <w:style w:type="paragraph" w:customStyle="1" w:styleId="113">
    <w:name w:val="Список литературы11"/>
    <w:basedOn w:val="a8"/>
    <w:next w:val="a8"/>
    <w:rsid w:val="00007457"/>
    <w:pPr>
      <w:widowControl w:val="0"/>
      <w:tabs>
        <w:tab w:val="left" w:pos="851"/>
      </w:tabs>
      <w:ind w:firstLine="0"/>
    </w:pPr>
    <w:rPr>
      <w:szCs w:val="20"/>
      <w:lang w:eastAsia="ru-RU"/>
    </w:rPr>
  </w:style>
  <w:style w:type="character" w:customStyle="1" w:styleId="114">
    <w:name w:val="Замещающий текст11"/>
    <w:semiHidden/>
    <w:rsid w:val="00007457"/>
    <w:rPr>
      <w:color w:val="808080"/>
    </w:rPr>
  </w:style>
  <w:style w:type="paragraph" w:customStyle="1" w:styleId="220">
    <w:name w:val="Основной текст с отступом 22"/>
    <w:basedOn w:val="3f2"/>
    <w:rsid w:val="00917142"/>
    <w:pPr>
      <w:numPr>
        <w:numId w:val="40"/>
      </w:numPr>
      <w:tabs>
        <w:tab w:val="num" w:pos="360"/>
      </w:tabs>
      <w:spacing w:before="80" w:after="80"/>
      <w:ind w:left="360"/>
      <w:jc w:val="both"/>
    </w:pPr>
  </w:style>
  <w:style w:type="paragraph" w:customStyle="1" w:styleId="3f2">
    <w:name w:val="Обычный3"/>
    <w:rsid w:val="00917142"/>
    <w:rPr>
      <w:rFonts w:ascii="Times New Roman" w:hAnsi="Times New Roman"/>
      <w:sz w:val="24"/>
      <w:lang w:val="en-US"/>
    </w:rPr>
  </w:style>
  <w:style w:type="paragraph" w:customStyle="1" w:styleId="231">
    <w:name w:val="Основной текст 23"/>
    <w:basedOn w:val="a8"/>
    <w:rsid w:val="00917142"/>
    <w:pPr>
      <w:widowControl w:val="0"/>
      <w:ind w:firstLine="720"/>
    </w:pPr>
    <w:rPr>
      <w:rFonts w:eastAsia="Calibri"/>
      <w:szCs w:val="20"/>
      <w:lang w:eastAsia="ru-RU"/>
    </w:rPr>
  </w:style>
  <w:style w:type="paragraph" w:customStyle="1" w:styleId="affffffffff9">
    <w:name w:val="Таблица. Название объекта"/>
    <w:basedOn w:val="af9"/>
    <w:rsid w:val="00917142"/>
    <w:pPr>
      <w:keepNext/>
      <w:widowControl w:val="0"/>
      <w:spacing w:before="120" w:after="120"/>
      <w:jc w:val="left"/>
    </w:pPr>
    <w:rPr>
      <w:b w:val="0"/>
      <w:sz w:val="24"/>
    </w:rPr>
  </w:style>
  <w:style w:type="paragraph" w:customStyle="1" w:styleId="610">
    <w:name w:val="Стиль Перед:  6 пт1"/>
    <w:basedOn w:val="a8"/>
    <w:rsid w:val="00917142"/>
    <w:pPr>
      <w:widowControl w:val="0"/>
      <w:autoSpaceDE w:val="0"/>
      <w:autoSpaceDN w:val="0"/>
      <w:adjustRightInd w:val="0"/>
      <w:spacing w:line="360" w:lineRule="auto"/>
      <w:ind w:firstLine="0"/>
    </w:pPr>
    <w:rPr>
      <w:rFonts w:eastAsia="Calibri"/>
      <w:szCs w:val="20"/>
      <w:lang w:eastAsia="ru-RU"/>
    </w:rPr>
  </w:style>
  <w:style w:type="character" w:customStyle="1" w:styleId="FontStyle13">
    <w:name w:val="Font Style13"/>
    <w:rsid w:val="001C6484"/>
    <w:rPr>
      <w:rFonts w:ascii="Times New Roman" w:hAnsi="Times New Roman"/>
      <w:sz w:val="22"/>
    </w:rPr>
  </w:style>
  <w:style w:type="character" w:customStyle="1" w:styleId="1ff">
    <w:name w:val="Знак Знак1"/>
    <w:locked/>
    <w:rsid w:val="001C6484"/>
    <w:rPr>
      <w:rFonts w:ascii="Times New Roman" w:hAnsi="Times New Roman"/>
      <w:sz w:val="24"/>
    </w:rPr>
  </w:style>
  <w:style w:type="numbering" w:styleId="111111">
    <w:name w:val="Outline List 2"/>
    <w:basedOn w:val="ab"/>
    <w:rsid w:val="00F4522F"/>
    <w:pPr>
      <w:numPr>
        <w:numId w:val="37"/>
      </w:numPr>
    </w:pPr>
  </w:style>
  <w:style w:type="numbering" w:customStyle="1" w:styleId="a1">
    <w:name w:val="Стиль нумерованный"/>
    <w:rsid w:val="00F4522F"/>
    <w:pPr>
      <w:numPr>
        <w:numId w:val="30"/>
      </w:numPr>
    </w:pPr>
  </w:style>
  <w:style w:type="numbering" w:styleId="1ai">
    <w:name w:val="Outline List 1"/>
    <w:basedOn w:val="ab"/>
    <w:rsid w:val="00F4522F"/>
    <w:pPr>
      <w:numPr>
        <w:numId w:val="21"/>
      </w:numPr>
    </w:pPr>
  </w:style>
  <w:style w:type="numbering" w:customStyle="1" w:styleId="0">
    <w:name w:val="Стиль нумерованный Слева:  0 мм"/>
    <w:rsid w:val="00F4522F"/>
    <w:pPr>
      <w:numPr>
        <w:numId w:val="41"/>
      </w:numPr>
    </w:pPr>
  </w:style>
  <w:style w:type="numbering" w:customStyle="1" w:styleId="a6">
    <w:name w:val="Стиль маркированный"/>
    <w:rsid w:val="00F4522F"/>
    <w:pPr>
      <w:numPr>
        <w:numId w:val="2"/>
      </w:numPr>
    </w:pPr>
  </w:style>
  <w:style w:type="paragraph" w:customStyle="1" w:styleId="-11">
    <w:name w:val="Цветной список - Акцент 11"/>
    <w:basedOn w:val="a8"/>
    <w:qFormat/>
    <w:rsid w:val="00166EE6"/>
    <w:pPr>
      <w:ind w:left="708"/>
    </w:pPr>
  </w:style>
  <w:style w:type="paragraph" w:customStyle="1" w:styleId="3">
    <w:name w:val="Заголовок оглавления3"/>
    <w:basedOn w:val="1"/>
    <w:next w:val="a8"/>
    <w:uiPriority w:val="39"/>
    <w:qFormat/>
    <w:rsid w:val="00B40A2E"/>
    <w:pPr>
      <w:numPr>
        <w:numId w:val="43"/>
      </w:numPr>
      <w:spacing w:before="480" w:line="276" w:lineRule="auto"/>
      <w:ind w:left="0" w:firstLine="851"/>
      <w:jc w:val="left"/>
      <w:outlineLvl w:val="9"/>
    </w:pPr>
    <w:rPr>
      <w:rFonts w:ascii="Cambria" w:hAnsi="Cambria"/>
      <w:color w:val="365F91"/>
    </w:rPr>
  </w:style>
  <w:style w:type="paragraph" w:customStyle="1" w:styleId="2fff1">
    <w:name w:val="Список литературы2"/>
    <w:basedOn w:val="a8"/>
    <w:next w:val="a8"/>
    <w:rsid w:val="00B40A2E"/>
    <w:pPr>
      <w:widowControl w:val="0"/>
      <w:tabs>
        <w:tab w:val="left" w:pos="851"/>
      </w:tabs>
      <w:ind w:firstLine="0"/>
    </w:pPr>
    <w:rPr>
      <w:szCs w:val="20"/>
      <w:lang w:eastAsia="ru-RU"/>
    </w:rPr>
  </w:style>
  <w:style w:type="character" w:customStyle="1" w:styleId="2fff2">
    <w:name w:val="Замещающий текст2"/>
    <w:uiPriority w:val="99"/>
    <w:semiHidden/>
    <w:rsid w:val="00B40A2E"/>
    <w:rPr>
      <w:rFonts w:cs="Times New Roman"/>
      <w:color w:val="808080"/>
    </w:rPr>
  </w:style>
  <w:style w:type="paragraph" w:customStyle="1" w:styleId="-110">
    <w:name w:val="Цветная заливка - Акцент 11"/>
    <w:hidden/>
    <w:uiPriority w:val="99"/>
    <w:semiHidden/>
    <w:rsid w:val="00B40A2E"/>
    <w:rPr>
      <w:rFonts w:ascii="Times New Roman" w:hAnsi="Times New Roman"/>
      <w:sz w:val="24"/>
      <w:szCs w:val="22"/>
      <w:lang w:eastAsia="en-US"/>
    </w:rPr>
  </w:style>
  <w:style w:type="paragraph" w:customStyle="1" w:styleId="TableNormal">
    <w:name w:val="Table Normal"/>
    <w:basedOn w:val="a8"/>
    <w:rsid w:val="007B2368"/>
    <w:pPr>
      <w:widowControl w:val="0"/>
      <w:tabs>
        <w:tab w:val="left" w:pos="851"/>
      </w:tabs>
      <w:overflowPunct w:val="0"/>
      <w:autoSpaceDE w:val="0"/>
      <w:autoSpaceDN w:val="0"/>
      <w:adjustRightInd w:val="0"/>
      <w:spacing w:after="240" w:line="240" w:lineRule="atLeast"/>
      <w:ind w:firstLine="0"/>
      <w:textAlignment w:val="baseline"/>
    </w:pPr>
    <w:rPr>
      <w:kern w:val="24"/>
      <w:sz w:val="18"/>
      <w:szCs w:val="20"/>
      <w:lang w:eastAsia="ru-RU"/>
    </w:rPr>
  </w:style>
  <w:style w:type="paragraph" w:customStyle="1" w:styleId="115">
    <w:name w:val="Цветная заливка — акцент 11"/>
    <w:hidden/>
    <w:uiPriority w:val="71"/>
    <w:rsid w:val="007C304C"/>
    <w:rPr>
      <w:rFonts w:ascii="Times New Roman" w:eastAsia="Times New Roman" w:hAnsi="Times New Roman"/>
      <w:sz w:val="24"/>
      <w:szCs w:val="22"/>
      <w:lang w:eastAsia="en-US"/>
    </w:rPr>
  </w:style>
  <w:style w:type="paragraph" w:styleId="affffffffffa">
    <w:name w:val="Revision"/>
    <w:hidden/>
    <w:uiPriority w:val="71"/>
    <w:rsid w:val="00201332"/>
    <w:rPr>
      <w:rFonts w:ascii="Times New Roman" w:eastAsia="Times New Roman" w:hAnsi="Times New Roman"/>
      <w:sz w:val="24"/>
      <w:szCs w:val="22"/>
      <w:lang w:eastAsia="en-US"/>
    </w:rPr>
  </w:style>
  <w:style w:type="paragraph" w:styleId="affffffffffb">
    <w:name w:val="List Paragraph"/>
    <w:basedOn w:val="a8"/>
    <w:uiPriority w:val="34"/>
    <w:qFormat/>
    <w:rsid w:val="009A43F5"/>
    <w:pPr>
      <w:ind w:left="720"/>
      <w:contextualSpacing/>
    </w:pPr>
  </w:style>
  <w:style w:type="table" w:customStyle="1" w:styleId="1ff0">
    <w:name w:val="Сетка таблицы1"/>
    <w:basedOn w:val="aa"/>
    <w:next w:val="af2"/>
    <w:uiPriority w:val="59"/>
    <w:rsid w:val="00E726E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c">
    <w:name w:val="Placeholder Text"/>
    <w:basedOn w:val="a9"/>
    <w:uiPriority w:val="67"/>
    <w:rsid w:val="00725D16"/>
    <w:rPr>
      <w:color w:val="808080"/>
    </w:rPr>
  </w:style>
  <w:style w:type="paragraph" w:customStyle="1" w:styleId="affffffffffd">
    <w:name w:val="Обычный (с отступом)"/>
    <w:basedOn w:val="a8"/>
    <w:rsid w:val="00E5197B"/>
    <w:pPr>
      <w:tabs>
        <w:tab w:val="left" w:pos="851"/>
      </w:tabs>
      <w:ind w:firstLine="709"/>
    </w:pPr>
    <w:rPr>
      <w:rFonts w:eastAsia="Calibri"/>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1"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locked="0" w:uiPriority="67"/>
    <w:lsdException w:name="No Spacing" w:locked="0" w:uiPriority="68"/>
    <w:lsdException w:name="Light Shading" w:locked="0" w:uiPriority="69"/>
    <w:lsdException w:name="Light List" w:locked="0" w:uiPriority="70"/>
    <w:lsdException w:name="Light Grid" w:locked="0" w:uiPriority="71"/>
    <w:lsdException w:name="Medium Shading 1" w:locked="0" w:uiPriority="72"/>
    <w:lsdException w:name="Medium Shading 2" w:locked="0" w:uiPriority="73"/>
    <w:lsdException w:name="Medium List 1" w:locked="0" w:uiPriority="60"/>
    <w:lsdException w:name="Medium List 2" w:locked="0" w:uiPriority="61"/>
    <w:lsdException w:name="Medium Grid 1" w:locked="0" w:uiPriority="62"/>
    <w:lsdException w:name="Medium Grid 2" w:locked="0" w:uiPriority="63"/>
    <w:lsdException w:name="Medium Grid 3" w:locked="0" w:uiPriority="64"/>
    <w:lsdException w:name="Dark List" w:locked="0" w:uiPriority="65"/>
    <w:lsdException w:name="Colorful Shading" w:locked="0" w:semiHidden="1" w:uiPriority="99"/>
    <w:lsdException w:name="Colorful List" w:locked="0" w:uiPriority="34" w:qFormat="1"/>
    <w:lsdException w:name="Colorful Grid" w:locked="0" w:uiPriority="29" w:qFormat="1"/>
    <w:lsdException w:name="Light Shading Accent 1" w:locked="0" w:uiPriority="30" w:qFormat="1"/>
    <w:lsdException w:name="Light List Accent 1" w:locked="0" w:uiPriority="66"/>
    <w:lsdException w:name="Light Grid Accent 1" w:locked="0" w:uiPriority="67"/>
    <w:lsdException w:name="Medium Shading 1 Accent 1" w:locked="0" w:uiPriority="68"/>
    <w:lsdException w:name="Medium Shading 2 Accent 1" w:locked="0" w:uiPriority="69"/>
    <w:lsdException w:name="Medium List 1 Accent 1" w:locked="0" w:uiPriority="70"/>
    <w:lsdException w:name="Revision" w:locked="0" w:uiPriority="71"/>
    <w:lsdException w:name="List Paragraph" w:locked="0" w:uiPriority="34" w:qFormat="1"/>
    <w:lsdException w:name="Quote" w:locked="0" w:uiPriority="73"/>
    <w:lsdException w:name="Intense Quote" w:locked="0" w:uiPriority="60"/>
    <w:lsdException w:name="Medium List 2 Accent 1" w:locked="0" w:uiPriority="61"/>
    <w:lsdException w:name="Medium Grid 1 Accent 1" w:locked="0" w:uiPriority="62"/>
    <w:lsdException w:name="Medium Grid 2 Accent 1" w:locked="0" w:uiPriority="63"/>
    <w:lsdException w:name="Medium Grid 3 Accent 1" w:locked="0" w:uiPriority="64"/>
    <w:lsdException w:name="Dark List Accent 1" w:locked="0" w:uiPriority="65"/>
    <w:lsdException w:name="Colorful Shading Accent 1" w:locked="0" w:uiPriority="66"/>
    <w:lsdException w:name="Colorful List Accent 1" w:locked="0" w:uiPriority="67"/>
    <w:lsdException w:name="Colorful Grid Accent 1" w:locked="0" w:uiPriority="68"/>
    <w:lsdException w:name="Light Shading Accent 2" w:locked="0" w:uiPriority="69"/>
    <w:lsdException w:name="Light List Accent 2" w:locked="0" w:uiPriority="70"/>
    <w:lsdException w:name="Light Grid Accent 2" w:locked="0" w:uiPriority="71"/>
    <w:lsdException w:name="Medium Shading 1 Accent 2" w:locked="0" w:uiPriority="72"/>
    <w:lsdException w:name="Medium Shading 2 Accent 2" w:locked="0" w:uiPriority="73"/>
    <w:lsdException w:name="Medium List 1 Accent 2" w:locked="0" w:uiPriority="60"/>
    <w:lsdException w:name="Medium List 2 Accent 2" w:locked="0" w:uiPriority="61"/>
    <w:lsdException w:name="Medium Grid 1 Accent 2" w:locked="0" w:uiPriority="62"/>
    <w:lsdException w:name="Medium Grid 2 Accent 2" w:locked="0" w:uiPriority="63"/>
    <w:lsdException w:name="Medium Grid 3 Accent 2" w:locked="0" w:uiPriority="64"/>
    <w:lsdException w:name="Dark List Accent 2" w:locked="0" w:uiPriority="65"/>
    <w:lsdException w:name="Colorful Shading Accent 2" w:locked="0" w:uiPriority="66"/>
    <w:lsdException w:name="Colorful List Accent 2" w:locked="0" w:uiPriority="67"/>
    <w:lsdException w:name="Colorful Grid Accent 2" w:locked="0" w:uiPriority="68"/>
    <w:lsdException w:name="Light Shading Accent 3" w:locked="0" w:uiPriority="69"/>
    <w:lsdException w:name="Light List Accent 3" w:locked="0" w:uiPriority="70"/>
    <w:lsdException w:name="Light Grid Accent 3" w:locked="0" w:uiPriority="71"/>
    <w:lsdException w:name="Medium Shading 1 Accent 3" w:locked="0" w:uiPriority="72"/>
    <w:lsdException w:name="Medium Shading 2 Accent 3" w:locked="0" w:uiPriority="73"/>
    <w:lsdException w:name="Medium List 1 Accent 3" w:locked="0" w:uiPriority="60"/>
    <w:lsdException w:name="Medium List 2 Accent 3" w:locked="0" w:uiPriority="61"/>
    <w:lsdException w:name="Medium Grid 1 Accent 3" w:locked="0" w:uiPriority="62"/>
    <w:lsdException w:name="Medium Grid 2 Accent 3" w:locked="0" w:uiPriority="63"/>
    <w:lsdException w:name="Medium Grid 3 Accent 3" w:locked="0" w:uiPriority="64"/>
    <w:lsdException w:name="Dark List Accent 3" w:locked="0" w:uiPriority="65"/>
    <w:lsdException w:name="Colorful Shading Accent 3" w:locked="0" w:uiPriority="66"/>
    <w:lsdException w:name="Colorful List Accent 3" w:locked="0" w:uiPriority="67"/>
    <w:lsdException w:name="Colorful Grid Accent 3" w:locked="0" w:uiPriority="68"/>
    <w:lsdException w:name="Light Shading Accent 4" w:locked="0" w:uiPriority="69"/>
    <w:lsdException w:name="Light List Accent 4" w:locked="0" w:uiPriority="70"/>
    <w:lsdException w:name="Light Grid Accent 4" w:locked="0" w:uiPriority="71"/>
    <w:lsdException w:name="Medium Shading 1 Accent 4" w:locked="0" w:uiPriority="72"/>
    <w:lsdException w:name="Medium Shading 2 Accent 4" w:locked="0" w:uiPriority="73"/>
    <w:lsdException w:name="Medium List 1 Accent 4" w:locked="0" w:uiPriority="60"/>
    <w:lsdException w:name="Medium List 2 Accent 4" w:locked="0" w:uiPriority="61"/>
    <w:lsdException w:name="Medium Grid 1 Accent 4" w:locked="0" w:uiPriority="62"/>
    <w:lsdException w:name="Medium Grid 2 Accent 4" w:locked="0" w:uiPriority="63"/>
    <w:lsdException w:name="Medium Grid 3 Accent 4" w:locked="0" w:uiPriority="64"/>
    <w:lsdException w:name="Dark List Accent 4" w:locked="0" w:uiPriority="65"/>
    <w:lsdException w:name="Colorful Shading Accent 4" w:locked="0" w:uiPriority="66"/>
    <w:lsdException w:name="Colorful List Accent 4" w:locked="0" w:uiPriority="67"/>
    <w:lsdException w:name="Colorful Grid Accent 4" w:locked="0" w:uiPriority="68"/>
    <w:lsdException w:name="Light Shading Accent 5" w:locked="0" w:uiPriority="69"/>
    <w:lsdException w:name="Light List Accent 5" w:locked="0" w:uiPriority="70"/>
    <w:lsdException w:name="Light Grid Accent 5" w:locked="0" w:uiPriority="71"/>
    <w:lsdException w:name="Medium Shading 1 Accent 5" w:locked="0" w:uiPriority="72"/>
    <w:lsdException w:name="Medium Shading 2 Accent 5" w:locked="0" w:uiPriority="73"/>
    <w:lsdException w:name="Medium List 1 Accent 5" w:locked="0" w:uiPriority="60"/>
    <w:lsdException w:name="Medium List 2 Accent 5" w:locked="0" w:uiPriority="61"/>
    <w:lsdException w:name="Medium Grid 1 Accent 5" w:locked="0" w:uiPriority="62"/>
    <w:lsdException w:name="Medium Grid 2 Accent 5" w:locked="0" w:uiPriority="63"/>
    <w:lsdException w:name="Medium Grid 3 Accent 5" w:locked="0" w:uiPriority="64"/>
    <w:lsdException w:name="Dark List Accent 5" w:locked="0" w:uiPriority="65"/>
    <w:lsdException w:name="Colorful Shading Accent 5" w:locked="0" w:uiPriority="66"/>
    <w:lsdException w:name="Colorful List Accent 5" w:locked="0" w:uiPriority="67"/>
    <w:lsdException w:name="Colorful Grid Accent 5" w:locked="0" w:uiPriority="68"/>
    <w:lsdException w:name="Light Shading Accent 6" w:locked="0" w:uiPriority="69"/>
    <w:lsdException w:name="Light List Accent 6" w:locked="0" w:uiPriority="70"/>
    <w:lsdException w:name="Light Grid Accent 6" w:locked="0" w:uiPriority="71"/>
    <w:lsdException w:name="Medium Shading 1 Accent 6" w:locked="0" w:uiPriority="72"/>
    <w:lsdException w:name="Medium Shading 2 Accent 6" w:locked="0" w:uiPriority="73"/>
    <w:lsdException w:name="Medium List 1 Accent 6" w:locked="0" w:uiPriority="19" w:qFormat="1"/>
    <w:lsdException w:name="Medium List 2 Accent 6" w:locked="0" w:uiPriority="21" w:qFormat="1"/>
    <w:lsdException w:name="Medium Grid 1 Accent 6" w:locked="0" w:uiPriority="31" w:qFormat="1"/>
    <w:lsdException w:name="Medium Grid 2 Accent 6" w:locked="0" w:uiPriority="32" w:qFormat="1"/>
    <w:lsdException w:name="Medium Grid 3 Accent 6" w:locked="0" w:uiPriority="33" w:qFormat="1"/>
    <w:lsdException w:name="Dark List Accent 6" w:locked="0" w:semiHidden="1" w:uiPriority="37" w:unhideWhenUsed="1"/>
    <w:lsdException w:name="Colorful Shading Accent 6" w:locked="0" w:semiHidden="1" w:uiPriority="39" w:unhideWhenUsed="1" w:qFormat="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a8">
    <w:name w:val="Normal"/>
    <w:rsid w:val="00850E9D"/>
    <w:pPr>
      <w:ind w:firstLine="851"/>
      <w:jc w:val="both"/>
    </w:pPr>
    <w:rPr>
      <w:rFonts w:ascii="Times New Roman" w:eastAsia="Times New Roman" w:hAnsi="Times New Roman"/>
      <w:sz w:val="24"/>
      <w:szCs w:val="22"/>
      <w:lang w:eastAsia="en-US"/>
    </w:rPr>
  </w:style>
  <w:style w:type="paragraph" w:styleId="1">
    <w:name w:val="heading 1"/>
    <w:aliases w:val="Нат,Заголовок1Нат,раздел,заголовок 1,Раздел,Загол1,разд,Headline 1,Заголовок раздела,Заголовок раздела Знак Знак"/>
    <w:basedOn w:val="a8"/>
    <w:next w:val="a8"/>
    <w:link w:val="14"/>
    <w:autoRedefine/>
    <w:qFormat/>
    <w:rsid w:val="00CD1F6E"/>
    <w:pPr>
      <w:keepNext/>
      <w:numPr>
        <w:numId w:val="60"/>
      </w:numPr>
      <w:tabs>
        <w:tab w:val="left" w:pos="851"/>
        <w:tab w:val="left" w:pos="1134"/>
      </w:tabs>
      <w:outlineLvl w:val="0"/>
    </w:pPr>
    <w:rPr>
      <w:rFonts w:eastAsia="MS ????"/>
      <w:b/>
      <w:bCs/>
      <w:sz w:val="28"/>
      <w:szCs w:val="28"/>
    </w:rPr>
  </w:style>
  <w:style w:type="paragraph" w:styleId="20">
    <w:name w:val="heading 2"/>
    <w:aliases w:val="Заголовок2Нат,Заголовок 2+полужирный,подразд,подразд Знак,Заголовок 2 Знак1,Заголовок 2+полужирный Знак,подразд Знак1,Заголовок 2 Знак Знак,подразд Знак Знак,Heading 2 Char,Char Char,Char,Подраздел, Char Char, Char"/>
    <w:basedOn w:val="a8"/>
    <w:next w:val="a8"/>
    <w:link w:val="27"/>
    <w:autoRedefine/>
    <w:qFormat/>
    <w:rsid w:val="00FD1E93"/>
    <w:pPr>
      <w:keepNext/>
      <w:numPr>
        <w:ilvl w:val="1"/>
        <w:numId w:val="60"/>
      </w:numPr>
      <w:tabs>
        <w:tab w:val="left" w:pos="851"/>
      </w:tabs>
      <w:spacing w:before="60" w:after="60"/>
      <w:outlineLvl w:val="1"/>
    </w:pPr>
    <w:rPr>
      <w:rFonts w:eastAsia="MS ????"/>
      <w:b/>
      <w:szCs w:val="26"/>
    </w:rPr>
  </w:style>
  <w:style w:type="paragraph" w:styleId="30">
    <w:name w:val="heading 3"/>
    <w:aliases w:val="Заголовок3Нат,пункт,Заголовок 3 Знак Знак Знак,Заголовок 3 Знак1,Заголовок 3 Знак Знак Знак1,Заголовок 3 Знак2,Заголовок 3 Знак Знак Знак2,Заголовок 3 Знак5,Заголовок 3 Знак Знак Знак3,Заголовок 3 Знак11,Заголовок 3 Знак Знак Знак11,ioieo"/>
    <w:basedOn w:val="a8"/>
    <w:next w:val="a8"/>
    <w:link w:val="32"/>
    <w:autoRedefine/>
    <w:qFormat/>
    <w:rsid w:val="00CF0079"/>
    <w:pPr>
      <w:keepNext/>
      <w:numPr>
        <w:ilvl w:val="2"/>
        <w:numId w:val="60"/>
      </w:numPr>
      <w:tabs>
        <w:tab w:val="left" w:pos="993"/>
      </w:tabs>
      <w:spacing w:before="60" w:after="60"/>
      <w:outlineLvl w:val="2"/>
    </w:pPr>
    <w:rPr>
      <w:rFonts w:eastAsia="MS ????"/>
      <w:b/>
      <w:szCs w:val="24"/>
    </w:rPr>
  </w:style>
  <w:style w:type="paragraph" w:styleId="4">
    <w:name w:val="heading 4"/>
    <w:aliases w:val="Заголовок4Нат,прилож.,Заголовок 4 Знак2,Заголовок 4 Знак1 Знак1,Заголовок 4 Знак1 Знак Знак Знак,Заголовок 4 Знак1 Знак Знак1,Заголовок 4 Знак Знак Знак,Заголовок 4 Знак1 Знак Знак,Заголовок 4 Знак Знак,Заголовок 4 Знак1 Знак,Heading 4 Ch"/>
    <w:basedOn w:val="a8"/>
    <w:next w:val="a8"/>
    <w:link w:val="41"/>
    <w:autoRedefine/>
    <w:qFormat/>
    <w:rsid w:val="001B676A"/>
    <w:pPr>
      <w:keepNext/>
      <w:numPr>
        <w:ilvl w:val="3"/>
        <w:numId w:val="60"/>
      </w:numPr>
      <w:tabs>
        <w:tab w:val="left" w:pos="851"/>
      </w:tabs>
      <w:spacing w:before="60" w:after="60"/>
      <w:outlineLvl w:val="3"/>
    </w:pPr>
    <w:rPr>
      <w:rFonts w:eastAsia="MS ????"/>
      <w:b/>
      <w:bCs/>
      <w:iCs/>
      <w:szCs w:val="20"/>
    </w:rPr>
  </w:style>
  <w:style w:type="paragraph" w:styleId="5">
    <w:name w:val="heading 5"/>
    <w:aliases w:val="аннот.др,наимен,маркер,Заголовок 5 Знак1 Знак Знак,аннот.др Знак Знак Знак,наимен Знак Знак Знак,Заголовок 5 Знак Знак Знак Знак"/>
    <w:basedOn w:val="a8"/>
    <w:next w:val="a8"/>
    <w:link w:val="50"/>
    <w:qFormat/>
    <w:rsid w:val="00E44E07"/>
    <w:pPr>
      <w:keepNext/>
      <w:keepLines/>
      <w:numPr>
        <w:ilvl w:val="4"/>
        <w:numId w:val="60"/>
      </w:numPr>
      <w:spacing w:before="60" w:after="60" w:line="360" w:lineRule="auto"/>
      <w:outlineLvl w:val="4"/>
    </w:pPr>
    <w:rPr>
      <w:rFonts w:ascii="Calibri" w:eastAsia="MS ????" w:hAnsi="Calibri"/>
      <w:b/>
      <w:szCs w:val="20"/>
    </w:rPr>
  </w:style>
  <w:style w:type="paragraph" w:styleId="6">
    <w:name w:val="heading 6"/>
    <w:basedOn w:val="a8"/>
    <w:next w:val="a8"/>
    <w:link w:val="60"/>
    <w:qFormat/>
    <w:rsid w:val="003E5DFD"/>
    <w:pPr>
      <w:keepNext/>
      <w:keepLines/>
      <w:numPr>
        <w:ilvl w:val="5"/>
        <w:numId w:val="60"/>
      </w:numPr>
      <w:spacing w:before="200"/>
      <w:outlineLvl w:val="5"/>
    </w:pPr>
    <w:rPr>
      <w:rFonts w:ascii="Cambria" w:eastAsia="MS ????" w:hAnsi="Cambria"/>
      <w:i/>
      <w:iCs/>
      <w:color w:val="243F60"/>
      <w:szCs w:val="20"/>
    </w:rPr>
  </w:style>
  <w:style w:type="paragraph" w:styleId="7">
    <w:name w:val="heading 7"/>
    <w:basedOn w:val="a8"/>
    <w:next w:val="a8"/>
    <w:link w:val="70"/>
    <w:qFormat/>
    <w:rsid w:val="003E5DFD"/>
    <w:pPr>
      <w:keepNext/>
      <w:keepLines/>
      <w:numPr>
        <w:ilvl w:val="6"/>
        <w:numId w:val="60"/>
      </w:numPr>
      <w:spacing w:before="200"/>
      <w:outlineLvl w:val="6"/>
    </w:pPr>
    <w:rPr>
      <w:rFonts w:ascii="Cambria" w:eastAsia="MS ????" w:hAnsi="Cambria"/>
      <w:i/>
      <w:iCs/>
      <w:color w:val="404040"/>
      <w:szCs w:val="20"/>
    </w:rPr>
  </w:style>
  <w:style w:type="paragraph" w:styleId="8">
    <w:name w:val="heading 8"/>
    <w:basedOn w:val="a8"/>
    <w:next w:val="a8"/>
    <w:link w:val="80"/>
    <w:qFormat/>
    <w:rsid w:val="003E5DFD"/>
    <w:pPr>
      <w:keepNext/>
      <w:keepLines/>
      <w:numPr>
        <w:ilvl w:val="7"/>
        <w:numId w:val="60"/>
      </w:numPr>
      <w:spacing w:before="200"/>
      <w:outlineLvl w:val="7"/>
    </w:pPr>
    <w:rPr>
      <w:rFonts w:ascii="Cambria" w:eastAsia="MS ????" w:hAnsi="Cambria"/>
      <w:color w:val="404040"/>
      <w:sz w:val="20"/>
      <w:szCs w:val="20"/>
    </w:rPr>
  </w:style>
  <w:style w:type="paragraph" w:styleId="9">
    <w:name w:val="heading 9"/>
    <w:aliases w:val="Заголовок приложения"/>
    <w:basedOn w:val="a8"/>
    <w:next w:val="a8"/>
    <w:link w:val="90"/>
    <w:qFormat/>
    <w:rsid w:val="003E5DFD"/>
    <w:pPr>
      <w:keepNext/>
      <w:keepLines/>
      <w:numPr>
        <w:ilvl w:val="8"/>
        <w:numId w:val="60"/>
      </w:numPr>
      <w:spacing w:before="200"/>
      <w:outlineLvl w:val="8"/>
    </w:pPr>
    <w:rPr>
      <w:rFonts w:ascii="Cambria" w:eastAsia="MS ????" w:hAnsi="Cambria"/>
      <w:i/>
      <w:iCs/>
      <w:color w:val="404040"/>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Balloon Text"/>
    <w:basedOn w:val="a8"/>
    <w:link w:val="ad"/>
    <w:semiHidden/>
    <w:rsid w:val="000D154A"/>
    <w:rPr>
      <w:rFonts w:ascii="Tahoma" w:eastAsia="Calibri" w:hAnsi="Tahoma"/>
      <w:sz w:val="16"/>
      <w:szCs w:val="20"/>
    </w:rPr>
  </w:style>
  <w:style w:type="character" w:customStyle="1" w:styleId="14">
    <w:name w:val="Заголовок 1 Знак"/>
    <w:aliases w:val="Нат Знак,Заголовок1Нат Знак,раздел Знак1,заголовок 1 Знак1,Раздел Знак1,Загол1 Знак1,разд Знак1,Headline 1 Знак1,Заголовок раздела Знак1,Заголовок раздела Знак Знак Знак1"/>
    <w:link w:val="1"/>
    <w:locked/>
    <w:rsid w:val="00CD1F6E"/>
    <w:rPr>
      <w:rFonts w:ascii="Times New Roman" w:eastAsia="MS ????" w:hAnsi="Times New Roman"/>
      <w:b/>
      <w:bCs/>
      <w:sz w:val="28"/>
      <w:szCs w:val="28"/>
      <w:lang w:eastAsia="en-US"/>
    </w:rPr>
  </w:style>
  <w:style w:type="character" w:customStyle="1" w:styleId="Heading2Char1">
    <w:name w:val="Heading 2 Char1"/>
    <w:aliases w:val="Заголовок2Нат Char,Заголовок 2+полужирный Char,подразд Char,подразд Знак Char,Заголовок 2 Знак1 Char,Заголовок 2+полужирный Знак Char,подразд Знак1 Char,Заголовок 2 Знак Знак Char,подразд Знак Знак Char,Heading 2 Char Char,Char Char Cha"/>
    <w:semiHidden/>
    <w:locked/>
    <w:rsid w:val="00C94F86"/>
    <w:rPr>
      <w:rFonts w:ascii="Cambria" w:hAnsi="Cambria" w:cs="Times New Roman"/>
      <w:b/>
      <w:bCs/>
      <w:i/>
      <w:iCs/>
      <w:sz w:val="28"/>
      <w:szCs w:val="28"/>
      <w:lang w:eastAsia="en-US"/>
    </w:rPr>
  </w:style>
  <w:style w:type="character" w:customStyle="1" w:styleId="32">
    <w:name w:val="Заголовок 3 Знак"/>
    <w:aliases w:val="Заголовок3Нат Знак,пункт Знак2,Заголовок 3 Знак Знак Знак Знак2,Заголовок 3 Знак1 Знак2,Заголовок 3 Знак Знак Знак1 Знак2,Заголовок 3 Знак2 Знак2,Заголовок 3 Знак Знак Знак2 Знак2,Заголовок 3 Знак5 Знак2,Заголовок 3 Знак11 Знак1"/>
    <w:link w:val="30"/>
    <w:locked/>
    <w:rsid w:val="00CF0079"/>
    <w:rPr>
      <w:rFonts w:ascii="Times New Roman" w:eastAsia="MS ????" w:hAnsi="Times New Roman"/>
      <w:b/>
      <w:sz w:val="24"/>
      <w:szCs w:val="24"/>
      <w:lang w:eastAsia="en-US"/>
    </w:rPr>
  </w:style>
  <w:style w:type="character" w:customStyle="1" w:styleId="Heading4Char">
    <w:name w:val="Heading 4 Char"/>
    <w:aliases w:val="Заголовок4Нат Char,прилож. Char,Заголовок 4 Знак2 Char,Заголовок 4 Знак1 Знак1 Char,Заголовок 4 Знак1 Знак Знак Знак Char,Заголовок 4 Знак1 Знак Знак1 Char,Заголовок 4 Знак Знак Знак Char,Заголовок 4 Знак1 Знак Знак Char,Heading 4 Ch Cha"/>
    <w:semiHidden/>
    <w:locked/>
    <w:rsid w:val="00C94F86"/>
    <w:rPr>
      <w:rFonts w:ascii="Calibri" w:hAnsi="Calibri" w:cs="Times New Roman"/>
      <w:b/>
      <w:bCs/>
      <w:sz w:val="28"/>
      <w:szCs w:val="28"/>
      <w:lang w:eastAsia="en-US"/>
    </w:rPr>
  </w:style>
  <w:style w:type="character" w:customStyle="1" w:styleId="50">
    <w:name w:val="Заголовок 5 Знак"/>
    <w:aliases w:val="аннот.др Знак2,наимен Знак2,маркер Знак1,Заголовок 5 Знак1 Знак Знак Знак,аннот.др Знак Знак Знак Знак,наимен Знак Знак Знак Знак,Заголовок 5 Знак Знак Знак Знак Знак"/>
    <w:link w:val="5"/>
    <w:locked/>
    <w:rsid w:val="00E44E07"/>
    <w:rPr>
      <w:rFonts w:eastAsia="MS ????"/>
      <w:b/>
      <w:sz w:val="24"/>
      <w:lang w:eastAsia="en-US"/>
    </w:rPr>
  </w:style>
  <w:style w:type="character" w:customStyle="1" w:styleId="60">
    <w:name w:val="Заголовок 6 Знак"/>
    <w:link w:val="6"/>
    <w:locked/>
    <w:rsid w:val="003E5DFD"/>
    <w:rPr>
      <w:rFonts w:ascii="Cambria" w:eastAsia="MS ????" w:hAnsi="Cambria"/>
      <w:i/>
      <w:iCs/>
      <w:color w:val="243F60"/>
      <w:sz w:val="24"/>
      <w:lang w:eastAsia="en-US"/>
    </w:rPr>
  </w:style>
  <w:style w:type="character" w:customStyle="1" w:styleId="70">
    <w:name w:val="Заголовок 7 Знак"/>
    <w:link w:val="7"/>
    <w:locked/>
    <w:rsid w:val="003E5DFD"/>
    <w:rPr>
      <w:rFonts w:ascii="Cambria" w:eastAsia="MS ????" w:hAnsi="Cambria"/>
      <w:i/>
      <w:iCs/>
      <w:color w:val="404040"/>
      <w:sz w:val="24"/>
      <w:lang w:eastAsia="en-US"/>
    </w:rPr>
  </w:style>
  <w:style w:type="character" w:customStyle="1" w:styleId="80">
    <w:name w:val="Заголовок 8 Знак"/>
    <w:link w:val="8"/>
    <w:locked/>
    <w:rsid w:val="003E5DFD"/>
    <w:rPr>
      <w:rFonts w:ascii="Cambria" w:eastAsia="MS ????" w:hAnsi="Cambria"/>
      <w:color w:val="404040"/>
      <w:lang w:eastAsia="en-US"/>
    </w:rPr>
  </w:style>
  <w:style w:type="character" w:customStyle="1" w:styleId="90">
    <w:name w:val="Заголовок 9 Знак"/>
    <w:aliases w:val="Заголовок приложения Знак"/>
    <w:link w:val="9"/>
    <w:locked/>
    <w:rsid w:val="003E5DFD"/>
    <w:rPr>
      <w:rFonts w:ascii="Cambria" w:eastAsia="MS ????" w:hAnsi="Cambria"/>
      <w:i/>
      <w:iCs/>
      <w:color w:val="404040"/>
      <w:lang w:eastAsia="en-US"/>
    </w:rPr>
  </w:style>
  <w:style w:type="character" w:customStyle="1" w:styleId="Heading2Char110">
    <w:name w:val="Heading 2 Char110"/>
    <w:aliases w:val="Заголовок2Нат Char11,Заголовок 2+полужирный Char11,подразд Char11,подразд Знак Char11,Заголовок 2 Знак1 Char11,Заголовок 2+полужирный Знак Char11,подразд Знак1 Char11,Заголовок 2 Знак Знак Char11,подразд Знак Знак Char11,Char Char Cha2"/>
    <w:semiHidden/>
    <w:locked/>
    <w:rsid w:val="0041190D"/>
    <w:rPr>
      <w:rFonts w:ascii="Cambria" w:hAnsi="Cambria" w:cs="Times New Roman"/>
      <w:b/>
      <w:bCs/>
      <w:i/>
      <w:iCs/>
      <w:sz w:val="28"/>
      <w:szCs w:val="28"/>
      <w:lang w:eastAsia="en-US"/>
    </w:rPr>
  </w:style>
  <w:style w:type="character" w:customStyle="1" w:styleId="Heading4Char11">
    <w:name w:val="Heading 4 Char11"/>
    <w:aliases w:val="Заголовок4Нат Char11,прилож. Char11,Заголовок 4 Знак2 Char11,Заголовок 4 Знак1 Знак1 Char11,Заголовок 4 Знак1 Знак Знак Знак Char11,Заголовок 4 Знак1 Знак Знак1 Char11,Заголовок 4 Знак Знак Знак Char11,Заголовок 4 Знак1 Знак Знак Char1"/>
    <w:semiHidden/>
    <w:locked/>
    <w:rsid w:val="0041190D"/>
    <w:rPr>
      <w:rFonts w:ascii="Calibri" w:hAnsi="Calibri" w:cs="Times New Roman"/>
      <w:b/>
      <w:bCs/>
      <w:sz w:val="28"/>
      <w:szCs w:val="28"/>
      <w:lang w:eastAsia="en-US"/>
    </w:rPr>
  </w:style>
  <w:style w:type="character" w:customStyle="1" w:styleId="Heading2Char19">
    <w:name w:val="Heading 2 Char19"/>
    <w:aliases w:val="Заголовок2Нат Char10,Заголовок 2+полужирный Char10,подразд Char10,подразд Знак Char10,Заголовок 2 Знак1 Char10,Заголовок 2+полужирный Знак Char10,подразд Знак1 Char10,Заголовок 2 Знак Знак Char10,подразд Знак Знак Char10,Char Char Cha1"/>
    <w:semiHidden/>
    <w:locked/>
    <w:rsid w:val="00771174"/>
    <w:rPr>
      <w:rFonts w:ascii="Cambria" w:hAnsi="Cambria" w:cs="Times New Roman"/>
      <w:b/>
      <w:bCs/>
      <w:i/>
      <w:iCs/>
      <w:sz w:val="28"/>
      <w:szCs w:val="28"/>
      <w:lang w:eastAsia="en-US"/>
    </w:rPr>
  </w:style>
  <w:style w:type="character" w:customStyle="1" w:styleId="Heading4Char10">
    <w:name w:val="Heading 4 Char10"/>
    <w:aliases w:val="Заголовок4Нат Char10,прилож. Char10,Заголовок 4 Знак2 Char10,Заголовок 4 Знак1 Знак1 Char10,Заголовок 4 Знак1 Знак Знак Знак Char10,Заголовок 4 Знак1 Знак Знак1 Char10,Заголовок 4 Знак Знак Знак Char10,Заголовок 4 Знак1 Знак Знак Char12"/>
    <w:semiHidden/>
    <w:locked/>
    <w:rsid w:val="00771174"/>
    <w:rPr>
      <w:rFonts w:ascii="Calibri" w:hAnsi="Calibri" w:cs="Times New Roman"/>
      <w:b/>
      <w:bCs/>
      <w:sz w:val="28"/>
      <w:szCs w:val="28"/>
      <w:lang w:eastAsia="en-US"/>
    </w:rPr>
  </w:style>
  <w:style w:type="character" w:customStyle="1" w:styleId="Heading2Char18">
    <w:name w:val="Heading 2 Char18"/>
    <w:aliases w:val="Заголовок2Нат Char9,Заголовок 2+полужирный Char9,подразд Char9,подразд Знак Char9,Заголовок 2 Знак1 Char9,Заголовок 2+полужирный Знак Char9,подразд Знак1 Char9,Заголовок 2 Знак Знак Char9,подразд Знак Знак Char9,Heading 2 Char Char9"/>
    <w:semiHidden/>
    <w:locked/>
    <w:rsid w:val="004F195B"/>
    <w:rPr>
      <w:rFonts w:ascii="Cambria" w:hAnsi="Cambria" w:cs="Times New Roman"/>
      <w:b/>
      <w:bCs/>
      <w:i/>
      <w:iCs/>
      <w:sz w:val="28"/>
      <w:szCs w:val="28"/>
      <w:lang w:eastAsia="en-US"/>
    </w:rPr>
  </w:style>
  <w:style w:type="character" w:customStyle="1" w:styleId="Heading4Char9">
    <w:name w:val="Heading 4 Char9"/>
    <w:aliases w:val="Заголовок4Нат Char9,прилож. Char9,Заголовок 4 Знак2 Char9,Заголовок 4 Знак1 Знак1 Char9,Заголовок 4 Знак1 Знак Знак Знак Char9,Заголовок 4 Знак1 Знак Знак1 Char9,Заголовок 4 Знак Знак Знак Char9,Заголовок 4 Знак1 Знак Знак Char9"/>
    <w:semiHidden/>
    <w:locked/>
    <w:rsid w:val="004F195B"/>
    <w:rPr>
      <w:rFonts w:ascii="Calibri" w:hAnsi="Calibri" w:cs="Times New Roman"/>
      <w:b/>
      <w:bCs/>
      <w:sz w:val="28"/>
      <w:szCs w:val="28"/>
      <w:lang w:eastAsia="en-US"/>
    </w:rPr>
  </w:style>
  <w:style w:type="character" w:customStyle="1" w:styleId="Heading2Char17">
    <w:name w:val="Heading 2 Char17"/>
    <w:aliases w:val="Заголовок2Нат Char8,Заголовок 2+полужирный Char8,подразд Char8,подразд Знак Char8,Заголовок 2 Знак1 Char8,Заголовок 2+полужирный Знак Char8,подразд Знак1 Char8,Заголовок 2 Знак Знак Char8,подразд Знак Знак Char8,Heading 2 Char Char8"/>
    <w:semiHidden/>
    <w:rsid w:val="007201E6"/>
    <w:rPr>
      <w:rFonts w:ascii="Cambria" w:hAnsi="Cambria"/>
      <w:b/>
      <w:i/>
      <w:sz w:val="28"/>
      <w:lang w:eastAsia="en-US"/>
    </w:rPr>
  </w:style>
  <w:style w:type="character" w:customStyle="1" w:styleId="Heading4Char8">
    <w:name w:val="Heading 4 Char8"/>
    <w:aliases w:val="Заголовок4Нат Char8,прилож. Char8,Заголовок 4 Знак2 Char8,Заголовок 4 Знак1 Знак1 Char8,Заголовок 4 Знак1 Знак Знак Знак Char8,Заголовок 4 Знак1 Знак Знак1 Char8,Заголовок 4 Знак Знак Знак Char8,Заголовок 4 Знак1 Знак Знак Char8"/>
    <w:semiHidden/>
    <w:rsid w:val="007201E6"/>
    <w:rPr>
      <w:rFonts w:ascii="Calibri" w:hAnsi="Calibri"/>
      <w:b/>
      <w:sz w:val="28"/>
      <w:lang w:eastAsia="en-US"/>
    </w:rPr>
  </w:style>
  <w:style w:type="character" w:customStyle="1" w:styleId="Heading2Char16">
    <w:name w:val="Heading 2 Char16"/>
    <w:aliases w:val="Заголовок2Нат Char7,Заголовок 2+полужирный Char7,подразд Char7,подразд Знак Char7,Заголовок 2 Знак1 Char7,Заголовок 2+полужирный Знак Char7,подразд Знак1 Char7,Заголовок 2 Знак Знак Char7,подразд Знак Знак Char7,Heading 2 Char Char7"/>
    <w:semiHidden/>
    <w:locked/>
    <w:rsid w:val="001F6447"/>
    <w:rPr>
      <w:rFonts w:ascii="Cambria" w:hAnsi="Cambria"/>
      <w:b/>
      <w:i/>
      <w:sz w:val="28"/>
      <w:lang w:eastAsia="en-US"/>
    </w:rPr>
  </w:style>
  <w:style w:type="character" w:customStyle="1" w:styleId="Heading4Char7">
    <w:name w:val="Heading 4 Char7"/>
    <w:aliases w:val="Заголовок4Нат Char7,прилож. Char7,Заголовок 4 Знак2 Char7,Заголовок 4 Знак1 Знак1 Char7,Заголовок 4 Знак1 Знак Знак Знак Char7,Заголовок 4 Знак1 Знак Знак1 Char7,Заголовок 4 Знак Знак Знак Char7,Заголовок 4 Знак1 Знак Знак Char7"/>
    <w:semiHidden/>
    <w:locked/>
    <w:rsid w:val="001F6447"/>
    <w:rPr>
      <w:rFonts w:ascii="Calibri" w:hAnsi="Calibri"/>
      <w:b/>
      <w:sz w:val="28"/>
      <w:lang w:eastAsia="en-US"/>
    </w:rPr>
  </w:style>
  <w:style w:type="character" w:customStyle="1" w:styleId="Heading2Char15">
    <w:name w:val="Heading 2 Char15"/>
    <w:aliases w:val="Заголовок2Нат Char6,Заголовок 2+полужирный Char6,подразд Char6,подразд Знак Char6,Заголовок 2 Знак1 Char6,Заголовок 2+полужирный Знак Char6,подразд Знак1 Char6,Заголовок 2 Знак Знак Char6,подразд Знак Знак Char6,Heading 2 Char Char6"/>
    <w:semiHidden/>
    <w:locked/>
    <w:rsid w:val="00A45114"/>
    <w:rPr>
      <w:rFonts w:ascii="Cambria" w:hAnsi="Cambria"/>
      <w:b/>
      <w:i/>
      <w:sz w:val="28"/>
      <w:lang w:eastAsia="en-US"/>
    </w:rPr>
  </w:style>
  <w:style w:type="character" w:customStyle="1" w:styleId="Heading4Char6">
    <w:name w:val="Heading 4 Char6"/>
    <w:aliases w:val="Заголовок4Нат Char6,прилож. Char6,Заголовок 4 Знак2 Char6,Заголовок 4 Знак1 Знак1 Char6,Заголовок 4 Знак1 Знак Знак Знак Char6,Заголовок 4 Знак1 Знак Знак1 Char6,Заголовок 4 Знак Знак Знак Char6,Заголовок 4 Знак1 Знак Знак Char6"/>
    <w:semiHidden/>
    <w:locked/>
    <w:rsid w:val="00A45114"/>
    <w:rPr>
      <w:rFonts w:ascii="Calibri" w:hAnsi="Calibri"/>
      <w:b/>
      <w:sz w:val="28"/>
      <w:lang w:eastAsia="en-US"/>
    </w:rPr>
  </w:style>
  <w:style w:type="character" w:customStyle="1" w:styleId="Heading2Char14">
    <w:name w:val="Heading 2 Char14"/>
    <w:aliases w:val="Заголовок2Нат Char5,Заголовок 2+полужирный Char5,подразд Char5,подразд Знак Char5,Заголовок 2 Знак1 Char5,Заголовок 2+полужирный Знак Char5,подразд Знак1 Char5,Заголовок 2 Знак Знак Char5,подразд Знак Знак Char5,Heading 2 Char Char5"/>
    <w:semiHidden/>
    <w:locked/>
    <w:rsid w:val="00770F8B"/>
    <w:rPr>
      <w:rFonts w:ascii="Cambria" w:hAnsi="Cambria"/>
      <w:b/>
      <w:i/>
      <w:sz w:val="28"/>
      <w:lang w:eastAsia="en-US"/>
    </w:rPr>
  </w:style>
  <w:style w:type="character" w:customStyle="1" w:styleId="Heading4Char5">
    <w:name w:val="Heading 4 Char5"/>
    <w:aliases w:val="Заголовок4Нат Char5,прилож. Char5,Заголовок 4 Знак2 Char5,Заголовок 4 Знак1 Знак1 Char5,Заголовок 4 Знак1 Знак Знак Знак Char5,Заголовок 4 Знак1 Знак Знак1 Char5,Заголовок 4 Знак Знак Знак Char5,Заголовок 4 Знак1 Знак Знак Char5"/>
    <w:semiHidden/>
    <w:locked/>
    <w:rsid w:val="00770F8B"/>
    <w:rPr>
      <w:rFonts w:ascii="Calibri" w:hAnsi="Calibri"/>
      <w:b/>
      <w:sz w:val="28"/>
      <w:lang w:eastAsia="en-US"/>
    </w:rPr>
  </w:style>
  <w:style w:type="character" w:customStyle="1" w:styleId="Heading2Char13">
    <w:name w:val="Heading 2 Char13"/>
    <w:aliases w:val="Заголовок2Нат Char4,Заголовок 2+полужирный Char4,подразд Char4,подразд Знак Char4,Заголовок 2 Знак1 Char4,Заголовок 2+полужирный Знак Char4,подразд Знак1 Char4,Заголовок 2 Знак Знак Char4,подразд Знак Знак Char4,Heading 2 Char Char4"/>
    <w:semiHidden/>
    <w:locked/>
    <w:rsid w:val="00FD77EB"/>
    <w:rPr>
      <w:rFonts w:ascii="Cambria" w:hAnsi="Cambria"/>
      <w:b/>
      <w:i/>
      <w:sz w:val="28"/>
      <w:lang w:eastAsia="en-US"/>
    </w:rPr>
  </w:style>
  <w:style w:type="character" w:customStyle="1" w:styleId="Heading4Char4">
    <w:name w:val="Heading 4 Char4"/>
    <w:aliases w:val="Заголовок4Нат Char4,прилож. Char4,Заголовок 4 Знак2 Char4,Заголовок 4 Знак1 Знак1 Char4,Заголовок 4 Знак1 Знак Знак Знак Char4,Заголовок 4 Знак1 Знак Знак1 Char4,Заголовок 4 Знак Знак Знак Char4,Заголовок 4 Знак1 Знак Знак Char4"/>
    <w:semiHidden/>
    <w:locked/>
    <w:rsid w:val="00FD77EB"/>
    <w:rPr>
      <w:rFonts w:ascii="Calibri" w:hAnsi="Calibri"/>
      <w:b/>
      <w:sz w:val="28"/>
      <w:lang w:eastAsia="en-US"/>
    </w:rPr>
  </w:style>
  <w:style w:type="character" w:customStyle="1" w:styleId="Heading2Char12">
    <w:name w:val="Heading 2 Char12"/>
    <w:aliases w:val="Заголовок2Нат Char3,Заголовок 2+полужирный Char3,подразд Char3,подразд Знак Char3,Заголовок 2 Знак1 Char3,Заголовок 2+полужирный Знак Char3,подразд Знак1 Char3,Заголовок 2 Знак Знак Char3,подразд Знак Знак Char3,Heading 2 Char Char3"/>
    <w:semiHidden/>
    <w:locked/>
    <w:rsid w:val="00CD1672"/>
    <w:rPr>
      <w:rFonts w:ascii="Cambria" w:hAnsi="Cambria"/>
      <w:b/>
      <w:i/>
      <w:sz w:val="28"/>
      <w:lang w:eastAsia="en-US"/>
    </w:rPr>
  </w:style>
  <w:style w:type="character" w:customStyle="1" w:styleId="Heading4Char3">
    <w:name w:val="Heading 4 Char3"/>
    <w:aliases w:val="Заголовок4Нат Char3,прилож. Char3,Заголовок 4 Знак2 Char3,Заголовок 4 Знак1 Знак1 Char3,Заголовок 4 Знак1 Знак Знак Знак Char3,Заголовок 4 Знак1 Знак Знак1 Char3,Заголовок 4 Знак Знак Знак Char3,Заголовок 4 Знак1 Знак Знак Char3"/>
    <w:semiHidden/>
    <w:locked/>
    <w:rsid w:val="00CD1672"/>
    <w:rPr>
      <w:rFonts w:ascii="Calibri" w:hAnsi="Calibri"/>
      <w:b/>
      <w:sz w:val="28"/>
      <w:lang w:eastAsia="en-US"/>
    </w:rPr>
  </w:style>
  <w:style w:type="character" w:customStyle="1" w:styleId="Heading2Char11">
    <w:name w:val="Heading 2 Char11"/>
    <w:aliases w:val="Заголовок2Нат Char2,Заголовок 2+полужирный Char2,подразд Char2,подразд Знак Char2,Заголовок 2 Знак1 Char2,Заголовок 2+полужирный Знак Char2,подразд Знак1 Char2,Заголовок 2 Знак Знак Char2,подразд Знак Знак Char2,Heading 2 Char Char2"/>
    <w:semiHidden/>
    <w:locked/>
    <w:rsid w:val="00811B10"/>
    <w:rPr>
      <w:rFonts w:ascii="Cambria" w:hAnsi="Cambria"/>
      <w:b/>
      <w:i/>
      <w:sz w:val="28"/>
      <w:lang w:eastAsia="en-US"/>
    </w:rPr>
  </w:style>
  <w:style w:type="character" w:customStyle="1" w:styleId="Heading4Char2">
    <w:name w:val="Heading 4 Char2"/>
    <w:aliases w:val="Заголовок4Нат Char2,прилож. Char2,Заголовок 4 Знак2 Char2,Заголовок 4 Знак1 Знак1 Char2,Заголовок 4 Знак1 Знак Знак Знак Char2,Заголовок 4 Знак1 Знак Знак1 Char2,Заголовок 4 Знак Знак Знак Char2,Заголовок 4 Знак1 Знак Знак Char2"/>
    <w:semiHidden/>
    <w:locked/>
    <w:rsid w:val="00811B10"/>
    <w:rPr>
      <w:rFonts w:ascii="Calibri" w:hAnsi="Calibri"/>
      <w:b/>
      <w:sz w:val="28"/>
      <w:lang w:eastAsia="en-US"/>
    </w:rPr>
  </w:style>
  <w:style w:type="paragraph" w:styleId="ae">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8"/>
    <w:link w:val="af"/>
    <w:rsid w:val="00A8046D"/>
    <w:pPr>
      <w:tabs>
        <w:tab w:val="center" w:pos="4677"/>
        <w:tab w:val="right" w:pos="9355"/>
      </w:tabs>
      <w:ind w:firstLine="0"/>
    </w:pPr>
    <w:rPr>
      <w:rFonts w:eastAsia="Calibri"/>
      <w:szCs w:val="20"/>
    </w:rPr>
  </w:style>
  <w:style w:type="character" w:customStyle="1" w:styleId="af">
    <w:name w:val="Верхний колонтитул Знак"/>
    <w:aliases w:val="ЛЕН2_НИР_верхний колонтитул Знак,Titul Знак,Heder Знак,Верхний колонтитул2 Знак,Верхний колонтитул3 Знак,Верхний колонтитул4 Знак,Верхний колонтитул11 Знак,Верхний колонтитул21 Знак,Верхний колонтитул31 Знак"/>
    <w:link w:val="ae"/>
    <w:locked/>
    <w:rsid w:val="00A8046D"/>
    <w:rPr>
      <w:rFonts w:ascii="Times New Roman" w:hAnsi="Times New Roman" w:cs="Times New Roman"/>
      <w:sz w:val="24"/>
    </w:rPr>
  </w:style>
  <w:style w:type="paragraph" w:styleId="af0">
    <w:name w:val="footer"/>
    <w:aliases w:val="ЛЕН2_НИР,ЛЕН2_ПРОЕКТ_Нижний колонтитул,ЛЕН2_ОБИН_Нижний колонтитул,НижКолонтитул,Нижний колонтитул2"/>
    <w:basedOn w:val="a8"/>
    <w:link w:val="af1"/>
    <w:rsid w:val="000D154A"/>
    <w:pPr>
      <w:tabs>
        <w:tab w:val="center" w:pos="4677"/>
        <w:tab w:val="right" w:pos="9355"/>
      </w:tabs>
    </w:pPr>
    <w:rPr>
      <w:rFonts w:ascii="Calibri" w:eastAsia="Calibri" w:hAnsi="Calibri"/>
      <w:sz w:val="20"/>
      <w:szCs w:val="20"/>
    </w:rPr>
  </w:style>
  <w:style w:type="character" w:customStyle="1" w:styleId="af1">
    <w:name w:val="Нижний колонтитул Знак"/>
    <w:aliases w:val="ЛЕН2_НИР Знак,ЛЕН2_ПРОЕКТ_Нижний колонтитул Знак,ЛЕН2_ОБИН_Нижний колонтитул Знак,НижКолонтитул Знак,Нижний колонтитул2 Знак"/>
    <w:link w:val="af0"/>
    <w:locked/>
    <w:rsid w:val="000D154A"/>
    <w:rPr>
      <w:rFonts w:cs="Times New Roman"/>
    </w:rPr>
  </w:style>
  <w:style w:type="character" w:customStyle="1" w:styleId="ad">
    <w:name w:val="Текст выноски Знак"/>
    <w:link w:val="ac"/>
    <w:locked/>
    <w:rsid w:val="000D154A"/>
    <w:rPr>
      <w:rFonts w:ascii="Tahoma" w:hAnsi="Tahoma" w:cs="Times New Roman"/>
      <w:sz w:val="16"/>
    </w:rPr>
  </w:style>
  <w:style w:type="table" w:styleId="af2">
    <w:name w:val="Table Grid"/>
    <w:basedOn w:val="aa"/>
    <w:uiPriority w:val="59"/>
    <w:rsid w:val="000D154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7">
    <w:name w:val="Заголовок 2 Знак"/>
    <w:aliases w:val="Заголовок2Нат Знак,Заголовок 2+полужирный Знак1,подразд Знак2,подразд Знак Знак1,Заголовок 2 Знак1 Знак,Заголовок 2+полужирный Знак Знак,подразд Знак1 Знак,Заголовок 2 Знак Знак Знак,подразд Знак Знак Знак,Heading 2 Char Знак,Char Знак"/>
    <w:link w:val="20"/>
    <w:locked/>
    <w:rsid w:val="00FD1E93"/>
    <w:rPr>
      <w:rFonts w:ascii="Times New Roman" w:eastAsia="MS ????" w:hAnsi="Times New Roman"/>
      <w:b/>
      <w:sz w:val="24"/>
      <w:szCs w:val="26"/>
      <w:lang w:eastAsia="en-US"/>
    </w:rPr>
  </w:style>
  <w:style w:type="paragraph" w:styleId="af3">
    <w:name w:val="Normal Indent"/>
    <w:basedOn w:val="a8"/>
    <w:link w:val="af4"/>
    <w:rsid w:val="006229C0"/>
    <w:pPr>
      <w:tabs>
        <w:tab w:val="left" w:pos="851"/>
      </w:tabs>
    </w:pPr>
    <w:rPr>
      <w:rFonts w:eastAsia="Calibri"/>
      <w:szCs w:val="20"/>
      <w:lang w:eastAsia="ru-RU"/>
    </w:rPr>
  </w:style>
  <w:style w:type="paragraph" w:customStyle="1" w:styleId="23">
    <w:name w:val="ЛЕН2_НИР_текст"/>
    <w:basedOn w:val="a8"/>
    <w:autoRedefine/>
    <w:rsid w:val="006229C0"/>
    <w:pPr>
      <w:numPr>
        <w:numId w:val="1"/>
      </w:numPr>
      <w:tabs>
        <w:tab w:val="left" w:pos="851"/>
      </w:tabs>
    </w:pPr>
    <w:rPr>
      <w:rFonts w:eastAsia="Calibri"/>
      <w:szCs w:val="20"/>
      <w:lang w:eastAsia="ru-RU"/>
    </w:rPr>
  </w:style>
  <w:style w:type="character" w:customStyle="1" w:styleId="af4">
    <w:name w:val="Обычный отступ Знак"/>
    <w:link w:val="af3"/>
    <w:locked/>
    <w:rsid w:val="006229C0"/>
    <w:rPr>
      <w:rFonts w:ascii="Times New Roman" w:hAnsi="Times New Roman"/>
      <w:sz w:val="24"/>
      <w:lang w:eastAsia="ru-RU"/>
    </w:rPr>
  </w:style>
  <w:style w:type="paragraph" w:customStyle="1" w:styleId="-">
    <w:name w:val="Перечисление(-)"/>
    <w:basedOn w:val="a8"/>
    <w:next w:val="a8"/>
    <w:link w:val="-1"/>
    <w:autoRedefine/>
    <w:qFormat/>
    <w:rsid w:val="00B7336B"/>
    <w:pPr>
      <w:numPr>
        <w:numId w:val="5"/>
      </w:numPr>
      <w:tabs>
        <w:tab w:val="decimal" w:pos="851"/>
        <w:tab w:val="left" w:pos="964"/>
        <w:tab w:val="decimal" w:pos="1134"/>
      </w:tabs>
      <w:ind w:left="0" w:right="-1" w:firstLine="851"/>
    </w:pPr>
    <w:rPr>
      <w:rFonts w:eastAsia="MS Mincho"/>
      <w:kern w:val="24"/>
      <w:szCs w:val="20"/>
    </w:rPr>
  </w:style>
  <w:style w:type="paragraph" w:customStyle="1" w:styleId="55">
    <w:name w:val="Стиль55отступ"/>
    <w:basedOn w:val="af3"/>
    <w:link w:val="550"/>
    <w:qFormat/>
    <w:rsid w:val="006229C0"/>
    <w:pPr>
      <w:spacing w:after="120"/>
    </w:pPr>
    <w:rPr>
      <w:szCs w:val="24"/>
    </w:rPr>
  </w:style>
  <w:style w:type="character" w:customStyle="1" w:styleId="-1">
    <w:name w:val="Перечисление(-) Знак"/>
    <w:link w:val="-"/>
    <w:locked/>
    <w:rsid w:val="00B7336B"/>
    <w:rPr>
      <w:rFonts w:ascii="Times New Roman" w:eastAsia="MS Mincho" w:hAnsi="Times New Roman"/>
      <w:kern w:val="24"/>
      <w:sz w:val="24"/>
      <w:lang w:eastAsia="en-US"/>
    </w:rPr>
  </w:style>
  <w:style w:type="character" w:customStyle="1" w:styleId="550">
    <w:name w:val="Стиль55отступ Знак"/>
    <w:link w:val="55"/>
    <w:locked/>
    <w:rsid w:val="006229C0"/>
    <w:rPr>
      <w:rFonts w:ascii="Times New Roman" w:hAnsi="Times New Roman" w:cs="Times New Roman"/>
      <w:sz w:val="24"/>
      <w:szCs w:val="24"/>
      <w:lang w:eastAsia="ru-RU"/>
    </w:rPr>
  </w:style>
  <w:style w:type="paragraph" w:customStyle="1" w:styleId="51">
    <w:name w:val="Стиль5обычный"/>
    <w:basedOn w:val="a8"/>
    <w:link w:val="52"/>
    <w:qFormat/>
    <w:rsid w:val="006229C0"/>
    <w:pPr>
      <w:tabs>
        <w:tab w:val="num" w:pos="0"/>
        <w:tab w:val="left" w:pos="851"/>
      </w:tabs>
      <w:spacing w:after="120"/>
      <w:ind w:left="1135" w:hanging="284"/>
    </w:pPr>
    <w:rPr>
      <w:rFonts w:ascii="Calibri" w:eastAsia="Calibri" w:hAnsi="Calibri"/>
      <w:szCs w:val="20"/>
      <w:lang w:eastAsia="ru-RU"/>
    </w:rPr>
  </w:style>
  <w:style w:type="paragraph" w:customStyle="1" w:styleId="15">
    <w:name w:val="Заголовок оглавления1"/>
    <w:basedOn w:val="1"/>
    <w:next w:val="a8"/>
    <w:rsid w:val="00E44E07"/>
    <w:pPr>
      <w:spacing w:before="480" w:line="276" w:lineRule="auto"/>
      <w:jc w:val="left"/>
      <w:outlineLvl w:val="9"/>
    </w:pPr>
    <w:rPr>
      <w:rFonts w:ascii="Cambria" w:hAnsi="Cambria"/>
      <w:color w:val="365F91"/>
    </w:rPr>
  </w:style>
  <w:style w:type="paragraph" w:styleId="16">
    <w:name w:val="toc 1"/>
    <w:basedOn w:val="a8"/>
    <w:next w:val="a8"/>
    <w:autoRedefine/>
    <w:uiPriority w:val="39"/>
    <w:qFormat/>
    <w:rsid w:val="00A8046D"/>
    <w:pPr>
      <w:tabs>
        <w:tab w:val="right" w:leader="dot" w:pos="9628"/>
      </w:tabs>
      <w:spacing w:after="100"/>
      <w:ind w:firstLine="0"/>
    </w:pPr>
  </w:style>
  <w:style w:type="paragraph" w:styleId="28">
    <w:name w:val="toc 2"/>
    <w:basedOn w:val="a8"/>
    <w:next w:val="a8"/>
    <w:autoRedefine/>
    <w:uiPriority w:val="39"/>
    <w:qFormat/>
    <w:rsid w:val="00A8046D"/>
    <w:pPr>
      <w:tabs>
        <w:tab w:val="right" w:leader="dot" w:pos="9628"/>
      </w:tabs>
      <w:ind w:firstLine="0"/>
    </w:pPr>
  </w:style>
  <w:style w:type="paragraph" w:styleId="33">
    <w:name w:val="toc 3"/>
    <w:basedOn w:val="a8"/>
    <w:next w:val="a8"/>
    <w:autoRedefine/>
    <w:uiPriority w:val="39"/>
    <w:qFormat/>
    <w:rsid w:val="00B72A74"/>
    <w:pPr>
      <w:tabs>
        <w:tab w:val="right" w:leader="dot" w:pos="9629"/>
      </w:tabs>
      <w:ind w:left="567" w:right="567" w:firstLine="0"/>
    </w:pPr>
  </w:style>
  <w:style w:type="character" w:styleId="af5">
    <w:name w:val="Hyperlink"/>
    <w:uiPriority w:val="99"/>
    <w:rsid w:val="00E44E07"/>
    <w:rPr>
      <w:rFonts w:cs="Times New Roman"/>
      <w:color w:val="0000FF"/>
      <w:u w:val="single"/>
    </w:rPr>
  </w:style>
  <w:style w:type="character" w:customStyle="1" w:styleId="41">
    <w:name w:val="Заголовок 4 Знак"/>
    <w:aliases w:val="Заголовок4Нат Знак,прилож. Знак1,Заголовок 4 Знак2 Знак1,Заголовок 4 Знак1 Знак1 Знак1,Заголовок 4 Знак1 Знак Знак Знак Знак1,Заголовок 4 Знак1 Знак Знак1 Знак1,Заголовок 4 Знак Знак Знак Знак1,Заголовок 4 Знак1 Знак Знак Знак2"/>
    <w:link w:val="4"/>
    <w:locked/>
    <w:rsid w:val="001B676A"/>
    <w:rPr>
      <w:rFonts w:ascii="Times New Roman" w:eastAsia="MS ????" w:hAnsi="Times New Roman"/>
      <w:b/>
      <w:bCs/>
      <w:iCs/>
      <w:sz w:val="24"/>
      <w:lang w:eastAsia="en-US"/>
    </w:rPr>
  </w:style>
  <w:style w:type="paragraph" w:customStyle="1" w:styleId="10">
    <w:name w:val="МойЗаголовок1"/>
    <w:basedOn w:val="a8"/>
    <w:rsid w:val="003E5DFD"/>
    <w:pPr>
      <w:numPr>
        <w:numId w:val="4"/>
      </w:numPr>
    </w:pPr>
  </w:style>
  <w:style w:type="paragraph" w:customStyle="1" w:styleId="21">
    <w:name w:val="МойЗаголовок2"/>
    <w:basedOn w:val="a8"/>
    <w:rsid w:val="003E5DFD"/>
    <w:pPr>
      <w:numPr>
        <w:ilvl w:val="1"/>
        <w:numId w:val="4"/>
      </w:numPr>
    </w:pPr>
  </w:style>
  <w:style w:type="paragraph" w:customStyle="1" w:styleId="31">
    <w:name w:val="МойЗаголовок3"/>
    <w:basedOn w:val="a8"/>
    <w:rsid w:val="003E5DFD"/>
    <w:pPr>
      <w:numPr>
        <w:ilvl w:val="2"/>
        <w:numId w:val="4"/>
      </w:numPr>
    </w:pPr>
  </w:style>
  <w:style w:type="paragraph" w:customStyle="1" w:styleId="40">
    <w:name w:val="МойЗаголовок4"/>
    <w:basedOn w:val="a8"/>
    <w:rsid w:val="003E5DFD"/>
    <w:pPr>
      <w:numPr>
        <w:ilvl w:val="3"/>
        <w:numId w:val="4"/>
      </w:numPr>
    </w:pPr>
  </w:style>
  <w:style w:type="paragraph" w:customStyle="1" w:styleId="22">
    <w:name w:val="Перечисление2"/>
    <w:basedOn w:val="-"/>
    <w:next w:val="a8"/>
    <w:link w:val="29"/>
    <w:autoRedefine/>
    <w:qFormat/>
    <w:rsid w:val="00B21007"/>
    <w:pPr>
      <w:numPr>
        <w:numId w:val="3"/>
      </w:numPr>
      <w:tabs>
        <w:tab w:val="clear" w:pos="1134"/>
        <w:tab w:val="decimal" w:pos="1418"/>
      </w:tabs>
      <w:ind w:left="0" w:firstLine="1134"/>
    </w:pPr>
    <w:rPr>
      <w:rFonts w:eastAsia="Calibri"/>
      <w:kern w:val="0"/>
      <w:lang w:eastAsia="ja-JP"/>
    </w:rPr>
  </w:style>
  <w:style w:type="paragraph" w:customStyle="1" w:styleId="13">
    <w:name w:val="Абзац списка1"/>
    <w:basedOn w:val="a8"/>
    <w:rsid w:val="00B72A74"/>
    <w:pPr>
      <w:numPr>
        <w:numId w:val="44"/>
      </w:numPr>
      <w:shd w:val="clear" w:color="auto" w:fill="FFFFFF"/>
      <w:tabs>
        <w:tab w:val="left" w:pos="1134"/>
      </w:tabs>
      <w:ind w:left="0" w:firstLine="851"/>
      <w:contextualSpacing/>
    </w:pPr>
    <w:rPr>
      <w:rFonts w:eastAsia="Calibri"/>
      <w:szCs w:val="24"/>
      <w:lang w:eastAsia="ru-RU"/>
    </w:rPr>
  </w:style>
  <w:style w:type="character" w:customStyle="1" w:styleId="29">
    <w:name w:val="Перечисление2 Знак"/>
    <w:link w:val="22"/>
    <w:locked/>
    <w:rsid w:val="00B21007"/>
    <w:rPr>
      <w:rFonts w:ascii="Times New Roman" w:hAnsi="Times New Roman"/>
      <w:sz w:val="24"/>
      <w:lang w:eastAsia="ja-JP"/>
    </w:rPr>
  </w:style>
  <w:style w:type="paragraph" w:customStyle="1" w:styleId="42">
    <w:name w:val="Стиль4рис"/>
    <w:basedOn w:val="a8"/>
    <w:link w:val="43"/>
    <w:qFormat/>
    <w:rsid w:val="004F167A"/>
    <w:pPr>
      <w:tabs>
        <w:tab w:val="left" w:pos="851"/>
      </w:tabs>
      <w:spacing w:before="120" w:after="120"/>
      <w:ind w:firstLine="0"/>
      <w:jc w:val="center"/>
    </w:pPr>
    <w:rPr>
      <w:rFonts w:eastAsia="Calibri"/>
      <w:szCs w:val="20"/>
      <w:lang w:eastAsia="ru-RU"/>
    </w:rPr>
  </w:style>
  <w:style w:type="character" w:customStyle="1" w:styleId="43">
    <w:name w:val="Стиль4рис Знак"/>
    <w:link w:val="42"/>
    <w:locked/>
    <w:rsid w:val="004F167A"/>
    <w:rPr>
      <w:rFonts w:ascii="Times New Roman" w:hAnsi="Times New Roman"/>
      <w:sz w:val="24"/>
      <w:lang w:eastAsia="ru-RU"/>
    </w:rPr>
  </w:style>
  <w:style w:type="paragraph" w:customStyle="1" w:styleId="53">
    <w:name w:val="Стиль5рис"/>
    <w:basedOn w:val="42"/>
    <w:link w:val="54"/>
    <w:qFormat/>
    <w:rsid w:val="00393E5E"/>
    <w:pPr>
      <w:spacing w:after="240"/>
    </w:pPr>
    <w:rPr>
      <w:szCs w:val="24"/>
    </w:rPr>
  </w:style>
  <w:style w:type="character" w:customStyle="1" w:styleId="54">
    <w:name w:val="Стиль5рис Знак"/>
    <w:link w:val="53"/>
    <w:locked/>
    <w:rsid w:val="00393E5E"/>
    <w:rPr>
      <w:rFonts w:ascii="Times New Roman" w:hAnsi="Times New Roman" w:cs="Times New Roman"/>
      <w:sz w:val="24"/>
      <w:szCs w:val="24"/>
      <w:lang w:eastAsia="ru-RU"/>
    </w:rPr>
  </w:style>
  <w:style w:type="character" w:styleId="af6">
    <w:name w:val="endnote reference"/>
    <w:rsid w:val="00B740CA"/>
    <w:rPr>
      <w:rFonts w:cs="Times New Roman"/>
      <w:vertAlign w:val="baseline"/>
    </w:rPr>
  </w:style>
  <w:style w:type="paragraph" w:styleId="af7">
    <w:name w:val="endnote text"/>
    <w:basedOn w:val="a8"/>
    <w:link w:val="af8"/>
    <w:rsid w:val="00B740CA"/>
    <w:pPr>
      <w:tabs>
        <w:tab w:val="left" w:pos="851"/>
      </w:tabs>
      <w:overflowPunct w:val="0"/>
      <w:autoSpaceDE w:val="0"/>
      <w:autoSpaceDN w:val="0"/>
      <w:adjustRightInd w:val="0"/>
      <w:spacing w:line="360" w:lineRule="auto"/>
      <w:ind w:firstLine="0"/>
      <w:textAlignment w:val="baseline"/>
    </w:pPr>
    <w:rPr>
      <w:rFonts w:ascii="Times New Roman CYR" w:eastAsia="Calibri" w:hAnsi="Times New Roman CYR"/>
      <w:szCs w:val="20"/>
    </w:rPr>
  </w:style>
  <w:style w:type="character" w:customStyle="1" w:styleId="af8">
    <w:name w:val="Текст концевой сноски Знак"/>
    <w:link w:val="af7"/>
    <w:locked/>
    <w:rsid w:val="00B740CA"/>
    <w:rPr>
      <w:rFonts w:ascii="Times New Roman CYR" w:hAnsi="Times New Roman CYR" w:cs="Times New Roman"/>
      <w:sz w:val="24"/>
    </w:rPr>
  </w:style>
  <w:style w:type="character" w:customStyle="1" w:styleId="56">
    <w:name w:val="Заголовок5Нат"/>
    <w:qFormat/>
    <w:rsid w:val="006B2C05"/>
    <w:rPr>
      <w:rFonts w:ascii="Times New Roman" w:hAnsi="Times New Roman"/>
      <w:b/>
      <w:sz w:val="26"/>
    </w:rPr>
  </w:style>
  <w:style w:type="paragraph" w:customStyle="1" w:styleId="2a">
    <w:name w:val="ЛЕН2_НИР_заг"/>
    <w:basedOn w:val="a8"/>
    <w:rsid w:val="00B740CA"/>
    <w:pPr>
      <w:tabs>
        <w:tab w:val="left" w:pos="851"/>
      </w:tabs>
      <w:ind w:right="178" w:firstLine="0"/>
    </w:pPr>
    <w:rPr>
      <w:rFonts w:eastAsia="Calibri"/>
      <w:b/>
      <w:caps/>
      <w:sz w:val="32"/>
      <w:szCs w:val="24"/>
      <w:lang w:val="en-US" w:eastAsia="ru-RU"/>
    </w:rPr>
  </w:style>
  <w:style w:type="character" w:customStyle="1" w:styleId="330">
    <w:name w:val="Заголовок 3 Знак3"/>
    <w:aliases w:val="пункт Знак1,Заголовок 3 Знак Знак,Заголовок 3 Знак Знак Знак Знак1,Заголовок 3 Знак1 Знак1,Заголовок 3 Знак Знак Знак1 Знак1,Заголовок 3 Знак2 Знак1,Заголовок 3 Знак Знак Знак2 Знак1,Заголовок 3 Знак5 Знак1,Заголовок 3 Знак11 Знак"/>
    <w:rsid w:val="00CE51E8"/>
  </w:style>
  <w:style w:type="paragraph" w:styleId="af9">
    <w:name w:val="caption"/>
    <w:aliases w:val="Знак,Caption Char1,Caption Char Char,Char Char Char1,Char Char1, Знак,Caption, Char Char Char, Char Char1,Char Char Char"/>
    <w:basedOn w:val="a8"/>
    <w:next w:val="a8"/>
    <w:link w:val="afa"/>
    <w:qFormat/>
    <w:rsid w:val="00B740CA"/>
    <w:pPr>
      <w:tabs>
        <w:tab w:val="left" w:pos="851"/>
      </w:tabs>
      <w:ind w:firstLine="0"/>
    </w:pPr>
    <w:rPr>
      <w:rFonts w:eastAsia="Calibri"/>
      <w:b/>
      <w:sz w:val="20"/>
      <w:szCs w:val="20"/>
      <w:lang w:eastAsia="ru-RU"/>
    </w:rPr>
  </w:style>
  <w:style w:type="paragraph" w:customStyle="1" w:styleId="Default">
    <w:name w:val="Default"/>
    <w:rsid w:val="00B740CA"/>
    <w:pPr>
      <w:autoSpaceDE w:val="0"/>
      <w:autoSpaceDN w:val="0"/>
      <w:adjustRightInd w:val="0"/>
    </w:pPr>
    <w:rPr>
      <w:rFonts w:ascii="Times New Roman" w:hAnsi="Times New Roman"/>
      <w:color w:val="000000"/>
      <w:sz w:val="24"/>
      <w:szCs w:val="24"/>
    </w:rPr>
  </w:style>
  <w:style w:type="paragraph" w:customStyle="1" w:styleId="afb">
    <w:name w:val="Стиль"/>
    <w:rsid w:val="00B740CA"/>
    <w:rPr>
      <w:rFonts w:ascii="Times New Roman" w:hAnsi="Times New Roman"/>
    </w:rPr>
  </w:style>
  <w:style w:type="paragraph" w:customStyle="1" w:styleId="2b">
    <w:name w:val="Таб2.текст"/>
    <w:basedOn w:val="a8"/>
    <w:rsid w:val="00B740CA"/>
    <w:pPr>
      <w:widowControl w:val="0"/>
      <w:tabs>
        <w:tab w:val="left" w:pos="851"/>
      </w:tabs>
      <w:spacing w:after="120"/>
      <w:ind w:firstLine="0"/>
    </w:pPr>
    <w:rPr>
      <w:rFonts w:eastAsia="Calibri"/>
      <w:szCs w:val="20"/>
      <w:lang w:eastAsia="ru-RU"/>
    </w:rPr>
  </w:style>
  <w:style w:type="character" w:styleId="afc">
    <w:name w:val="page number"/>
    <w:rsid w:val="00B740CA"/>
    <w:rPr>
      <w:rFonts w:cs="Times New Roman"/>
    </w:rPr>
  </w:style>
  <w:style w:type="paragraph" w:styleId="afd">
    <w:name w:val="Body Text"/>
    <w:aliases w:val="Основной текст Знак1 Знак,Основной текст Знак Знак Знак Знак,Основной текст Знак1,Основной текст Знак Знак Знак,Основной текст Знак Знак,Основной текст Знак1 Знак Знак,Основной текст Знак Знак1 Знак"/>
    <w:basedOn w:val="a8"/>
    <w:link w:val="2c"/>
    <w:rsid w:val="00B740CA"/>
    <w:pPr>
      <w:tabs>
        <w:tab w:val="left" w:pos="851"/>
      </w:tabs>
      <w:spacing w:after="120"/>
      <w:ind w:firstLine="0"/>
    </w:pPr>
    <w:rPr>
      <w:rFonts w:eastAsia="Calibri"/>
      <w:szCs w:val="20"/>
      <w:lang w:eastAsia="ru-RU"/>
    </w:rPr>
  </w:style>
  <w:style w:type="character" w:customStyle="1" w:styleId="BodyTextChar">
    <w:name w:val="Body Text Char"/>
    <w:aliases w:val="Основной текст Знак1 Знак Char,Основной текст Знак Знак Знак Знак Char,Основной текст Знак1 Char,Основной текст Знак Знак Знак Char,Основной текст Знак Знак Char,Основной текст Знак1 Знак Знак Char,Основной текст Знак Знак1 Знак Char"/>
    <w:locked/>
    <w:rsid w:val="00B740CA"/>
    <w:rPr>
      <w:rFonts w:cs="Times New Roman"/>
      <w:kern w:val="24"/>
      <w:sz w:val="24"/>
      <w:lang w:val="ru-RU" w:eastAsia="ru-RU"/>
    </w:rPr>
  </w:style>
  <w:style w:type="character" w:customStyle="1" w:styleId="afe">
    <w:name w:val="Основной текст Знак"/>
    <w:semiHidden/>
    <w:rsid w:val="00B740CA"/>
    <w:rPr>
      <w:rFonts w:ascii="Times New Roman" w:hAnsi="Times New Roman"/>
      <w:sz w:val="24"/>
    </w:rPr>
  </w:style>
  <w:style w:type="character" w:customStyle="1" w:styleId="2c">
    <w:name w:val="Основной текст Знак2"/>
    <w:aliases w:val="Основной текст Знак1 Знак Знак1,Основной текст Знак Знак Знак Знак Знак1,Основной текст Знак1 Знак1,Основной текст Знак Знак Знак Знак1,Основной текст Знак Знак Знак1,Основной текст Знак1 Знак Знак Знак"/>
    <w:link w:val="afd"/>
    <w:locked/>
    <w:rsid w:val="00B740CA"/>
    <w:rPr>
      <w:rFonts w:ascii="Times New Roman" w:hAnsi="Times New Roman"/>
      <w:sz w:val="24"/>
      <w:lang w:eastAsia="ru-RU"/>
    </w:rPr>
  </w:style>
  <w:style w:type="paragraph" w:customStyle="1" w:styleId="aff">
    <w:name w:val="введение"/>
    <w:basedOn w:val="1"/>
    <w:rsid w:val="00B740CA"/>
    <w:rPr>
      <w:rFonts w:eastAsia="Calibri"/>
      <w:caps/>
      <w:sz w:val="32"/>
      <w:szCs w:val="32"/>
      <w:lang w:eastAsia="ru-RU"/>
    </w:rPr>
  </w:style>
  <w:style w:type="paragraph" w:customStyle="1" w:styleId="NPP-2006-Body">
    <w:name w:val="NPP-2006-Body"/>
    <w:basedOn w:val="a8"/>
    <w:rsid w:val="00B740CA"/>
    <w:pPr>
      <w:tabs>
        <w:tab w:val="left" w:pos="851"/>
        <w:tab w:val="left" w:pos="3150"/>
        <w:tab w:val="right" w:pos="9540"/>
      </w:tabs>
      <w:ind w:left="357" w:firstLine="0"/>
    </w:pPr>
    <w:rPr>
      <w:rFonts w:eastAsia="Calibri"/>
      <w:szCs w:val="24"/>
      <w:lang w:eastAsia="ru-RU"/>
    </w:rPr>
  </w:style>
  <w:style w:type="paragraph" w:customStyle="1" w:styleId="Normal1">
    <w:name w:val="Normal1"/>
    <w:rsid w:val="00B740CA"/>
    <w:pPr>
      <w:widowControl w:val="0"/>
      <w:numPr>
        <w:numId w:val="7"/>
      </w:numPr>
      <w:spacing w:after="120"/>
      <w:ind w:left="357" w:hanging="357"/>
      <w:jc w:val="both"/>
    </w:pPr>
    <w:rPr>
      <w:rFonts w:ascii="Times New Roman" w:hAnsi="Times New Roman"/>
      <w:sz w:val="24"/>
      <w:lang w:val="en-US"/>
    </w:rPr>
  </w:style>
  <w:style w:type="paragraph" w:customStyle="1" w:styleId="1--0">
    <w:name w:val="Спис1--0"/>
    <w:basedOn w:val="a8"/>
    <w:rsid w:val="00B740CA"/>
    <w:pPr>
      <w:tabs>
        <w:tab w:val="num" w:pos="0"/>
        <w:tab w:val="left" w:pos="851"/>
      </w:tabs>
      <w:ind w:left="1134" w:hanging="283"/>
    </w:pPr>
    <w:rPr>
      <w:rFonts w:eastAsia="Calibri"/>
      <w:spacing w:val="1"/>
      <w:szCs w:val="20"/>
      <w:lang w:eastAsia="ru-RU"/>
    </w:rPr>
  </w:style>
  <w:style w:type="character" w:styleId="aff0">
    <w:name w:val="Emphasis"/>
    <w:qFormat/>
    <w:rsid w:val="00B740CA"/>
    <w:rPr>
      <w:rFonts w:cs="Times New Roman"/>
      <w:i/>
    </w:rPr>
  </w:style>
  <w:style w:type="paragraph" w:customStyle="1" w:styleId="221">
    <w:name w:val="ЛЕН2_НИР_переч2"/>
    <w:basedOn w:val="a8"/>
    <w:rsid w:val="00B740CA"/>
    <w:pPr>
      <w:numPr>
        <w:numId w:val="15"/>
      </w:numPr>
      <w:tabs>
        <w:tab w:val="left" w:pos="851"/>
      </w:tabs>
    </w:pPr>
    <w:rPr>
      <w:rFonts w:ascii="Times New Roman CYR" w:eastAsia="Calibri" w:hAnsi="Times New Roman CYR"/>
      <w:szCs w:val="20"/>
      <w:lang w:eastAsia="ru-RU"/>
    </w:rPr>
  </w:style>
  <w:style w:type="paragraph" w:customStyle="1" w:styleId="tabl">
    <w:name w:val="tabl"/>
    <w:basedOn w:val="a8"/>
    <w:next w:val="a8"/>
    <w:rsid w:val="00B740CA"/>
    <w:pPr>
      <w:widowControl w:val="0"/>
      <w:tabs>
        <w:tab w:val="left" w:pos="851"/>
      </w:tabs>
      <w:autoSpaceDE w:val="0"/>
      <w:autoSpaceDN w:val="0"/>
      <w:adjustRightInd w:val="0"/>
      <w:ind w:left="357" w:hanging="357"/>
    </w:pPr>
    <w:rPr>
      <w:rFonts w:eastAsia="Calibri" w:cs="Arial"/>
      <w:szCs w:val="20"/>
      <w:lang w:eastAsia="ru-RU"/>
    </w:rPr>
  </w:style>
  <w:style w:type="paragraph" w:customStyle="1" w:styleId="FigureCaption">
    <w:name w:val="Figure Caption"/>
    <w:basedOn w:val="a8"/>
    <w:rsid w:val="00B740CA"/>
    <w:pPr>
      <w:tabs>
        <w:tab w:val="left" w:pos="851"/>
      </w:tabs>
      <w:spacing w:before="120"/>
      <w:ind w:firstLine="0"/>
      <w:jc w:val="center"/>
    </w:pPr>
    <w:rPr>
      <w:rFonts w:eastAsia="Calibri"/>
      <w:i/>
      <w:sz w:val="20"/>
      <w:szCs w:val="20"/>
      <w:lang w:eastAsia="ru-RU"/>
    </w:rPr>
  </w:style>
  <w:style w:type="paragraph" w:customStyle="1" w:styleId="17">
    <w:name w:val="Обычный1"/>
    <w:rsid w:val="00B740CA"/>
    <w:pPr>
      <w:widowControl w:val="0"/>
    </w:pPr>
    <w:rPr>
      <w:rFonts w:ascii="Arial" w:hAnsi="Arial"/>
      <w:lang w:val="en-US"/>
    </w:rPr>
  </w:style>
  <w:style w:type="paragraph" w:customStyle="1" w:styleId="210">
    <w:name w:val="ЛЕН2_НИР_переч1"/>
    <w:basedOn w:val="a8"/>
    <w:rsid w:val="00B740CA"/>
    <w:pPr>
      <w:numPr>
        <w:numId w:val="11"/>
      </w:numPr>
      <w:tabs>
        <w:tab w:val="left" w:pos="851"/>
      </w:tabs>
    </w:pPr>
    <w:rPr>
      <w:rFonts w:ascii="Times New Roman CYR" w:eastAsia="Calibri" w:hAnsi="Times New Roman CYR"/>
      <w:szCs w:val="20"/>
      <w:lang w:eastAsia="ru-RU"/>
    </w:rPr>
  </w:style>
  <w:style w:type="paragraph" w:customStyle="1" w:styleId="230">
    <w:name w:val="ЛЕН2_НИР_переч3"/>
    <w:basedOn w:val="a8"/>
    <w:autoRedefine/>
    <w:rsid w:val="00B740CA"/>
    <w:pPr>
      <w:numPr>
        <w:numId w:val="12"/>
      </w:numPr>
      <w:tabs>
        <w:tab w:val="left" w:pos="851"/>
      </w:tabs>
    </w:pPr>
    <w:rPr>
      <w:rFonts w:ascii="Times New Roman CYR" w:eastAsia="Calibri" w:hAnsi="Times New Roman CYR"/>
      <w:szCs w:val="20"/>
      <w:lang w:eastAsia="ru-RU"/>
    </w:rPr>
  </w:style>
  <w:style w:type="paragraph" w:customStyle="1" w:styleId="1-3">
    <w:name w:val="текст1-3"/>
    <w:basedOn w:val="a8"/>
    <w:rsid w:val="00B740CA"/>
    <w:pPr>
      <w:tabs>
        <w:tab w:val="left" w:pos="851"/>
      </w:tabs>
      <w:ind w:firstLine="709"/>
    </w:pPr>
    <w:rPr>
      <w:rFonts w:ascii="Times New Roman CYR" w:eastAsia="Calibri" w:hAnsi="Times New Roman CYR"/>
      <w:szCs w:val="20"/>
      <w:lang w:eastAsia="ru-RU"/>
    </w:rPr>
  </w:style>
  <w:style w:type="paragraph" w:customStyle="1" w:styleId="18">
    <w:name w:val="Таб1.наимен."/>
    <w:basedOn w:val="a8"/>
    <w:next w:val="a8"/>
    <w:rsid w:val="00B740CA"/>
    <w:pPr>
      <w:keepNext/>
      <w:tabs>
        <w:tab w:val="left" w:pos="851"/>
        <w:tab w:val="left" w:leader="dot" w:pos="9401"/>
      </w:tabs>
      <w:spacing w:before="120" w:line="288" w:lineRule="auto"/>
      <w:ind w:firstLine="0"/>
    </w:pPr>
    <w:rPr>
      <w:rFonts w:eastAsia="Calibri"/>
      <w:szCs w:val="20"/>
      <w:lang w:eastAsia="ru-RU"/>
    </w:rPr>
  </w:style>
  <w:style w:type="paragraph" w:customStyle="1" w:styleId="2d">
    <w:name w:val="ЛЕН2_НИР_таб подписи"/>
    <w:basedOn w:val="a8"/>
    <w:autoRedefine/>
    <w:rsid w:val="00B740CA"/>
    <w:pPr>
      <w:tabs>
        <w:tab w:val="left" w:pos="851"/>
        <w:tab w:val="left" w:pos="1276"/>
        <w:tab w:val="left" w:pos="1560"/>
      </w:tabs>
      <w:spacing w:before="120" w:after="120"/>
      <w:ind w:firstLine="0"/>
      <w:jc w:val="center"/>
    </w:pPr>
    <w:rPr>
      <w:rFonts w:eastAsia="Calibri"/>
      <w:szCs w:val="24"/>
      <w:lang w:eastAsia="ru-RU"/>
    </w:rPr>
  </w:style>
  <w:style w:type="paragraph" w:styleId="aff1">
    <w:name w:val="Body Text Indent"/>
    <w:aliases w:val="Основной текст с отступом Знак1 Знак1,Основной текст с отступом Знак Знак Знак1,Основной текст с отступом Знак1 Знак Знак,Основной текст с отступом Знак Знак Знак Знак Знак Знак Знак Знак Знак,Body Text Indent"/>
    <w:basedOn w:val="a8"/>
    <w:link w:val="19"/>
    <w:rsid w:val="00B740CA"/>
    <w:pPr>
      <w:tabs>
        <w:tab w:val="left" w:pos="851"/>
      </w:tabs>
      <w:ind w:left="3402" w:firstLine="0"/>
    </w:pPr>
    <w:rPr>
      <w:rFonts w:eastAsia="Calibri"/>
      <w:caps/>
      <w:szCs w:val="20"/>
      <w:lang w:eastAsia="ru-RU"/>
    </w:rPr>
  </w:style>
  <w:style w:type="character" w:customStyle="1" w:styleId="BodyTextIndentChar">
    <w:name w:val="Body Text Indent Char"/>
    <w:aliases w:val="Основной текст с отступом Знак1 Знак1 Char,Основной текст с отступом Знак Знак Знак1 Char,Основной текст с отступом Знак1 Знак Знак Char,Основной текст с отступом Знак Знак Знак Знак Знак Знак Знак Знак Знак Char"/>
    <w:locked/>
    <w:rsid w:val="00007457"/>
    <w:rPr>
      <w:rFonts w:ascii="Times New Roman" w:hAnsi="Times New Roman" w:cs="Times New Roman"/>
      <w:caps/>
      <w:sz w:val="24"/>
      <w:lang w:eastAsia="ru-RU"/>
    </w:rPr>
  </w:style>
  <w:style w:type="character" w:customStyle="1" w:styleId="aff2">
    <w:name w:val="Основной текст с отступом Знак"/>
    <w:semiHidden/>
    <w:rsid w:val="00B740CA"/>
    <w:rPr>
      <w:rFonts w:ascii="Times New Roman" w:hAnsi="Times New Roman"/>
      <w:sz w:val="24"/>
    </w:rPr>
  </w:style>
  <w:style w:type="character" w:customStyle="1" w:styleId="19">
    <w:name w:val="Основной текст с отступом Знак1"/>
    <w:aliases w:val="Основной текст с отступом Знак1 Знак1 Знак2,Основной текст с отступом Знак Знак Знак1 Знак2,Основной текст с отступом Знак1 Знак Знак Знак2,Основной текст с отступом Знак Знак Знак Знак Знак Знак Знак Знак Знак Знак"/>
    <w:link w:val="aff1"/>
    <w:locked/>
    <w:rsid w:val="00B740CA"/>
    <w:rPr>
      <w:rFonts w:ascii="Times New Roman" w:hAnsi="Times New Roman"/>
      <w:caps/>
      <w:sz w:val="24"/>
      <w:lang w:eastAsia="ru-RU"/>
    </w:rPr>
  </w:style>
  <w:style w:type="paragraph" w:styleId="2e">
    <w:name w:val="Body Text Indent 2"/>
    <w:aliases w:val="Body Text Indent Bulleted"/>
    <w:basedOn w:val="a8"/>
    <w:link w:val="2f"/>
    <w:rsid w:val="00B740CA"/>
    <w:pPr>
      <w:tabs>
        <w:tab w:val="left" w:pos="851"/>
      </w:tabs>
      <w:ind w:left="3402" w:firstLine="0"/>
    </w:pPr>
    <w:rPr>
      <w:rFonts w:eastAsia="Calibri"/>
      <w:b/>
      <w:szCs w:val="20"/>
      <w:lang w:eastAsia="ru-RU"/>
    </w:rPr>
  </w:style>
  <w:style w:type="character" w:customStyle="1" w:styleId="2f">
    <w:name w:val="Основной текст с отступом 2 Знак"/>
    <w:aliases w:val="Body Text Indent Bulleted Знак"/>
    <w:link w:val="2e"/>
    <w:locked/>
    <w:rsid w:val="00B740CA"/>
    <w:rPr>
      <w:rFonts w:ascii="Times New Roman" w:hAnsi="Times New Roman" w:cs="Times New Roman"/>
      <w:b/>
      <w:sz w:val="24"/>
      <w:lang w:eastAsia="ru-RU"/>
    </w:rPr>
  </w:style>
  <w:style w:type="paragraph" w:customStyle="1" w:styleId="2f0">
    <w:name w:val="Таб2"/>
    <w:aliases w:val="текст,Таб2-0"/>
    <w:basedOn w:val="a8"/>
    <w:rsid w:val="00B740CA"/>
    <w:pPr>
      <w:tabs>
        <w:tab w:val="left" w:pos="851"/>
        <w:tab w:val="left" w:leader="dot" w:pos="9401"/>
      </w:tabs>
      <w:spacing w:before="60" w:after="60"/>
      <w:ind w:firstLine="0"/>
    </w:pPr>
    <w:rPr>
      <w:rFonts w:eastAsia="Calibri"/>
      <w:szCs w:val="20"/>
      <w:lang w:eastAsia="ru-RU"/>
    </w:rPr>
  </w:style>
  <w:style w:type="paragraph" w:customStyle="1" w:styleId="aff3">
    <w:name w:val="Нормальный"/>
    <w:rsid w:val="00B740CA"/>
    <w:pPr>
      <w:ind w:firstLine="720"/>
      <w:jc w:val="both"/>
    </w:pPr>
    <w:rPr>
      <w:rFonts w:ascii="Times New Roman" w:hAnsi="Times New Roman"/>
    </w:rPr>
  </w:style>
  <w:style w:type="paragraph" w:styleId="44">
    <w:name w:val="toc 4"/>
    <w:basedOn w:val="a8"/>
    <w:next w:val="a8"/>
    <w:autoRedefine/>
    <w:uiPriority w:val="39"/>
    <w:rsid w:val="00B740CA"/>
    <w:pPr>
      <w:ind w:left="720" w:firstLine="0"/>
      <w:jc w:val="left"/>
    </w:pPr>
    <w:rPr>
      <w:rFonts w:eastAsia="Calibri"/>
      <w:sz w:val="18"/>
      <w:szCs w:val="18"/>
      <w:lang w:eastAsia="ru-RU"/>
    </w:rPr>
  </w:style>
  <w:style w:type="paragraph" w:styleId="57">
    <w:name w:val="toc 5"/>
    <w:basedOn w:val="a8"/>
    <w:next w:val="a8"/>
    <w:autoRedefine/>
    <w:uiPriority w:val="39"/>
    <w:rsid w:val="00B740CA"/>
    <w:pPr>
      <w:ind w:left="960" w:firstLine="0"/>
      <w:jc w:val="left"/>
    </w:pPr>
    <w:rPr>
      <w:rFonts w:eastAsia="Calibri"/>
      <w:sz w:val="18"/>
      <w:szCs w:val="18"/>
      <w:lang w:eastAsia="ru-RU"/>
    </w:rPr>
  </w:style>
  <w:style w:type="paragraph" w:styleId="61">
    <w:name w:val="toc 6"/>
    <w:basedOn w:val="a8"/>
    <w:next w:val="a8"/>
    <w:autoRedefine/>
    <w:uiPriority w:val="39"/>
    <w:rsid w:val="00B740CA"/>
    <w:pPr>
      <w:ind w:left="1200" w:firstLine="0"/>
      <w:jc w:val="left"/>
    </w:pPr>
    <w:rPr>
      <w:rFonts w:eastAsia="Calibri"/>
      <w:sz w:val="18"/>
      <w:szCs w:val="18"/>
      <w:lang w:eastAsia="ru-RU"/>
    </w:rPr>
  </w:style>
  <w:style w:type="paragraph" w:styleId="71">
    <w:name w:val="toc 7"/>
    <w:basedOn w:val="a8"/>
    <w:next w:val="a8"/>
    <w:autoRedefine/>
    <w:uiPriority w:val="39"/>
    <w:rsid w:val="00B740CA"/>
    <w:pPr>
      <w:ind w:left="1440" w:firstLine="0"/>
      <w:jc w:val="left"/>
    </w:pPr>
    <w:rPr>
      <w:rFonts w:eastAsia="Calibri"/>
      <w:sz w:val="18"/>
      <w:szCs w:val="18"/>
      <w:lang w:eastAsia="ru-RU"/>
    </w:rPr>
  </w:style>
  <w:style w:type="paragraph" w:styleId="81">
    <w:name w:val="toc 8"/>
    <w:basedOn w:val="a8"/>
    <w:next w:val="a8"/>
    <w:autoRedefine/>
    <w:uiPriority w:val="39"/>
    <w:rsid w:val="00B740CA"/>
    <w:pPr>
      <w:ind w:left="1680" w:firstLine="0"/>
      <w:jc w:val="left"/>
    </w:pPr>
    <w:rPr>
      <w:rFonts w:eastAsia="Calibri"/>
      <w:sz w:val="18"/>
      <w:szCs w:val="18"/>
      <w:lang w:eastAsia="ru-RU"/>
    </w:rPr>
  </w:style>
  <w:style w:type="paragraph" w:styleId="91">
    <w:name w:val="toc 9"/>
    <w:basedOn w:val="a8"/>
    <w:next w:val="a8"/>
    <w:autoRedefine/>
    <w:uiPriority w:val="39"/>
    <w:rsid w:val="00B740CA"/>
    <w:pPr>
      <w:ind w:left="1920" w:firstLine="0"/>
      <w:jc w:val="left"/>
    </w:pPr>
    <w:rPr>
      <w:rFonts w:eastAsia="Calibri"/>
      <w:sz w:val="18"/>
      <w:szCs w:val="18"/>
      <w:lang w:eastAsia="ru-RU"/>
    </w:rPr>
  </w:style>
  <w:style w:type="paragraph" w:customStyle="1" w:styleId="200">
    <w:name w:val="Стиль Заголовок 2 + По центру Слева:  0 см Перед:  0 пт После:  ..."/>
    <w:basedOn w:val="20"/>
    <w:rsid w:val="00B740CA"/>
    <w:pPr>
      <w:numPr>
        <w:numId w:val="0"/>
      </w:numPr>
      <w:ind w:left="851"/>
      <w:jc w:val="center"/>
    </w:pPr>
    <w:rPr>
      <w:szCs w:val="20"/>
      <w:lang w:eastAsia="ru-RU"/>
    </w:rPr>
  </w:style>
  <w:style w:type="paragraph" w:customStyle="1" w:styleId="aff4">
    <w:name w:val="Приложение"/>
    <w:basedOn w:val="1"/>
    <w:next w:val="afd"/>
    <w:autoRedefine/>
    <w:rsid w:val="00CB0D0C"/>
    <w:pPr>
      <w:numPr>
        <w:numId w:val="0"/>
      </w:numPr>
      <w:suppressLineNumbers/>
      <w:ind w:left="1134"/>
      <w:jc w:val="center"/>
    </w:pPr>
    <w:rPr>
      <w:rFonts w:eastAsia="Calibri"/>
      <w:lang w:eastAsia="ru-RU"/>
    </w:rPr>
  </w:style>
  <w:style w:type="paragraph" w:styleId="2f1">
    <w:name w:val="Body Text 2"/>
    <w:basedOn w:val="a8"/>
    <w:link w:val="2f2"/>
    <w:rsid w:val="00B740CA"/>
    <w:pPr>
      <w:tabs>
        <w:tab w:val="left" w:pos="851"/>
      </w:tabs>
      <w:spacing w:after="120" w:line="360" w:lineRule="auto"/>
      <w:ind w:firstLine="284"/>
    </w:pPr>
    <w:rPr>
      <w:rFonts w:eastAsia="Calibri"/>
      <w:sz w:val="20"/>
      <w:szCs w:val="20"/>
      <w:lang w:eastAsia="ru-RU"/>
    </w:rPr>
  </w:style>
  <w:style w:type="character" w:customStyle="1" w:styleId="2f2">
    <w:name w:val="Основной текст 2 Знак"/>
    <w:link w:val="2f1"/>
    <w:locked/>
    <w:rsid w:val="00B740CA"/>
    <w:rPr>
      <w:rFonts w:ascii="Times New Roman" w:hAnsi="Times New Roman" w:cs="Times New Roman"/>
      <w:sz w:val="20"/>
      <w:lang w:eastAsia="ru-RU"/>
    </w:rPr>
  </w:style>
  <w:style w:type="paragraph" w:styleId="aff5">
    <w:name w:val="Normal (Web)"/>
    <w:basedOn w:val="a8"/>
    <w:rsid w:val="00B740CA"/>
    <w:pPr>
      <w:tabs>
        <w:tab w:val="left" w:pos="851"/>
      </w:tabs>
      <w:ind w:firstLine="0"/>
    </w:pPr>
    <w:rPr>
      <w:rFonts w:eastAsia="Calibri"/>
      <w:szCs w:val="24"/>
      <w:lang w:eastAsia="ru-RU"/>
    </w:rPr>
  </w:style>
  <w:style w:type="paragraph" w:styleId="aff6">
    <w:name w:val="Title"/>
    <w:basedOn w:val="a8"/>
    <w:link w:val="aff7"/>
    <w:qFormat/>
    <w:rsid w:val="00B740CA"/>
    <w:pPr>
      <w:widowControl w:val="0"/>
      <w:tabs>
        <w:tab w:val="left" w:pos="851"/>
      </w:tabs>
      <w:overflowPunct w:val="0"/>
      <w:autoSpaceDE w:val="0"/>
      <w:autoSpaceDN w:val="0"/>
      <w:adjustRightInd w:val="0"/>
      <w:spacing w:after="120"/>
      <w:ind w:firstLine="0"/>
      <w:jc w:val="center"/>
      <w:textAlignment w:val="baseline"/>
    </w:pPr>
    <w:rPr>
      <w:rFonts w:eastAsia="Calibri"/>
      <w:b/>
      <w:kern w:val="24"/>
      <w:sz w:val="20"/>
      <w:szCs w:val="20"/>
      <w:lang w:eastAsia="ru-RU"/>
    </w:rPr>
  </w:style>
  <w:style w:type="character" w:customStyle="1" w:styleId="aff7">
    <w:name w:val="Название Знак"/>
    <w:link w:val="aff6"/>
    <w:locked/>
    <w:rsid w:val="00B740CA"/>
    <w:rPr>
      <w:rFonts w:ascii="Times New Roman" w:hAnsi="Times New Roman" w:cs="Times New Roman"/>
      <w:b/>
      <w:kern w:val="24"/>
      <w:sz w:val="20"/>
      <w:lang w:eastAsia="ru-RU"/>
    </w:rPr>
  </w:style>
  <w:style w:type="paragraph" w:customStyle="1" w:styleId="Equation">
    <w:name w:val="Equation"/>
    <w:rsid w:val="00B740CA"/>
    <w:pPr>
      <w:widowControl w:val="0"/>
      <w:tabs>
        <w:tab w:val="center" w:pos="4536"/>
        <w:tab w:val="right" w:pos="9072"/>
      </w:tabs>
      <w:overflowPunct w:val="0"/>
      <w:autoSpaceDE w:val="0"/>
      <w:autoSpaceDN w:val="0"/>
      <w:adjustRightInd w:val="0"/>
      <w:spacing w:before="120" w:after="120"/>
      <w:textAlignment w:val="baseline"/>
    </w:pPr>
    <w:rPr>
      <w:rFonts w:ascii="Times New Roman" w:hAnsi="Times New Roman"/>
    </w:rPr>
  </w:style>
  <w:style w:type="paragraph" w:customStyle="1" w:styleId="TableNormal1">
    <w:name w:val="Table Normal1"/>
    <w:basedOn w:val="a8"/>
    <w:rsid w:val="00B740CA"/>
    <w:pPr>
      <w:widowControl w:val="0"/>
      <w:tabs>
        <w:tab w:val="left" w:pos="851"/>
      </w:tabs>
      <w:overflowPunct w:val="0"/>
      <w:autoSpaceDE w:val="0"/>
      <w:autoSpaceDN w:val="0"/>
      <w:adjustRightInd w:val="0"/>
      <w:spacing w:after="240" w:line="240" w:lineRule="atLeast"/>
      <w:ind w:firstLine="0"/>
      <w:textAlignment w:val="baseline"/>
    </w:pPr>
    <w:rPr>
      <w:rFonts w:eastAsia="Calibri"/>
      <w:kern w:val="24"/>
      <w:sz w:val="18"/>
      <w:szCs w:val="20"/>
      <w:lang w:eastAsia="ru-RU"/>
    </w:rPr>
  </w:style>
  <w:style w:type="paragraph" w:customStyle="1" w:styleId="AuthorList">
    <w:name w:val="Author List"/>
    <w:basedOn w:val="a8"/>
    <w:rsid w:val="00B740CA"/>
    <w:pPr>
      <w:widowControl w:val="0"/>
      <w:tabs>
        <w:tab w:val="left" w:pos="851"/>
      </w:tabs>
      <w:overflowPunct w:val="0"/>
      <w:autoSpaceDE w:val="0"/>
      <w:autoSpaceDN w:val="0"/>
      <w:adjustRightInd w:val="0"/>
      <w:spacing w:after="240"/>
      <w:ind w:firstLine="0"/>
      <w:jc w:val="center"/>
      <w:textAlignment w:val="baseline"/>
    </w:pPr>
    <w:rPr>
      <w:rFonts w:eastAsia="Calibri"/>
      <w:i/>
      <w:kern w:val="24"/>
      <w:szCs w:val="20"/>
      <w:lang w:eastAsia="ru-RU"/>
    </w:rPr>
  </w:style>
  <w:style w:type="paragraph" w:customStyle="1" w:styleId="TableLeft">
    <w:name w:val="Table Left"/>
    <w:basedOn w:val="TableNormal1"/>
    <w:rsid w:val="00B740CA"/>
    <w:pPr>
      <w:jc w:val="left"/>
    </w:pPr>
  </w:style>
  <w:style w:type="paragraph" w:customStyle="1" w:styleId="1a">
    <w:name w:val="1"/>
    <w:basedOn w:val="a8"/>
    <w:rsid w:val="00B740CA"/>
    <w:pPr>
      <w:widowControl w:val="0"/>
      <w:tabs>
        <w:tab w:val="left" w:pos="851"/>
      </w:tabs>
      <w:spacing w:after="160" w:line="240" w:lineRule="exact"/>
      <w:ind w:firstLine="0"/>
    </w:pPr>
    <w:rPr>
      <w:rFonts w:ascii="Verdana" w:eastAsia="Calibri" w:hAnsi="Verdana"/>
      <w:sz w:val="20"/>
      <w:szCs w:val="20"/>
      <w:lang w:val="en-US"/>
    </w:rPr>
  </w:style>
  <w:style w:type="paragraph" w:customStyle="1" w:styleId="TableCenter">
    <w:name w:val="Table Center"/>
    <w:basedOn w:val="TableLeft"/>
    <w:rsid w:val="00B740CA"/>
    <w:pPr>
      <w:jc w:val="center"/>
    </w:pPr>
  </w:style>
  <w:style w:type="paragraph" w:customStyle="1" w:styleId="2f3">
    <w:name w:val="ЛЕН2_НИР_табл_ центр"/>
    <w:basedOn w:val="a8"/>
    <w:autoRedefine/>
    <w:rsid w:val="00B740CA"/>
    <w:pPr>
      <w:tabs>
        <w:tab w:val="left" w:pos="851"/>
        <w:tab w:val="left" w:pos="1276"/>
        <w:tab w:val="left" w:pos="1560"/>
      </w:tabs>
      <w:spacing w:before="60" w:after="60"/>
      <w:ind w:firstLine="0"/>
      <w:jc w:val="center"/>
    </w:pPr>
    <w:rPr>
      <w:rFonts w:eastAsia="Calibri"/>
      <w:szCs w:val="24"/>
      <w:lang w:eastAsia="ru-RU"/>
    </w:rPr>
  </w:style>
  <w:style w:type="paragraph" w:customStyle="1" w:styleId="TableCaption">
    <w:name w:val="Table Caption"/>
    <w:basedOn w:val="TableNormal1"/>
    <w:rsid w:val="00B740CA"/>
    <w:pPr>
      <w:keepNext/>
      <w:keepLines/>
      <w:suppressAutoHyphens/>
      <w:spacing w:before="120" w:after="60"/>
      <w:jc w:val="center"/>
    </w:pPr>
    <w:rPr>
      <w:b/>
      <w:sz w:val="24"/>
    </w:rPr>
  </w:style>
  <w:style w:type="character" w:customStyle="1" w:styleId="1b">
    <w:name w:val="Гиперссылка1"/>
    <w:rsid w:val="00B740CA"/>
    <w:rPr>
      <w:color w:val="0000FF"/>
      <w:u w:val="single"/>
    </w:rPr>
  </w:style>
  <w:style w:type="paragraph" w:customStyle="1" w:styleId="1c">
    <w:name w:val="Схема документа1"/>
    <w:basedOn w:val="a8"/>
    <w:rsid w:val="00B740CA"/>
    <w:pPr>
      <w:widowControl w:val="0"/>
      <w:shd w:val="clear" w:color="auto" w:fill="000080"/>
      <w:tabs>
        <w:tab w:val="left" w:pos="851"/>
      </w:tabs>
      <w:overflowPunct w:val="0"/>
      <w:autoSpaceDE w:val="0"/>
      <w:autoSpaceDN w:val="0"/>
      <w:adjustRightInd w:val="0"/>
      <w:spacing w:after="120"/>
      <w:ind w:firstLine="0"/>
      <w:textAlignment w:val="baseline"/>
    </w:pPr>
    <w:rPr>
      <w:rFonts w:ascii="Tahoma" w:eastAsia="Calibri" w:hAnsi="Tahoma"/>
      <w:szCs w:val="20"/>
      <w:lang w:val="en-US" w:eastAsia="ru-RU"/>
    </w:rPr>
  </w:style>
  <w:style w:type="character" w:styleId="aff8">
    <w:name w:val="FollowedHyperlink"/>
    <w:rsid w:val="00B740CA"/>
    <w:rPr>
      <w:rFonts w:cs="Times New Roman"/>
      <w:color w:val="800080"/>
      <w:u w:val="single"/>
    </w:rPr>
  </w:style>
  <w:style w:type="paragraph" w:styleId="aff9">
    <w:name w:val="footnote text"/>
    <w:basedOn w:val="a8"/>
    <w:link w:val="affa"/>
    <w:semiHidden/>
    <w:rsid w:val="00B740CA"/>
    <w:pPr>
      <w:tabs>
        <w:tab w:val="left" w:pos="851"/>
      </w:tabs>
      <w:ind w:firstLine="0"/>
      <w:jc w:val="left"/>
    </w:pPr>
    <w:rPr>
      <w:rFonts w:eastAsia="Calibri"/>
      <w:sz w:val="20"/>
      <w:szCs w:val="20"/>
      <w:lang w:eastAsia="ru-RU"/>
    </w:rPr>
  </w:style>
  <w:style w:type="character" w:customStyle="1" w:styleId="affa">
    <w:name w:val="Текст сноски Знак"/>
    <w:link w:val="aff9"/>
    <w:semiHidden/>
    <w:locked/>
    <w:rsid w:val="00B740CA"/>
    <w:rPr>
      <w:rFonts w:ascii="Times New Roman" w:hAnsi="Times New Roman" w:cs="Times New Roman"/>
      <w:sz w:val="20"/>
      <w:lang w:eastAsia="ru-RU"/>
    </w:rPr>
  </w:style>
  <w:style w:type="paragraph" w:customStyle="1" w:styleId="affb">
    <w:name w:val="Год выпуска"/>
    <w:basedOn w:val="a8"/>
    <w:rsid w:val="00B740CA"/>
    <w:pPr>
      <w:widowControl w:val="0"/>
      <w:tabs>
        <w:tab w:val="left" w:pos="851"/>
      </w:tabs>
      <w:ind w:firstLine="0"/>
      <w:jc w:val="center"/>
    </w:pPr>
    <w:rPr>
      <w:rFonts w:eastAsia="Calibri"/>
      <w:b/>
      <w:color w:val="000000"/>
      <w:szCs w:val="20"/>
      <w:lang w:val="en-US" w:eastAsia="ru-RU"/>
    </w:rPr>
  </w:style>
  <w:style w:type="paragraph" w:customStyle="1" w:styleId="NPP206marked1">
    <w:name w:val="NPP206 marked 1"/>
    <w:basedOn w:val="NPP-2006-Body"/>
    <w:rsid w:val="00B740CA"/>
    <w:pPr>
      <w:numPr>
        <w:numId w:val="6"/>
      </w:numPr>
      <w:tabs>
        <w:tab w:val="clear" w:pos="3150"/>
        <w:tab w:val="clear" w:pos="9540"/>
        <w:tab w:val="left" w:pos="-2977"/>
        <w:tab w:val="num" w:pos="1361"/>
        <w:tab w:val="right" w:pos="9639"/>
      </w:tabs>
      <w:ind w:left="1361" w:hanging="227"/>
    </w:pPr>
  </w:style>
  <w:style w:type="paragraph" w:customStyle="1" w:styleId="affc">
    <w:name w:val="Наименование организации"/>
    <w:basedOn w:val="a8"/>
    <w:rsid w:val="00B740CA"/>
    <w:pPr>
      <w:widowControl w:val="0"/>
      <w:tabs>
        <w:tab w:val="left" w:pos="851"/>
      </w:tabs>
      <w:jc w:val="center"/>
    </w:pPr>
    <w:rPr>
      <w:rFonts w:eastAsia="Calibri"/>
      <w:b/>
      <w:caps/>
      <w:color w:val="000000"/>
      <w:sz w:val="28"/>
      <w:szCs w:val="20"/>
      <w:lang w:eastAsia="ru-RU"/>
    </w:rPr>
  </w:style>
  <w:style w:type="paragraph" w:customStyle="1" w:styleId="affd">
    <w:name w:val="Наименование объекта"/>
    <w:basedOn w:val="a8"/>
    <w:rsid w:val="00B740CA"/>
    <w:pPr>
      <w:widowControl w:val="0"/>
      <w:tabs>
        <w:tab w:val="left" w:pos="851"/>
      </w:tabs>
      <w:jc w:val="center"/>
    </w:pPr>
    <w:rPr>
      <w:rFonts w:eastAsia="Calibri"/>
      <w:b/>
      <w:color w:val="000000"/>
      <w:sz w:val="28"/>
      <w:szCs w:val="20"/>
      <w:lang w:eastAsia="ru-RU"/>
    </w:rPr>
  </w:style>
  <w:style w:type="paragraph" w:customStyle="1" w:styleId="affe">
    <w:name w:val="Наименование изделия"/>
    <w:basedOn w:val="a8"/>
    <w:rsid w:val="00B740CA"/>
    <w:pPr>
      <w:widowControl w:val="0"/>
      <w:tabs>
        <w:tab w:val="left" w:pos="851"/>
      </w:tabs>
      <w:jc w:val="center"/>
    </w:pPr>
    <w:rPr>
      <w:rFonts w:eastAsia="Calibri"/>
      <w:b/>
      <w:caps/>
      <w:color w:val="000000"/>
      <w:sz w:val="28"/>
      <w:szCs w:val="20"/>
      <w:lang w:eastAsia="ru-RU"/>
    </w:rPr>
  </w:style>
  <w:style w:type="paragraph" w:customStyle="1" w:styleId="afff">
    <w:name w:val="Наименование документа"/>
    <w:basedOn w:val="a8"/>
    <w:rsid w:val="00B740CA"/>
    <w:pPr>
      <w:widowControl w:val="0"/>
      <w:tabs>
        <w:tab w:val="left" w:pos="851"/>
      </w:tabs>
      <w:ind w:left="794" w:right="794" w:firstLine="0"/>
      <w:jc w:val="center"/>
    </w:pPr>
    <w:rPr>
      <w:rFonts w:eastAsia="Calibri"/>
      <w:b/>
      <w:color w:val="000000"/>
      <w:sz w:val="28"/>
      <w:szCs w:val="20"/>
      <w:lang w:eastAsia="ru-RU"/>
    </w:rPr>
  </w:style>
  <w:style w:type="paragraph" w:customStyle="1" w:styleId="24">
    <w:name w:val="ЛЕН2_НИР_табл_перечисление"/>
    <w:basedOn w:val="a8"/>
    <w:autoRedefine/>
    <w:rsid w:val="00B740CA"/>
    <w:pPr>
      <w:numPr>
        <w:numId w:val="13"/>
      </w:numPr>
      <w:tabs>
        <w:tab w:val="clear" w:pos="360"/>
        <w:tab w:val="left" w:pos="851"/>
      </w:tabs>
      <w:spacing w:before="60" w:after="60"/>
      <w:ind w:left="714" w:hanging="357"/>
    </w:pPr>
    <w:rPr>
      <w:rFonts w:ascii="Times New Roman CYR" w:eastAsia="Calibri" w:hAnsi="Times New Roman CYR"/>
      <w:szCs w:val="20"/>
      <w:lang w:eastAsia="ru-RU"/>
    </w:rPr>
  </w:style>
  <w:style w:type="paragraph" w:customStyle="1" w:styleId="afff0">
    <w:name w:val="Номер книги"/>
    <w:basedOn w:val="a8"/>
    <w:rsid w:val="00B740CA"/>
    <w:pPr>
      <w:widowControl w:val="0"/>
      <w:tabs>
        <w:tab w:val="left" w:pos="851"/>
      </w:tabs>
      <w:jc w:val="center"/>
    </w:pPr>
    <w:rPr>
      <w:rFonts w:eastAsia="Calibri"/>
      <w:b/>
      <w:color w:val="000000"/>
      <w:sz w:val="28"/>
      <w:szCs w:val="20"/>
      <w:lang w:eastAsia="ru-RU"/>
    </w:rPr>
  </w:style>
  <w:style w:type="paragraph" w:customStyle="1" w:styleId="2f4">
    <w:name w:val="ЛЕН2_НИР_табл_центр_п/ж"/>
    <w:basedOn w:val="a8"/>
    <w:autoRedefine/>
    <w:rsid w:val="00B740CA"/>
    <w:pPr>
      <w:tabs>
        <w:tab w:val="left" w:pos="851"/>
      </w:tabs>
      <w:ind w:firstLine="0"/>
      <w:jc w:val="center"/>
    </w:pPr>
    <w:rPr>
      <w:rFonts w:eastAsia="Calibri"/>
      <w:b/>
      <w:bCs/>
      <w:szCs w:val="24"/>
      <w:lang w:eastAsia="ru-RU"/>
    </w:rPr>
  </w:style>
  <w:style w:type="paragraph" w:customStyle="1" w:styleId="afff1">
    <w:name w:val="Логотип"/>
    <w:basedOn w:val="a8"/>
    <w:rsid w:val="00B740CA"/>
    <w:pPr>
      <w:widowControl w:val="0"/>
      <w:shd w:val="clear" w:color="auto" w:fill="FFFFFF"/>
      <w:tabs>
        <w:tab w:val="left" w:pos="851"/>
      </w:tabs>
      <w:jc w:val="center"/>
    </w:pPr>
    <w:rPr>
      <w:rFonts w:eastAsia="Calibri"/>
      <w:b/>
      <w:color w:val="000000"/>
      <w:sz w:val="28"/>
      <w:szCs w:val="20"/>
      <w:lang w:eastAsia="ru-RU"/>
    </w:rPr>
  </w:style>
  <w:style w:type="paragraph" w:customStyle="1" w:styleId="afff2">
    <w:name w:val="Утверждаю"/>
    <w:basedOn w:val="a8"/>
    <w:next w:val="a8"/>
    <w:rsid w:val="00B740CA"/>
    <w:pPr>
      <w:widowControl w:val="0"/>
      <w:shd w:val="clear" w:color="auto" w:fill="FFFFFF"/>
      <w:tabs>
        <w:tab w:val="left" w:pos="851"/>
        <w:tab w:val="left" w:pos="5670"/>
      </w:tabs>
      <w:ind w:firstLine="0"/>
    </w:pPr>
    <w:rPr>
      <w:rFonts w:eastAsia="Calibri"/>
      <w:b/>
      <w:color w:val="000000"/>
      <w:sz w:val="28"/>
      <w:szCs w:val="20"/>
      <w:lang w:eastAsia="ru-RU"/>
    </w:rPr>
  </w:style>
  <w:style w:type="paragraph" w:customStyle="1" w:styleId="NPP2006">
    <w:name w:val="NPP2006"/>
    <w:basedOn w:val="a8"/>
    <w:rsid w:val="00B740CA"/>
    <w:pPr>
      <w:tabs>
        <w:tab w:val="left" w:pos="851"/>
      </w:tabs>
      <w:ind w:firstLine="567"/>
    </w:pPr>
    <w:rPr>
      <w:rFonts w:eastAsia="Calibri"/>
      <w:szCs w:val="20"/>
      <w:lang w:eastAsia="ru-RU"/>
    </w:rPr>
  </w:style>
  <w:style w:type="paragraph" w:customStyle="1" w:styleId="afff3">
    <w:name w:val="Продолжение титульного листа"/>
    <w:basedOn w:val="a8"/>
    <w:rsid w:val="00B740CA"/>
    <w:pPr>
      <w:widowControl w:val="0"/>
      <w:tabs>
        <w:tab w:val="left" w:pos="851"/>
      </w:tabs>
      <w:ind w:left="5103" w:firstLine="0"/>
      <w:jc w:val="left"/>
    </w:pPr>
    <w:rPr>
      <w:rFonts w:eastAsia="Calibri"/>
      <w:b/>
      <w:szCs w:val="20"/>
      <w:lang w:eastAsia="ru-RU"/>
    </w:rPr>
  </w:style>
  <w:style w:type="paragraph" w:customStyle="1" w:styleId="afff4">
    <w:name w:val="Заголовок приложений"/>
    <w:basedOn w:val="a8"/>
    <w:next w:val="a8"/>
    <w:rsid w:val="00B740CA"/>
    <w:pPr>
      <w:pageBreakBefore/>
      <w:tabs>
        <w:tab w:val="left" w:pos="851"/>
      </w:tabs>
      <w:spacing w:before="6000" w:after="120"/>
      <w:ind w:firstLine="0"/>
      <w:jc w:val="center"/>
      <w:outlineLvl w:val="0"/>
    </w:pPr>
    <w:rPr>
      <w:rFonts w:eastAsia="Calibri"/>
      <w:b/>
      <w:caps/>
      <w:sz w:val="28"/>
      <w:szCs w:val="20"/>
      <w:lang w:eastAsia="ru-RU"/>
    </w:rPr>
  </w:style>
  <w:style w:type="paragraph" w:customStyle="1" w:styleId="afff5">
    <w:name w:val="Содержание"/>
    <w:basedOn w:val="a8"/>
    <w:next w:val="a8"/>
    <w:link w:val="afff6"/>
    <w:rsid w:val="00B740CA"/>
    <w:pPr>
      <w:pageBreakBefore/>
      <w:widowControl w:val="0"/>
      <w:shd w:val="clear" w:color="auto" w:fill="FFFFFF"/>
      <w:tabs>
        <w:tab w:val="left" w:pos="851"/>
      </w:tabs>
      <w:spacing w:before="120" w:after="120"/>
      <w:ind w:firstLine="0"/>
      <w:jc w:val="center"/>
    </w:pPr>
    <w:rPr>
      <w:rFonts w:eastAsia="Calibri"/>
      <w:b/>
      <w:caps/>
      <w:snapToGrid w:val="0"/>
      <w:color w:val="000000"/>
      <w:sz w:val="20"/>
      <w:szCs w:val="20"/>
      <w:lang w:eastAsia="ru-RU"/>
    </w:rPr>
  </w:style>
  <w:style w:type="paragraph" w:customStyle="1" w:styleId="afff7">
    <w:name w:val="Имя сканированного файла"/>
    <w:basedOn w:val="a8"/>
    <w:rsid w:val="00B740CA"/>
    <w:pPr>
      <w:widowControl w:val="0"/>
      <w:shd w:val="clear" w:color="auto" w:fill="FFFFFF"/>
      <w:tabs>
        <w:tab w:val="left" w:pos="851"/>
      </w:tabs>
      <w:jc w:val="right"/>
    </w:pPr>
    <w:rPr>
      <w:rFonts w:eastAsia="Calibri"/>
      <w:i/>
      <w:color w:val="000000"/>
      <w:sz w:val="20"/>
      <w:szCs w:val="20"/>
      <w:lang w:eastAsia="ru-RU"/>
    </w:rPr>
  </w:style>
  <w:style w:type="paragraph" w:customStyle="1" w:styleId="211">
    <w:name w:val="ЛЕН2_НИР_табл1"/>
    <w:basedOn w:val="a8"/>
    <w:autoRedefine/>
    <w:rsid w:val="00B740CA"/>
    <w:pPr>
      <w:tabs>
        <w:tab w:val="left" w:pos="851"/>
      </w:tabs>
      <w:spacing w:before="60" w:after="60"/>
      <w:ind w:firstLine="0"/>
      <w:jc w:val="left"/>
    </w:pPr>
    <w:rPr>
      <w:rFonts w:eastAsia="Calibri"/>
      <w:szCs w:val="24"/>
      <w:lang w:eastAsia="ru-RU"/>
    </w:rPr>
  </w:style>
  <w:style w:type="paragraph" w:customStyle="1" w:styleId="afff8">
    <w:name w:val="Изделие"/>
    <w:basedOn w:val="a8"/>
    <w:rsid w:val="00B740CA"/>
    <w:pPr>
      <w:tabs>
        <w:tab w:val="left" w:pos="851"/>
      </w:tabs>
      <w:spacing w:before="720" w:line="480" w:lineRule="auto"/>
      <w:ind w:firstLine="0"/>
      <w:jc w:val="center"/>
    </w:pPr>
    <w:rPr>
      <w:rFonts w:eastAsia="Calibri"/>
      <w:caps/>
      <w:szCs w:val="20"/>
      <w:lang w:val="en-US" w:eastAsia="ru-RU"/>
    </w:rPr>
  </w:style>
  <w:style w:type="paragraph" w:customStyle="1" w:styleId="2f5">
    <w:name w:val="ЛЕН2_НИР_имя файла"/>
    <w:basedOn w:val="a8"/>
    <w:autoRedefine/>
    <w:rsid w:val="00B740CA"/>
    <w:pPr>
      <w:widowControl w:val="0"/>
      <w:tabs>
        <w:tab w:val="left" w:pos="851"/>
      </w:tabs>
      <w:spacing w:after="60"/>
      <w:ind w:firstLine="0"/>
      <w:jc w:val="right"/>
    </w:pPr>
    <w:rPr>
      <w:rFonts w:eastAsia="Calibri"/>
      <w:i/>
      <w:sz w:val="20"/>
      <w:szCs w:val="24"/>
      <w:lang w:eastAsia="ru-RU"/>
    </w:rPr>
  </w:style>
  <w:style w:type="paragraph" w:customStyle="1" w:styleId="Table">
    <w:name w:val="Table"/>
    <w:basedOn w:val="a8"/>
    <w:rsid w:val="00B740CA"/>
    <w:pPr>
      <w:tabs>
        <w:tab w:val="left" w:pos="851"/>
      </w:tabs>
      <w:spacing w:line="240" w:lineRule="atLeast"/>
      <w:ind w:firstLine="0"/>
      <w:jc w:val="left"/>
    </w:pPr>
    <w:rPr>
      <w:rFonts w:ascii="Journal" w:eastAsia="Calibri" w:hAnsi="Journal"/>
      <w:szCs w:val="20"/>
      <w:lang w:val="en-GB" w:eastAsia="ru-RU"/>
    </w:rPr>
  </w:style>
  <w:style w:type="paragraph" w:customStyle="1" w:styleId="FigureTitle">
    <w:name w:val="FigureTitle"/>
    <w:basedOn w:val="a8"/>
    <w:rsid w:val="00B740CA"/>
    <w:pPr>
      <w:tabs>
        <w:tab w:val="left" w:pos="851"/>
      </w:tabs>
      <w:spacing w:line="360" w:lineRule="auto"/>
      <w:ind w:firstLine="0"/>
      <w:jc w:val="center"/>
    </w:pPr>
    <w:rPr>
      <w:rFonts w:eastAsia="Calibri"/>
      <w:b/>
      <w:szCs w:val="20"/>
      <w:lang w:val="en-US" w:eastAsia="ru-RU"/>
    </w:rPr>
  </w:style>
  <w:style w:type="paragraph" w:customStyle="1" w:styleId="2f6">
    <w:name w:val="ЛЕН2_НИР_Оглавление"/>
    <w:basedOn w:val="a8"/>
    <w:autoRedefine/>
    <w:rsid w:val="00B740CA"/>
    <w:pPr>
      <w:tabs>
        <w:tab w:val="left" w:pos="851"/>
        <w:tab w:val="left" w:leader="dot" w:pos="9299"/>
        <w:tab w:val="left" w:leader="dot" w:pos="9412"/>
      </w:tabs>
      <w:ind w:firstLine="0"/>
      <w:jc w:val="left"/>
    </w:pPr>
    <w:rPr>
      <w:rFonts w:eastAsia="Calibri"/>
      <w:szCs w:val="24"/>
      <w:lang w:eastAsia="ru-RU"/>
    </w:rPr>
  </w:style>
  <w:style w:type="paragraph" w:customStyle="1" w:styleId="Address">
    <w:name w:val="Address"/>
    <w:basedOn w:val="AuthorList"/>
    <w:rsid w:val="00B740CA"/>
    <w:pPr>
      <w:keepNext/>
      <w:spacing w:before="120" w:after="120"/>
    </w:pPr>
    <w:rPr>
      <w:rFonts w:ascii="Arial" w:hAnsi="Arial"/>
      <w:i w:val="0"/>
    </w:rPr>
  </w:style>
  <w:style w:type="paragraph" w:customStyle="1" w:styleId="120">
    <w:name w:val="Обычный 12 Знак"/>
    <w:basedOn w:val="a8"/>
    <w:link w:val="121"/>
    <w:rsid w:val="00B740CA"/>
    <w:pPr>
      <w:tabs>
        <w:tab w:val="left" w:pos="851"/>
      </w:tabs>
      <w:ind w:firstLine="709"/>
    </w:pPr>
    <w:rPr>
      <w:rFonts w:ascii="Times New Roman CYR" w:eastAsia="Calibri" w:hAnsi="Times New Roman CYR"/>
      <w:sz w:val="20"/>
      <w:szCs w:val="20"/>
      <w:lang w:eastAsia="ru-RU"/>
    </w:rPr>
  </w:style>
  <w:style w:type="character" w:customStyle="1" w:styleId="122">
    <w:name w:val="Обычный 12 Знак Знак"/>
    <w:rsid w:val="00B740CA"/>
    <w:rPr>
      <w:rFonts w:ascii="Times New Roman CYR" w:hAnsi="Times New Roman CYR"/>
      <w:sz w:val="24"/>
      <w:lang w:val="ru-RU" w:eastAsia="ru-RU"/>
    </w:rPr>
  </w:style>
  <w:style w:type="paragraph" w:customStyle="1" w:styleId="afff9">
    <w:name w:val="Введение"/>
    <w:basedOn w:val="1"/>
    <w:next w:val="a8"/>
    <w:rsid w:val="00B740CA"/>
    <w:rPr>
      <w:rFonts w:eastAsia="Calibri"/>
      <w:bCs w:val="0"/>
      <w:caps/>
      <w:kern w:val="28"/>
      <w:szCs w:val="20"/>
      <w:lang w:eastAsia="ru-RU"/>
    </w:rPr>
  </w:style>
  <w:style w:type="paragraph" w:customStyle="1" w:styleId="NPP2006marked2">
    <w:name w:val="NPP2006 marked 2"/>
    <w:basedOn w:val="a8"/>
    <w:rsid w:val="00B740CA"/>
    <w:pPr>
      <w:numPr>
        <w:numId w:val="8"/>
      </w:numPr>
      <w:tabs>
        <w:tab w:val="left" w:pos="851"/>
      </w:tabs>
      <w:spacing w:line="360" w:lineRule="auto"/>
    </w:pPr>
    <w:rPr>
      <w:rFonts w:eastAsia="Calibri"/>
      <w:bCs/>
      <w:szCs w:val="24"/>
      <w:lang w:eastAsia="ru-RU"/>
    </w:rPr>
  </w:style>
  <w:style w:type="paragraph" w:customStyle="1" w:styleId="afffa">
    <w:name w:val="Шапка таблицы"/>
    <w:basedOn w:val="a8"/>
    <w:rsid w:val="00B740CA"/>
    <w:pPr>
      <w:keepNext/>
      <w:keepLines/>
      <w:tabs>
        <w:tab w:val="left" w:pos="851"/>
      </w:tabs>
      <w:spacing w:line="360" w:lineRule="auto"/>
      <w:ind w:firstLine="0"/>
      <w:jc w:val="center"/>
    </w:pPr>
    <w:rPr>
      <w:rFonts w:eastAsia="Calibri"/>
      <w:b/>
      <w:szCs w:val="20"/>
      <w:lang w:eastAsia="ru-RU"/>
    </w:rPr>
  </w:style>
  <w:style w:type="paragraph" w:styleId="afffb">
    <w:name w:val="Document Map"/>
    <w:basedOn w:val="a8"/>
    <w:link w:val="afffc"/>
    <w:semiHidden/>
    <w:rsid w:val="00B740CA"/>
    <w:pPr>
      <w:widowControl w:val="0"/>
      <w:shd w:val="clear" w:color="auto" w:fill="000080"/>
      <w:tabs>
        <w:tab w:val="left" w:pos="851"/>
      </w:tabs>
      <w:ind w:firstLine="0"/>
    </w:pPr>
    <w:rPr>
      <w:rFonts w:ascii="Tahoma" w:eastAsia="Calibri" w:hAnsi="Tahoma"/>
      <w:snapToGrid w:val="0"/>
      <w:sz w:val="20"/>
      <w:szCs w:val="20"/>
      <w:lang w:eastAsia="ru-RU"/>
    </w:rPr>
  </w:style>
  <w:style w:type="character" w:customStyle="1" w:styleId="afffc">
    <w:name w:val="Схема документа Знак"/>
    <w:link w:val="afffb"/>
    <w:semiHidden/>
    <w:locked/>
    <w:rsid w:val="00B740CA"/>
    <w:rPr>
      <w:rFonts w:ascii="Tahoma" w:hAnsi="Tahoma" w:cs="Times New Roman"/>
      <w:snapToGrid w:val="0"/>
      <w:sz w:val="20"/>
      <w:shd w:val="clear" w:color="auto" w:fill="000080"/>
      <w:lang w:eastAsia="ru-RU"/>
    </w:rPr>
  </w:style>
  <w:style w:type="paragraph" w:customStyle="1" w:styleId="afffd">
    <w:name w:val="Продолжение таблицы"/>
    <w:basedOn w:val="a8"/>
    <w:rsid w:val="00B740CA"/>
    <w:pPr>
      <w:pageBreakBefore/>
      <w:tabs>
        <w:tab w:val="left" w:pos="851"/>
      </w:tabs>
      <w:ind w:firstLine="0"/>
      <w:jc w:val="left"/>
    </w:pPr>
    <w:rPr>
      <w:rFonts w:eastAsia="Calibri"/>
      <w:szCs w:val="24"/>
      <w:lang w:eastAsia="ru-RU"/>
    </w:rPr>
  </w:style>
  <w:style w:type="paragraph" w:customStyle="1" w:styleId="afffe">
    <w:name w:val="Название рисунка"/>
    <w:basedOn w:val="a8"/>
    <w:rsid w:val="00B740CA"/>
    <w:pPr>
      <w:widowControl w:val="0"/>
      <w:tabs>
        <w:tab w:val="left" w:pos="851"/>
      </w:tabs>
      <w:ind w:firstLine="0"/>
      <w:jc w:val="center"/>
    </w:pPr>
    <w:rPr>
      <w:rFonts w:eastAsia="Calibri"/>
      <w:noProof/>
      <w:szCs w:val="20"/>
      <w:lang w:eastAsia="ru-RU"/>
    </w:rPr>
  </w:style>
  <w:style w:type="paragraph" w:customStyle="1" w:styleId="aHeader">
    <w:name w:val="a_Header"/>
    <w:basedOn w:val="a8"/>
    <w:rsid w:val="00B740CA"/>
    <w:pPr>
      <w:widowControl w:val="0"/>
      <w:tabs>
        <w:tab w:val="left" w:pos="851"/>
        <w:tab w:val="left" w:pos="1985"/>
      </w:tabs>
      <w:spacing w:after="60"/>
      <w:ind w:firstLine="0"/>
      <w:jc w:val="center"/>
    </w:pPr>
    <w:rPr>
      <w:rFonts w:eastAsia="Calibri"/>
      <w:szCs w:val="20"/>
      <w:lang w:eastAsia="ru-RU"/>
    </w:rPr>
  </w:style>
  <w:style w:type="paragraph" w:customStyle="1" w:styleId="12">
    <w:name w:val="Нумерованный список 1"/>
    <w:basedOn w:val="a8"/>
    <w:rsid w:val="00B740CA"/>
    <w:pPr>
      <w:widowControl w:val="0"/>
      <w:numPr>
        <w:numId w:val="9"/>
      </w:numPr>
      <w:tabs>
        <w:tab w:val="left" w:pos="851"/>
      </w:tabs>
      <w:snapToGrid w:val="0"/>
    </w:pPr>
    <w:rPr>
      <w:rFonts w:eastAsia="Calibri"/>
      <w:szCs w:val="20"/>
      <w:lang w:eastAsia="ru-RU"/>
    </w:rPr>
  </w:style>
  <w:style w:type="paragraph" w:customStyle="1" w:styleId="affff">
    <w:name w:val="Заголовок Приложения"/>
    <w:basedOn w:val="a8"/>
    <w:rsid w:val="00B740CA"/>
    <w:pPr>
      <w:tabs>
        <w:tab w:val="left" w:pos="851"/>
      </w:tabs>
      <w:spacing w:before="120" w:after="120"/>
      <w:ind w:firstLine="0"/>
      <w:jc w:val="center"/>
    </w:pPr>
    <w:rPr>
      <w:rFonts w:eastAsia="Calibri"/>
      <w:b/>
      <w:sz w:val="28"/>
      <w:szCs w:val="24"/>
      <w:lang w:eastAsia="ru-RU"/>
    </w:rPr>
  </w:style>
  <w:style w:type="paragraph" w:customStyle="1" w:styleId="affff0">
    <w:name w:val="Реферат"/>
    <w:basedOn w:val="afff9"/>
    <w:rsid w:val="00B740CA"/>
  </w:style>
  <w:style w:type="paragraph" w:customStyle="1" w:styleId="affff1">
    <w:name w:val="Лист регистрации"/>
    <w:basedOn w:val="afff4"/>
    <w:rsid w:val="00B740CA"/>
  </w:style>
  <w:style w:type="paragraph" w:styleId="affff2">
    <w:name w:val="annotation text"/>
    <w:basedOn w:val="a8"/>
    <w:link w:val="affff3"/>
    <w:semiHidden/>
    <w:rsid w:val="00B740CA"/>
    <w:pPr>
      <w:widowControl w:val="0"/>
      <w:tabs>
        <w:tab w:val="left" w:pos="851"/>
      </w:tabs>
      <w:overflowPunct w:val="0"/>
      <w:autoSpaceDE w:val="0"/>
      <w:autoSpaceDN w:val="0"/>
      <w:adjustRightInd w:val="0"/>
      <w:spacing w:after="120"/>
      <w:ind w:firstLine="0"/>
      <w:textAlignment w:val="baseline"/>
    </w:pPr>
    <w:rPr>
      <w:rFonts w:eastAsia="Calibri"/>
      <w:sz w:val="20"/>
      <w:szCs w:val="20"/>
      <w:lang w:val="en-US" w:eastAsia="ru-RU"/>
    </w:rPr>
  </w:style>
  <w:style w:type="character" w:customStyle="1" w:styleId="affff3">
    <w:name w:val="Текст примечания Знак"/>
    <w:link w:val="affff2"/>
    <w:semiHidden/>
    <w:locked/>
    <w:rsid w:val="00B740CA"/>
    <w:rPr>
      <w:rFonts w:ascii="Times New Roman" w:hAnsi="Times New Roman" w:cs="Times New Roman"/>
      <w:sz w:val="20"/>
      <w:lang w:val="en-US" w:eastAsia="ru-RU"/>
    </w:rPr>
  </w:style>
  <w:style w:type="paragraph" w:styleId="affff4">
    <w:name w:val="annotation subject"/>
    <w:basedOn w:val="affff2"/>
    <w:next w:val="affff2"/>
    <w:link w:val="affff5"/>
    <w:semiHidden/>
    <w:rsid w:val="00B740CA"/>
    <w:rPr>
      <w:b/>
    </w:rPr>
  </w:style>
  <w:style w:type="character" w:customStyle="1" w:styleId="affff5">
    <w:name w:val="Тема примечания Знак"/>
    <w:link w:val="affff4"/>
    <w:semiHidden/>
    <w:locked/>
    <w:rsid w:val="00B740CA"/>
    <w:rPr>
      <w:rFonts w:ascii="Times New Roman" w:hAnsi="Times New Roman" w:cs="Times New Roman"/>
      <w:b/>
      <w:sz w:val="20"/>
      <w:lang w:val="en-US" w:eastAsia="ru-RU"/>
    </w:rPr>
  </w:style>
  <w:style w:type="character" w:customStyle="1" w:styleId="affff6">
    <w:name w:val="Основной текст с отступом Знак Знак"/>
    <w:aliases w:val="Основной текст с отступом Знак1 Знак1 Знак,Основной текст с отступом Знак Знак Знак1 Знак,Основной текст с отступом Знак1 Знак Знак Знак,Основной текст с отступом Знак Знак Знак Знак Знак Знак Знак Знак Знак Знак Зна"/>
    <w:rsid w:val="00B740CA"/>
    <w:rPr>
      <w:caps/>
      <w:sz w:val="24"/>
    </w:rPr>
  </w:style>
  <w:style w:type="paragraph" w:customStyle="1" w:styleId="affff7">
    <w:name w:val="СтильМой Знак"/>
    <w:basedOn w:val="a8"/>
    <w:rsid w:val="00B740CA"/>
    <w:pPr>
      <w:tabs>
        <w:tab w:val="left" w:pos="851"/>
      </w:tabs>
      <w:spacing w:before="40" w:line="320" w:lineRule="exact"/>
      <w:ind w:firstLine="624"/>
    </w:pPr>
    <w:rPr>
      <w:szCs w:val="20"/>
      <w:lang w:eastAsia="ru-RU"/>
    </w:rPr>
  </w:style>
  <w:style w:type="paragraph" w:customStyle="1" w:styleId="24-">
    <w:name w:val="ЛЕН2_НИР_п/пункт(4-ая цифра)"/>
    <w:basedOn w:val="a8"/>
    <w:autoRedefine/>
    <w:rsid w:val="00B740CA"/>
    <w:pPr>
      <w:tabs>
        <w:tab w:val="left" w:pos="851"/>
      </w:tabs>
      <w:spacing w:before="60" w:after="60"/>
    </w:pPr>
    <w:rPr>
      <w:rFonts w:eastAsia="Calibri"/>
      <w:b/>
      <w:sz w:val="28"/>
      <w:szCs w:val="20"/>
      <w:lang w:eastAsia="ru-RU"/>
    </w:rPr>
  </w:style>
  <w:style w:type="paragraph" w:customStyle="1" w:styleId="2f7">
    <w:name w:val="ЛЕН2_НИР_п/разд"/>
    <w:basedOn w:val="23"/>
    <w:autoRedefine/>
    <w:rsid w:val="00B740CA"/>
    <w:pPr>
      <w:numPr>
        <w:numId w:val="0"/>
      </w:numPr>
      <w:tabs>
        <w:tab w:val="num" w:pos="0"/>
      </w:tabs>
      <w:spacing w:before="120" w:after="120"/>
      <w:ind w:left="1134" w:hanging="283"/>
    </w:pPr>
    <w:rPr>
      <w:b/>
      <w:iCs/>
      <w:caps/>
    </w:rPr>
  </w:style>
  <w:style w:type="paragraph" w:customStyle="1" w:styleId="2f8">
    <w:name w:val="ЛЕН2_НИР_пункт"/>
    <w:basedOn w:val="a8"/>
    <w:autoRedefine/>
    <w:rsid w:val="00B740CA"/>
    <w:pPr>
      <w:tabs>
        <w:tab w:val="left" w:pos="851"/>
      </w:tabs>
      <w:spacing w:before="60" w:after="60"/>
    </w:pPr>
    <w:rPr>
      <w:rFonts w:eastAsia="Calibri"/>
      <w:b/>
      <w:iCs/>
      <w:szCs w:val="20"/>
      <w:lang w:eastAsia="ru-RU"/>
    </w:rPr>
  </w:style>
  <w:style w:type="paragraph" w:customStyle="1" w:styleId="2f9">
    <w:name w:val="ЛЕН2_НИР_содержание"/>
    <w:basedOn w:val="a8"/>
    <w:autoRedefine/>
    <w:rsid w:val="00B740CA"/>
    <w:pPr>
      <w:tabs>
        <w:tab w:val="left" w:pos="851"/>
        <w:tab w:val="right" w:leader="dot" w:pos="9639"/>
      </w:tabs>
      <w:spacing w:before="120" w:after="120"/>
      <w:ind w:firstLine="0"/>
      <w:jc w:val="center"/>
    </w:pPr>
    <w:rPr>
      <w:rFonts w:ascii="Times New Roman CYR" w:eastAsia="Calibri" w:hAnsi="Times New Roman CYR"/>
      <w:b/>
      <w:caps/>
      <w:sz w:val="28"/>
      <w:szCs w:val="20"/>
      <w:lang w:eastAsia="ru-RU"/>
    </w:rPr>
  </w:style>
  <w:style w:type="paragraph" w:customStyle="1" w:styleId="2fa">
    <w:name w:val="ЛЕН2_НИР_таб_наимен."/>
    <w:basedOn w:val="a8"/>
    <w:next w:val="a8"/>
    <w:rsid w:val="00B740CA"/>
    <w:pPr>
      <w:keepNext/>
      <w:tabs>
        <w:tab w:val="left" w:pos="851"/>
      </w:tabs>
      <w:spacing w:before="120" w:line="288" w:lineRule="auto"/>
      <w:ind w:firstLine="0"/>
    </w:pPr>
    <w:rPr>
      <w:rFonts w:ascii="Times New Roman CYR" w:eastAsia="Calibri" w:hAnsi="Times New Roman CYR"/>
      <w:szCs w:val="20"/>
      <w:lang w:eastAsia="ru-RU"/>
    </w:rPr>
  </w:style>
  <w:style w:type="paragraph" w:customStyle="1" w:styleId="2fb">
    <w:name w:val="ЛЕН2_НИР_наим_раздела"/>
    <w:basedOn w:val="2fc"/>
    <w:autoRedefine/>
    <w:rsid w:val="00B740CA"/>
    <w:pPr>
      <w:spacing w:after="120" w:line="240" w:lineRule="auto"/>
      <w:ind w:firstLine="851"/>
      <w:jc w:val="both"/>
    </w:pPr>
    <w:rPr>
      <w:sz w:val="28"/>
    </w:rPr>
  </w:style>
  <w:style w:type="paragraph" w:customStyle="1" w:styleId="2fc">
    <w:name w:val="ЛЕН2_НИР_наим_издел"/>
    <w:basedOn w:val="2fd"/>
    <w:rsid w:val="00B740CA"/>
    <w:rPr>
      <w:caps/>
    </w:rPr>
  </w:style>
  <w:style w:type="paragraph" w:customStyle="1" w:styleId="2fd">
    <w:name w:val="ЛЕН2_НИР_наим_объекта"/>
    <w:basedOn w:val="a8"/>
    <w:rsid w:val="00B740CA"/>
    <w:pPr>
      <w:tabs>
        <w:tab w:val="left" w:pos="851"/>
      </w:tabs>
      <w:spacing w:before="120" w:after="240" w:line="288" w:lineRule="auto"/>
      <w:ind w:firstLine="0"/>
      <w:jc w:val="center"/>
    </w:pPr>
    <w:rPr>
      <w:rFonts w:ascii="Times New Roman CYR" w:eastAsia="Calibri" w:hAnsi="Times New Roman CYR"/>
      <w:b/>
      <w:sz w:val="32"/>
      <w:szCs w:val="24"/>
      <w:lang w:eastAsia="ru-RU"/>
    </w:rPr>
  </w:style>
  <w:style w:type="paragraph" w:customStyle="1" w:styleId="2fe">
    <w:name w:val="ЛЕН2_НИР_обозн_докум"/>
    <w:basedOn w:val="2fc"/>
    <w:rsid w:val="00B740CA"/>
  </w:style>
  <w:style w:type="paragraph" w:customStyle="1" w:styleId="2ff">
    <w:name w:val="ЛЕН2_НИР_наим_докум"/>
    <w:basedOn w:val="2fc"/>
    <w:rsid w:val="00B740CA"/>
    <w:rPr>
      <w:caps w:val="0"/>
      <w:sz w:val="28"/>
    </w:rPr>
  </w:style>
  <w:style w:type="paragraph" w:customStyle="1" w:styleId="2ff0">
    <w:name w:val="ЛЕН2_НИР_наим_прилож"/>
    <w:basedOn w:val="a8"/>
    <w:autoRedefine/>
    <w:rsid w:val="00B740CA"/>
    <w:pPr>
      <w:tabs>
        <w:tab w:val="left" w:pos="360"/>
        <w:tab w:val="left" w:pos="720"/>
        <w:tab w:val="left" w:pos="851"/>
        <w:tab w:val="left" w:pos="900"/>
      </w:tabs>
      <w:spacing w:before="120" w:after="120"/>
      <w:ind w:firstLine="0"/>
      <w:jc w:val="center"/>
    </w:pPr>
    <w:rPr>
      <w:rFonts w:ascii="Times New Roman CYR" w:eastAsia="Calibri" w:hAnsi="Times New Roman CYR"/>
      <w:b/>
      <w:caps/>
      <w:sz w:val="28"/>
      <w:szCs w:val="24"/>
      <w:lang w:eastAsia="ru-RU"/>
    </w:rPr>
  </w:style>
  <w:style w:type="paragraph" w:customStyle="1" w:styleId="2ff1">
    <w:name w:val="ЛЕН2_НИР_прилож"/>
    <w:basedOn w:val="2ff0"/>
    <w:autoRedefine/>
    <w:rsid w:val="00B740CA"/>
    <w:pPr>
      <w:jc w:val="left"/>
    </w:pPr>
    <w:rPr>
      <w:rFonts w:ascii="Times New Roman" w:hAnsi="Times New Roman"/>
      <w:b w:val="0"/>
      <w:sz w:val="24"/>
    </w:rPr>
  </w:style>
  <w:style w:type="paragraph" w:customStyle="1" w:styleId="oaeno1-3">
    <w:name w:val="oaeno1-3"/>
    <w:basedOn w:val="a8"/>
    <w:rsid w:val="00B740CA"/>
    <w:pPr>
      <w:tabs>
        <w:tab w:val="left" w:pos="851"/>
      </w:tabs>
      <w:overflowPunct w:val="0"/>
      <w:autoSpaceDE w:val="0"/>
      <w:autoSpaceDN w:val="0"/>
      <w:adjustRightInd w:val="0"/>
      <w:spacing w:after="60" w:line="288" w:lineRule="auto"/>
      <w:ind w:firstLine="709"/>
      <w:textAlignment w:val="baseline"/>
    </w:pPr>
    <w:rPr>
      <w:rFonts w:ascii="Times New Roman CYR" w:eastAsia="Calibri" w:hAnsi="Times New Roman CYR"/>
      <w:szCs w:val="20"/>
      <w:lang w:eastAsia="ru-RU"/>
    </w:rPr>
  </w:style>
  <w:style w:type="paragraph" w:customStyle="1" w:styleId="BodyText22">
    <w:name w:val="Body Text 22"/>
    <w:basedOn w:val="a8"/>
    <w:rsid w:val="00B740CA"/>
    <w:pPr>
      <w:tabs>
        <w:tab w:val="left" w:pos="851"/>
      </w:tabs>
      <w:overflowPunct w:val="0"/>
      <w:autoSpaceDE w:val="0"/>
      <w:autoSpaceDN w:val="0"/>
      <w:adjustRightInd w:val="0"/>
      <w:spacing w:after="60" w:line="288" w:lineRule="auto"/>
      <w:ind w:firstLine="709"/>
      <w:textAlignment w:val="baseline"/>
    </w:pPr>
    <w:rPr>
      <w:rFonts w:eastAsia="Calibri"/>
      <w:szCs w:val="20"/>
      <w:lang w:eastAsia="ru-RU"/>
    </w:rPr>
  </w:style>
  <w:style w:type="paragraph" w:customStyle="1" w:styleId="R">
    <w:name w:val="Текст R"/>
    <w:basedOn w:val="a8"/>
    <w:rsid w:val="00B740CA"/>
    <w:pPr>
      <w:tabs>
        <w:tab w:val="left" w:pos="851"/>
      </w:tabs>
      <w:spacing w:before="120" w:line="288" w:lineRule="auto"/>
      <w:ind w:firstLine="709"/>
    </w:pPr>
    <w:rPr>
      <w:rFonts w:ascii="Times New Roman CYR" w:eastAsia="Calibri" w:hAnsi="Times New Roman CYR"/>
      <w:szCs w:val="20"/>
      <w:lang w:eastAsia="ru-RU"/>
    </w:rPr>
  </w:style>
  <w:style w:type="paragraph" w:styleId="34">
    <w:name w:val="Body Text Indent 3"/>
    <w:basedOn w:val="a8"/>
    <w:link w:val="35"/>
    <w:rsid w:val="00B740CA"/>
    <w:pPr>
      <w:tabs>
        <w:tab w:val="left" w:pos="851"/>
      </w:tabs>
      <w:spacing w:after="120"/>
      <w:ind w:left="283" w:firstLine="0"/>
    </w:pPr>
    <w:rPr>
      <w:rFonts w:eastAsia="Calibri"/>
      <w:sz w:val="16"/>
      <w:szCs w:val="20"/>
      <w:lang w:eastAsia="ru-RU"/>
    </w:rPr>
  </w:style>
  <w:style w:type="character" w:customStyle="1" w:styleId="35">
    <w:name w:val="Основной текст с отступом 3 Знак"/>
    <w:link w:val="34"/>
    <w:locked/>
    <w:rsid w:val="00B740CA"/>
    <w:rPr>
      <w:rFonts w:ascii="Times New Roman" w:hAnsi="Times New Roman" w:cs="Times New Roman"/>
      <w:sz w:val="16"/>
      <w:lang w:eastAsia="ru-RU"/>
    </w:rPr>
  </w:style>
  <w:style w:type="paragraph" w:customStyle="1" w:styleId="2ff2">
    <w:name w:val="таб2"/>
    <w:aliases w:val="кр.текст"/>
    <w:basedOn w:val="a8"/>
    <w:rsid w:val="00B740CA"/>
    <w:pPr>
      <w:tabs>
        <w:tab w:val="left" w:pos="851"/>
      </w:tabs>
      <w:overflowPunct w:val="0"/>
      <w:autoSpaceDE w:val="0"/>
      <w:autoSpaceDN w:val="0"/>
      <w:adjustRightInd w:val="0"/>
      <w:spacing w:before="60" w:after="60"/>
      <w:ind w:firstLine="709"/>
      <w:textAlignment w:val="baseline"/>
    </w:pPr>
    <w:rPr>
      <w:rFonts w:ascii="Times New Roman CYR" w:eastAsia="Calibri" w:hAnsi="Times New Roman CYR"/>
      <w:szCs w:val="20"/>
      <w:lang w:eastAsia="ru-RU"/>
    </w:rPr>
  </w:style>
  <w:style w:type="paragraph" w:customStyle="1" w:styleId="oaeno1-3Ciae1">
    <w:name w:val="oaeno1-3 Ciae1"/>
    <w:basedOn w:val="a8"/>
    <w:rsid w:val="00B740CA"/>
    <w:pPr>
      <w:tabs>
        <w:tab w:val="left" w:pos="851"/>
      </w:tabs>
      <w:spacing w:after="60" w:line="288" w:lineRule="auto"/>
      <w:ind w:firstLine="709"/>
    </w:pPr>
    <w:rPr>
      <w:rFonts w:ascii="Times New Roman CYR" w:eastAsia="Calibri" w:hAnsi="Times New Roman CYR"/>
      <w:szCs w:val="24"/>
      <w:lang w:eastAsia="ru-RU"/>
    </w:rPr>
  </w:style>
  <w:style w:type="paragraph" w:customStyle="1" w:styleId="affff8">
    <w:name w:val="СтильМой"/>
    <w:basedOn w:val="a8"/>
    <w:rsid w:val="00B740CA"/>
    <w:pPr>
      <w:tabs>
        <w:tab w:val="left" w:pos="851"/>
      </w:tabs>
      <w:spacing w:before="40" w:line="340" w:lineRule="exact"/>
      <w:ind w:firstLine="680"/>
    </w:pPr>
    <w:rPr>
      <w:szCs w:val="20"/>
      <w:lang w:eastAsia="ru-RU"/>
    </w:rPr>
  </w:style>
  <w:style w:type="paragraph" w:customStyle="1" w:styleId="Nien1--0">
    <w:name w:val="Nien1--0"/>
    <w:basedOn w:val="a8"/>
    <w:rsid w:val="00B740CA"/>
    <w:pPr>
      <w:tabs>
        <w:tab w:val="left" w:pos="851"/>
      </w:tabs>
      <w:overflowPunct w:val="0"/>
      <w:autoSpaceDE w:val="0"/>
      <w:autoSpaceDN w:val="0"/>
      <w:adjustRightInd w:val="0"/>
      <w:spacing w:line="288" w:lineRule="auto"/>
      <w:ind w:left="992" w:hanging="283"/>
      <w:textAlignment w:val="baseline"/>
    </w:pPr>
    <w:rPr>
      <w:rFonts w:ascii="Times New Roman CYR" w:eastAsia="Calibri" w:hAnsi="Times New Roman CYR"/>
      <w:szCs w:val="20"/>
      <w:lang w:eastAsia="ru-RU"/>
    </w:rPr>
  </w:style>
  <w:style w:type="paragraph" w:customStyle="1" w:styleId="Nien1-6">
    <w:name w:val="Nien1-6"/>
    <w:basedOn w:val="Nien1--0"/>
    <w:rsid w:val="00B740CA"/>
    <w:pPr>
      <w:spacing w:after="120"/>
    </w:pPr>
  </w:style>
  <w:style w:type="paragraph" w:customStyle="1" w:styleId="Oaeno1-6">
    <w:name w:val="Oaeno1-6"/>
    <w:basedOn w:val="a8"/>
    <w:rsid w:val="00B740CA"/>
    <w:pPr>
      <w:tabs>
        <w:tab w:val="left" w:pos="851"/>
      </w:tabs>
      <w:overflowPunct w:val="0"/>
      <w:autoSpaceDE w:val="0"/>
      <w:autoSpaceDN w:val="0"/>
      <w:adjustRightInd w:val="0"/>
      <w:spacing w:after="120" w:line="288" w:lineRule="auto"/>
      <w:ind w:firstLine="709"/>
      <w:textAlignment w:val="baseline"/>
    </w:pPr>
    <w:rPr>
      <w:rFonts w:ascii="Times New Roman CYR" w:eastAsia="Calibri" w:hAnsi="Times New Roman CYR"/>
      <w:szCs w:val="20"/>
      <w:lang w:eastAsia="ru-RU"/>
    </w:rPr>
  </w:style>
  <w:style w:type="character" w:styleId="affff9">
    <w:name w:val="footnote reference"/>
    <w:semiHidden/>
    <w:rsid w:val="00B740CA"/>
    <w:rPr>
      <w:rFonts w:cs="Times New Roman"/>
      <w:vertAlign w:val="superscript"/>
    </w:rPr>
  </w:style>
  <w:style w:type="paragraph" w:customStyle="1" w:styleId="22-0">
    <w:name w:val="ЛЕН2Спис2-0"/>
    <w:basedOn w:val="a8"/>
    <w:autoRedefine/>
    <w:rsid w:val="00B740CA"/>
    <w:pPr>
      <w:numPr>
        <w:numId w:val="14"/>
      </w:numPr>
      <w:tabs>
        <w:tab w:val="left" w:pos="851"/>
        <w:tab w:val="left" w:leader="dot" w:pos="9401"/>
      </w:tabs>
    </w:pPr>
    <w:rPr>
      <w:rFonts w:eastAsia="Calibri"/>
      <w:szCs w:val="20"/>
      <w:lang w:eastAsia="ru-RU"/>
    </w:rPr>
  </w:style>
  <w:style w:type="paragraph" w:customStyle="1" w:styleId="affffa">
    <w:name w:val="Код документа"/>
    <w:basedOn w:val="a8"/>
    <w:next w:val="a8"/>
    <w:rsid w:val="00B740CA"/>
    <w:pPr>
      <w:widowControl w:val="0"/>
      <w:tabs>
        <w:tab w:val="left" w:pos="851"/>
      </w:tabs>
      <w:ind w:left="794" w:right="794" w:firstLine="0"/>
      <w:jc w:val="center"/>
    </w:pPr>
    <w:rPr>
      <w:rFonts w:eastAsia="Calibri"/>
      <w:b/>
      <w:color w:val="000000"/>
      <w:sz w:val="32"/>
      <w:szCs w:val="20"/>
      <w:lang w:eastAsia="ru-RU"/>
    </w:rPr>
  </w:style>
  <w:style w:type="paragraph" w:customStyle="1" w:styleId="affffb">
    <w:name w:val="Количество листов"/>
    <w:basedOn w:val="a8"/>
    <w:rsid w:val="00B740CA"/>
    <w:pPr>
      <w:widowControl w:val="0"/>
      <w:tabs>
        <w:tab w:val="left" w:pos="851"/>
      </w:tabs>
      <w:spacing w:before="240" w:after="240"/>
      <w:jc w:val="center"/>
    </w:pPr>
    <w:rPr>
      <w:rFonts w:eastAsia="Calibri"/>
      <w:b/>
      <w:color w:val="000000"/>
      <w:szCs w:val="20"/>
      <w:lang w:eastAsia="ru-RU"/>
    </w:rPr>
  </w:style>
  <w:style w:type="character" w:customStyle="1" w:styleId="BodyTextChar1">
    <w:name w:val="Body Text Char1"/>
    <w:aliases w:val="Основной текст Знак Char,Основной текст Знак1 Знак Char2,Основной текст Знак Знак Знак Знак Char2,Основной текст Знак1 Char2,Основной текст Знак Знак Знак Char2,Основной текст Знак Знак Char2,Основной текст Знак1 Знак Знак Char2"/>
    <w:locked/>
    <w:rsid w:val="00B740CA"/>
    <w:rPr>
      <w:sz w:val="24"/>
      <w:lang w:val="ru-RU" w:eastAsia="ru-RU"/>
    </w:rPr>
  </w:style>
  <w:style w:type="paragraph" w:customStyle="1" w:styleId="3-">
    <w:name w:val="Таб3-центр"/>
    <w:basedOn w:val="a8"/>
    <w:rsid w:val="00B740CA"/>
    <w:pPr>
      <w:tabs>
        <w:tab w:val="left" w:pos="851"/>
      </w:tabs>
      <w:autoSpaceDE w:val="0"/>
      <w:autoSpaceDN w:val="0"/>
      <w:spacing w:after="120"/>
      <w:ind w:firstLine="0"/>
      <w:jc w:val="center"/>
    </w:pPr>
    <w:rPr>
      <w:rFonts w:ascii="Times New Roman CYR" w:eastAsia="Calibri" w:hAnsi="Times New Roman CYR" w:cs="Times New Roman CYR"/>
      <w:szCs w:val="24"/>
      <w:lang w:eastAsia="ru-RU"/>
    </w:rPr>
  </w:style>
  <w:style w:type="paragraph" w:customStyle="1" w:styleId="36">
    <w:name w:val="Таб3"/>
    <w:aliases w:val="центр"/>
    <w:basedOn w:val="a8"/>
    <w:rsid w:val="00B740CA"/>
    <w:pPr>
      <w:tabs>
        <w:tab w:val="left" w:pos="851"/>
      </w:tabs>
      <w:spacing w:before="60" w:after="60"/>
      <w:ind w:firstLine="0"/>
      <w:jc w:val="center"/>
    </w:pPr>
    <w:rPr>
      <w:rFonts w:ascii="Times New Roman CYR" w:eastAsia="Calibri" w:hAnsi="Times New Roman CYR" w:cs="Times New Roman CYR"/>
      <w:szCs w:val="24"/>
      <w:lang w:eastAsia="ru-RU"/>
    </w:rPr>
  </w:style>
  <w:style w:type="paragraph" w:customStyle="1" w:styleId="V392Default">
    <w:name w:val="V392 Default"/>
    <w:basedOn w:val="a8"/>
    <w:rsid w:val="00B740CA"/>
    <w:pPr>
      <w:tabs>
        <w:tab w:val="left" w:pos="851"/>
      </w:tabs>
      <w:spacing w:line="360" w:lineRule="auto"/>
      <w:ind w:firstLine="567"/>
    </w:pPr>
    <w:rPr>
      <w:rFonts w:eastAsia="Calibri"/>
      <w:szCs w:val="20"/>
      <w:lang w:eastAsia="ru-RU"/>
    </w:rPr>
  </w:style>
  <w:style w:type="paragraph" w:customStyle="1" w:styleId="V448Default">
    <w:name w:val="V448 Default"/>
    <w:basedOn w:val="a8"/>
    <w:rsid w:val="00B740CA"/>
    <w:pPr>
      <w:tabs>
        <w:tab w:val="left" w:pos="851"/>
      </w:tabs>
      <w:spacing w:line="360" w:lineRule="auto"/>
      <w:ind w:firstLine="567"/>
    </w:pPr>
    <w:rPr>
      <w:rFonts w:eastAsia="Calibri"/>
      <w:szCs w:val="24"/>
      <w:lang w:eastAsia="ru-RU"/>
    </w:rPr>
  </w:style>
  <w:style w:type="paragraph" w:customStyle="1" w:styleId="affffc">
    <w:name w:val="таб"/>
    <w:basedOn w:val="a8"/>
    <w:rsid w:val="00B740CA"/>
    <w:pPr>
      <w:tabs>
        <w:tab w:val="left" w:pos="851"/>
      </w:tabs>
      <w:ind w:firstLine="0"/>
    </w:pPr>
    <w:rPr>
      <w:rFonts w:eastAsia="Calibri"/>
      <w:szCs w:val="24"/>
      <w:lang w:eastAsia="ru-RU"/>
    </w:rPr>
  </w:style>
  <w:style w:type="paragraph" w:styleId="37">
    <w:name w:val="Body Text 3"/>
    <w:basedOn w:val="a8"/>
    <w:link w:val="38"/>
    <w:rsid w:val="00B740CA"/>
    <w:pPr>
      <w:tabs>
        <w:tab w:val="left" w:pos="851"/>
      </w:tabs>
      <w:spacing w:after="120"/>
      <w:ind w:firstLine="0"/>
      <w:jc w:val="center"/>
    </w:pPr>
    <w:rPr>
      <w:rFonts w:eastAsia="Calibri"/>
      <w:szCs w:val="20"/>
      <w:lang w:eastAsia="ru-RU"/>
    </w:rPr>
  </w:style>
  <w:style w:type="character" w:customStyle="1" w:styleId="38">
    <w:name w:val="Основной текст 3 Знак"/>
    <w:link w:val="37"/>
    <w:locked/>
    <w:rsid w:val="00B740CA"/>
    <w:rPr>
      <w:rFonts w:ascii="Times New Roman" w:hAnsi="Times New Roman" w:cs="Times New Roman"/>
      <w:sz w:val="24"/>
      <w:lang w:eastAsia="ru-RU"/>
    </w:rPr>
  </w:style>
  <w:style w:type="paragraph" w:customStyle="1" w:styleId="V428Default">
    <w:name w:val="V428 Default"/>
    <w:basedOn w:val="a8"/>
    <w:rsid w:val="00B740CA"/>
    <w:pPr>
      <w:tabs>
        <w:tab w:val="left" w:pos="851"/>
      </w:tabs>
      <w:spacing w:line="360" w:lineRule="auto"/>
      <w:ind w:firstLine="567"/>
    </w:pPr>
    <w:rPr>
      <w:rFonts w:eastAsia="Calibri"/>
      <w:szCs w:val="24"/>
      <w:lang w:eastAsia="ru-RU"/>
    </w:rPr>
  </w:style>
  <w:style w:type="paragraph" w:customStyle="1" w:styleId="123">
    <w:name w:val="Стиль Название объекта + 12 пт"/>
    <w:basedOn w:val="af9"/>
    <w:autoRedefine/>
    <w:rsid w:val="00B740CA"/>
    <w:pPr>
      <w:jc w:val="left"/>
    </w:pPr>
    <w:rPr>
      <w:sz w:val="24"/>
      <w:szCs w:val="24"/>
    </w:rPr>
  </w:style>
  <w:style w:type="character" w:customStyle="1" w:styleId="124">
    <w:name w:val="Стиль Название объекта + 12 пт Знак"/>
    <w:rsid w:val="00B740CA"/>
    <w:rPr>
      <w:b/>
      <w:sz w:val="24"/>
      <w:lang w:val="ru-RU" w:eastAsia="ru-RU"/>
    </w:rPr>
  </w:style>
  <w:style w:type="paragraph" w:customStyle="1" w:styleId="58">
    <w:name w:val="оглавление 5"/>
    <w:basedOn w:val="a8"/>
    <w:next w:val="a8"/>
    <w:autoRedefine/>
    <w:rsid w:val="00B740CA"/>
    <w:pPr>
      <w:widowControl w:val="0"/>
      <w:tabs>
        <w:tab w:val="left" w:pos="851"/>
        <w:tab w:val="right" w:leader="dot" w:pos="9923"/>
      </w:tabs>
      <w:autoSpaceDE w:val="0"/>
      <w:autoSpaceDN w:val="0"/>
      <w:ind w:left="960" w:firstLine="0"/>
    </w:pPr>
    <w:rPr>
      <w:rFonts w:ascii="Courier New" w:eastAsia="Calibri" w:hAnsi="Courier New" w:cs="Courier New"/>
      <w:szCs w:val="24"/>
      <w:lang w:eastAsia="ru-RU"/>
    </w:rPr>
  </w:style>
  <w:style w:type="paragraph" w:customStyle="1" w:styleId="62">
    <w:name w:val="оглавление 6"/>
    <w:basedOn w:val="a8"/>
    <w:next w:val="a8"/>
    <w:autoRedefine/>
    <w:rsid w:val="00B740CA"/>
    <w:pPr>
      <w:widowControl w:val="0"/>
      <w:tabs>
        <w:tab w:val="left" w:pos="851"/>
        <w:tab w:val="right" w:leader="dot" w:pos="9923"/>
      </w:tabs>
      <w:autoSpaceDE w:val="0"/>
      <w:autoSpaceDN w:val="0"/>
      <w:ind w:left="1200" w:firstLine="0"/>
    </w:pPr>
    <w:rPr>
      <w:rFonts w:ascii="Courier New" w:eastAsia="Calibri" w:hAnsi="Courier New" w:cs="Courier New"/>
      <w:szCs w:val="24"/>
      <w:lang w:eastAsia="ru-RU"/>
    </w:rPr>
  </w:style>
  <w:style w:type="paragraph" w:customStyle="1" w:styleId="1d">
    <w:name w:val="оглавление 1"/>
    <w:basedOn w:val="a8"/>
    <w:next w:val="a8"/>
    <w:rsid w:val="00B740CA"/>
    <w:pPr>
      <w:widowControl w:val="0"/>
      <w:tabs>
        <w:tab w:val="left" w:pos="851"/>
        <w:tab w:val="right" w:leader="dot" w:pos="9923"/>
      </w:tabs>
      <w:ind w:firstLine="0"/>
    </w:pPr>
    <w:rPr>
      <w:rFonts w:ascii="Courier New" w:eastAsia="Calibri" w:hAnsi="Courier New"/>
      <w:szCs w:val="20"/>
      <w:lang w:eastAsia="ru-RU"/>
    </w:rPr>
  </w:style>
  <w:style w:type="paragraph" w:customStyle="1" w:styleId="1-30">
    <w:name w:val="текст 1-3"/>
    <w:basedOn w:val="a8"/>
    <w:rsid w:val="00B740CA"/>
    <w:pPr>
      <w:tabs>
        <w:tab w:val="left" w:pos="851"/>
      </w:tabs>
      <w:overflowPunct w:val="0"/>
      <w:autoSpaceDE w:val="0"/>
      <w:autoSpaceDN w:val="0"/>
      <w:adjustRightInd w:val="0"/>
      <w:ind w:firstLine="709"/>
      <w:textAlignment w:val="baseline"/>
    </w:pPr>
    <w:rPr>
      <w:rFonts w:eastAsia="Calibri"/>
      <w:szCs w:val="20"/>
      <w:lang w:eastAsia="ru-RU"/>
    </w:rPr>
  </w:style>
  <w:style w:type="paragraph" w:customStyle="1" w:styleId="BodyText21">
    <w:name w:val="Body Text 21"/>
    <w:basedOn w:val="a8"/>
    <w:rsid w:val="00B740CA"/>
    <w:pPr>
      <w:tabs>
        <w:tab w:val="left" w:pos="851"/>
      </w:tabs>
      <w:overflowPunct w:val="0"/>
      <w:autoSpaceDE w:val="0"/>
      <w:autoSpaceDN w:val="0"/>
      <w:adjustRightInd w:val="0"/>
      <w:spacing w:after="120"/>
      <w:ind w:firstLine="0"/>
      <w:textAlignment w:val="baseline"/>
    </w:pPr>
    <w:rPr>
      <w:rFonts w:eastAsia="Calibri"/>
      <w:szCs w:val="20"/>
      <w:lang w:eastAsia="ru-RU"/>
    </w:rPr>
  </w:style>
  <w:style w:type="paragraph" w:customStyle="1" w:styleId="PSAR-">
    <w:name w:val="PSAR-Текст"/>
    <w:basedOn w:val="a8"/>
    <w:rsid w:val="00B740CA"/>
    <w:pPr>
      <w:widowControl w:val="0"/>
      <w:tabs>
        <w:tab w:val="left" w:pos="851"/>
      </w:tabs>
      <w:overflowPunct w:val="0"/>
      <w:autoSpaceDE w:val="0"/>
      <w:autoSpaceDN w:val="0"/>
      <w:adjustRightInd w:val="0"/>
      <w:spacing w:after="120"/>
      <w:ind w:firstLine="0"/>
      <w:textAlignment w:val="baseline"/>
    </w:pPr>
    <w:rPr>
      <w:rFonts w:eastAsia="Calibri"/>
      <w:szCs w:val="20"/>
      <w:lang w:eastAsia="ru-RU"/>
    </w:rPr>
  </w:style>
  <w:style w:type="paragraph" w:customStyle="1" w:styleId="2ff3">
    <w:name w:val="Стиль Заголовок 2 + не полужирный курсив"/>
    <w:basedOn w:val="20"/>
    <w:rsid w:val="00B740CA"/>
    <w:pPr>
      <w:tabs>
        <w:tab w:val="num" w:pos="1636"/>
      </w:tabs>
      <w:spacing w:before="0"/>
      <w:ind w:left="1021" w:hanging="170"/>
    </w:pPr>
    <w:rPr>
      <w:rFonts w:cs="Arial"/>
      <w:b w:val="0"/>
      <w:lang w:eastAsia="ru-RU"/>
    </w:rPr>
  </w:style>
  <w:style w:type="paragraph" w:customStyle="1" w:styleId="affffd">
    <w:name w:val="Таблица"/>
    <w:basedOn w:val="a8"/>
    <w:rsid w:val="00B740CA"/>
    <w:pPr>
      <w:tabs>
        <w:tab w:val="left" w:pos="851"/>
        <w:tab w:val="left" w:pos="1843"/>
      </w:tabs>
      <w:ind w:firstLine="0"/>
    </w:pPr>
    <w:rPr>
      <w:rFonts w:eastAsia="Calibri"/>
      <w:szCs w:val="20"/>
      <w:lang w:eastAsia="ru-RU"/>
    </w:rPr>
  </w:style>
  <w:style w:type="paragraph" w:customStyle="1" w:styleId="2ff4">
    <w:name w:val="Стиль2"/>
    <w:basedOn w:val="a8"/>
    <w:rsid w:val="00B740CA"/>
    <w:pPr>
      <w:tabs>
        <w:tab w:val="left" w:pos="851"/>
      </w:tabs>
      <w:spacing w:line="360" w:lineRule="auto"/>
      <w:ind w:firstLine="0"/>
    </w:pPr>
    <w:rPr>
      <w:rFonts w:ascii="Arial" w:eastAsia="Calibri" w:hAnsi="Arial"/>
      <w:szCs w:val="20"/>
      <w:lang w:eastAsia="ru-RU"/>
    </w:rPr>
  </w:style>
  <w:style w:type="paragraph" w:customStyle="1" w:styleId="affffe">
    <w:name w:val="Текст таблицы"/>
    <w:basedOn w:val="a8"/>
    <w:rsid w:val="00B740CA"/>
    <w:pPr>
      <w:tabs>
        <w:tab w:val="left" w:pos="851"/>
      </w:tabs>
      <w:autoSpaceDE w:val="0"/>
      <w:autoSpaceDN w:val="0"/>
      <w:spacing w:before="60" w:after="60"/>
      <w:ind w:firstLine="0"/>
      <w:jc w:val="center"/>
    </w:pPr>
    <w:rPr>
      <w:rFonts w:eastAsia="Calibri"/>
      <w:szCs w:val="20"/>
      <w:lang w:eastAsia="ru-RU"/>
    </w:rPr>
  </w:style>
  <w:style w:type="character" w:customStyle="1" w:styleId="afffff">
    <w:name w:val="таб Знак"/>
    <w:rsid w:val="00B740CA"/>
    <w:rPr>
      <w:sz w:val="24"/>
      <w:lang w:val="ru-RU" w:eastAsia="ru-RU"/>
    </w:rPr>
  </w:style>
  <w:style w:type="paragraph" w:customStyle="1" w:styleId="2--0">
    <w:name w:val="Спис2--0"/>
    <w:basedOn w:val="1--0"/>
    <w:rsid w:val="00B740CA"/>
    <w:pPr>
      <w:tabs>
        <w:tab w:val="clear" w:pos="0"/>
        <w:tab w:val="left" w:pos="1418"/>
      </w:tabs>
      <w:ind w:left="1418" w:hanging="284"/>
    </w:pPr>
  </w:style>
  <w:style w:type="paragraph" w:customStyle="1" w:styleId="-arial8">
    <w:name w:val="Рис - arial 8"/>
    <w:basedOn w:val="afd"/>
    <w:rsid w:val="00B740CA"/>
    <w:pPr>
      <w:widowControl w:val="0"/>
      <w:spacing w:after="0"/>
      <w:jc w:val="center"/>
    </w:pPr>
    <w:rPr>
      <w:rFonts w:ascii="Arial" w:hAnsi="Arial"/>
      <w:kern w:val="16"/>
      <w:sz w:val="16"/>
      <w:szCs w:val="16"/>
      <w:lang w:eastAsia="en-US"/>
    </w:rPr>
  </w:style>
  <w:style w:type="paragraph" w:customStyle="1" w:styleId="-arial7">
    <w:name w:val="Рис - arial 7"/>
    <w:autoRedefine/>
    <w:rsid w:val="00B740CA"/>
    <w:pPr>
      <w:widowControl w:val="0"/>
      <w:tabs>
        <w:tab w:val="left" w:pos="851"/>
      </w:tabs>
      <w:jc w:val="center"/>
    </w:pPr>
    <w:rPr>
      <w:rFonts w:ascii="Arial Narrow" w:hAnsi="Arial Narrow"/>
      <w:kern w:val="16"/>
      <w:sz w:val="14"/>
      <w:szCs w:val="14"/>
      <w:lang w:val="en-US" w:eastAsia="en-US"/>
    </w:rPr>
  </w:style>
  <w:style w:type="character" w:customStyle="1" w:styleId="-arial7Char">
    <w:name w:val="Рис - arial 7 Char"/>
    <w:rsid w:val="00B740CA"/>
    <w:rPr>
      <w:rFonts w:ascii="Arial Narrow" w:hAnsi="Arial Narrow"/>
      <w:kern w:val="16"/>
      <w:sz w:val="14"/>
      <w:lang w:val="en-US" w:eastAsia="en-US"/>
    </w:rPr>
  </w:style>
  <w:style w:type="character" w:customStyle="1" w:styleId="-arial8Char">
    <w:name w:val="Рис - arial 8 Char"/>
    <w:rsid w:val="00B740CA"/>
    <w:rPr>
      <w:rFonts w:ascii="Arial" w:hAnsi="Arial"/>
      <w:kern w:val="16"/>
      <w:sz w:val="16"/>
      <w:lang w:val="ru-RU" w:eastAsia="en-US"/>
    </w:rPr>
  </w:style>
  <w:style w:type="character" w:customStyle="1" w:styleId="Pic8Arial">
    <w:name w:val="Pic 8 Arial"/>
    <w:rsid w:val="00B740CA"/>
    <w:rPr>
      <w:rFonts w:ascii="Arial" w:hAnsi="Arial"/>
      <w:sz w:val="16"/>
      <w:lang w:val="en-US"/>
    </w:rPr>
  </w:style>
  <w:style w:type="paragraph" w:customStyle="1" w:styleId="ListParagraph1">
    <w:name w:val="List Paragraph1"/>
    <w:basedOn w:val="a8"/>
    <w:qFormat/>
    <w:rsid w:val="00B740CA"/>
    <w:pPr>
      <w:tabs>
        <w:tab w:val="left" w:pos="851"/>
      </w:tabs>
      <w:ind w:left="720" w:firstLine="0"/>
      <w:contextualSpacing/>
    </w:pPr>
    <w:rPr>
      <w:rFonts w:eastAsia="Calibri"/>
      <w:szCs w:val="24"/>
      <w:lang w:eastAsia="ru-RU"/>
    </w:rPr>
  </w:style>
  <w:style w:type="paragraph" w:customStyle="1" w:styleId="afffff0">
    <w:name w:val="Стиль Название объекта + курсив Знак Знак"/>
    <w:basedOn w:val="af9"/>
    <w:link w:val="afffff1"/>
    <w:rsid w:val="00B740CA"/>
    <w:pPr>
      <w:keepLines/>
      <w:widowControl w:val="0"/>
      <w:overflowPunct w:val="0"/>
      <w:autoSpaceDE w:val="0"/>
      <w:autoSpaceDN w:val="0"/>
      <w:adjustRightInd w:val="0"/>
      <w:spacing w:after="120" w:line="288" w:lineRule="auto"/>
      <w:jc w:val="center"/>
      <w:textAlignment w:val="baseline"/>
    </w:pPr>
    <w:rPr>
      <w:rFonts w:ascii="Times New Roman CYR" w:hAnsi="Times New Roman CYR"/>
      <w:snapToGrid w:val="0"/>
      <w:sz w:val="24"/>
    </w:rPr>
  </w:style>
  <w:style w:type="character" w:customStyle="1" w:styleId="afffff1">
    <w:name w:val="Стиль Название объекта + курсив Знак Знак Знак"/>
    <w:link w:val="afffff0"/>
    <w:locked/>
    <w:rsid w:val="00B740CA"/>
    <w:rPr>
      <w:rFonts w:ascii="Times New Roman CYR" w:hAnsi="Times New Roman CYR"/>
      <w:b/>
      <w:snapToGrid w:val="0"/>
      <w:sz w:val="24"/>
      <w:lang w:eastAsia="ru-RU"/>
    </w:rPr>
  </w:style>
  <w:style w:type="paragraph" w:customStyle="1" w:styleId="afffff2">
    <w:name w:val="Обычный (без отступа)"/>
    <w:basedOn w:val="a8"/>
    <w:autoRedefine/>
    <w:rsid w:val="009D6252"/>
    <w:pPr>
      <w:tabs>
        <w:tab w:val="left" w:pos="851"/>
      </w:tabs>
      <w:ind w:firstLine="0"/>
    </w:pPr>
    <w:rPr>
      <w:rFonts w:eastAsia="Calibri"/>
      <w:kern w:val="24"/>
      <w:szCs w:val="24"/>
      <w:lang w:eastAsia="ru-RU"/>
    </w:rPr>
  </w:style>
  <w:style w:type="paragraph" w:customStyle="1" w:styleId="PSAR-Oaeno">
    <w:name w:val="PSAR-Oaeno"/>
    <w:basedOn w:val="a8"/>
    <w:rsid w:val="00B740CA"/>
    <w:pPr>
      <w:tabs>
        <w:tab w:val="left" w:pos="851"/>
      </w:tabs>
      <w:overflowPunct w:val="0"/>
      <w:autoSpaceDE w:val="0"/>
      <w:autoSpaceDN w:val="0"/>
      <w:adjustRightInd w:val="0"/>
      <w:spacing w:after="120"/>
      <w:textAlignment w:val="baseline"/>
    </w:pPr>
    <w:rPr>
      <w:rFonts w:eastAsia="Calibri"/>
      <w:szCs w:val="20"/>
      <w:lang w:eastAsia="ru-RU"/>
    </w:rPr>
  </w:style>
  <w:style w:type="paragraph" w:customStyle="1" w:styleId="45">
    <w:name w:val="Тит4.п/разд.том"/>
    <w:basedOn w:val="a8"/>
    <w:rsid w:val="00B740CA"/>
    <w:pPr>
      <w:tabs>
        <w:tab w:val="left" w:pos="851"/>
      </w:tabs>
      <w:spacing w:before="120" w:after="120" w:line="288" w:lineRule="auto"/>
      <w:ind w:firstLine="0"/>
      <w:jc w:val="center"/>
    </w:pPr>
    <w:rPr>
      <w:rFonts w:eastAsia="Calibri"/>
      <w:b/>
      <w:szCs w:val="20"/>
      <w:lang w:eastAsia="ru-RU"/>
    </w:rPr>
  </w:style>
  <w:style w:type="character" w:customStyle="1" w:styleId="110">
    <w:name w:val="Заголовок 1 Знак1"/>
    <w:aliases w:val="раздел Знак,заголовок 1 Знак,Раздел Знак,Загол1 Знак,разд Знак,Headline 1 Знак,Заголовок раздела Знак,Заголовок раздела Знак Знак Знак"/>
    <w:locked/>
    <w:rsid w:val="000527B5"/>
  </w:style>
  <w:style w:type="paragraph" w:customStyle="1" w:styleId="afffff3">
    <w:name w:val="Стиль полужирный курсив Междустр.интервал:  полуторный"/>
    <w:basedOn w:val="a8"/>
    <w:rsid w:val="00B740CA"/>
    <w:pPr>
      <w:tabs>
        <w:tab w:val="left" w:pos="851"/>
      </w:tabs>
      <w:spacing w:before="60"/>
      <w:ind w:firstLine="0"/>
    </w:pPr>
    <w:rPr>
      <w:rFonts w:eastAsia="Calibri"/>
      <w:b/>
      <w:bCs/>
      <w:i/>
      <w:iCs/>
      <w:szCs w:val="20"/>
      <w:lang w:eastAsia="ru-RU"/>
    </w:rPr>
  </w:style>
  <w:style w:type="paragraph" w:customStyle="1" w:styleId="-2">
    <w:name w:val="Ур-ние"/>
    <w:basedOn w:val="a8"/>
    <w:next w:val="1-3"/>
    <w:link w:val="-3"/>
    <w:rsid w:val="00B740CA"/>
    <w:pPr>
      <w:tabs>
        <w:tab w:val="left" w:pos="851"/>
        <w:tab w:val="left" w:pos="1080"/>
        <w:tab w:val="right" w:pos="9360"/>
      </w:tabs>
      <w:ind w:firstLine="0"/>
      <w:jc w:val="left"/>
    </w:pPr>
    <w:rPr>
      <w:rFonts w:eastAsia="MS Mincho"/>
      <w:szCs w:val="20"/>
      <w:lang w:eastAsia="ru-RU"/>
    </w:rPr>
  </w:style>
  <w:style w:type="character" w:customStyle="1" w:styleId="-3">
    <w:name w:val="Ур-ние Знак"/>
    <w:link w:val="-2"/>
    <w:locked/>
    <w:rsid w:val="00B740CA"/>
    <w:rPr>
      <w:rFonts w:ascii="Times New Roman" w:eastAsia="MS Mincho" w:hAnsi="Times New Roman"/>
      <w:sz w:val="24"/>
      <w:lang w:eastAsia="ru-RU"/>
    </w:rPr>
  </w:style>
  <w:style w:type="paragraph" w:customStyle="1" w:styleId="59">
    <w:name w:val="Заголовок 5.аннот.др.наимен"/>
    <w:basedOn w:val="a8"/>
    <w:next w:val="a8"/>
    <w:rsid w:val="00B740CA"/>
    <w:pPr>
      <w:tabs>
        <w:tab w:val="left" w:pos="851"/>
      </w:tabs>
      <w:spacing w:before="120" w:after="120" w:line="288" w:lineRule="auto"/>
      <w:ind w:firstLine="709"/>
      <w:jc w:val="center"/>
    </w:pPr>
    <w:rPr>
      <w:rFonts w:ascii="Times New Roman CYR" w:eastAsia="Calibri" w:hAnsi="Times New Roman CYR"/>
      <w:b/>
      <w:szCs w:val="20"/>
      <w:lang w:eastAsia="ru-RU"/>
    </w:rPr>
  </w:style>
  <w:style w:type="paragraph" w:customStyle="1" w:styleId="1-6">
    <w:name w:val="Спис1-6"/>
    <w:basedOn w:val="a8"/>
    <w:rsid w:val="00B740CA"/>
    <w:pPr>
      <w:tabs>
        <w:tab w:val="left" w:pos="851"/>
        <w:tab w:val="num" w:pos="1040"/>
      </w:tabs>
      <w:ind w:firstLine="709"/>
    </w:pPr>
    <w:rPr>
      <w:rFonts w:ascii="Times New Roman CYR" w:eastAsia="Calibri" w:hAnsi="Times New Roman CYR"/>
      <w:szCs w:val="20"/>
      <w:lang w:eastAsia="ru-RU"/>
    </w:rPr>
  </w:style>
  <w:style w:type="paragraph" w:customStyle="1" w:styleId="2ff5">
    <w:name w:val="Титул2"/>
    <w:basedOn w:val="a8"/>
    <w:autoRedefine/>
    <w:rsid w:val="00B740CA"/>
    <w:pPr>
      <w:ind w:left="4253" w:firstLine="0"/>
      <w:jc w:val="left"/>
    </w:pPr>
    <w:rPr>
      <w:rFonts w:eastAsia="Calibri"/>
      <w:b/>
      <w:caps/>
      <w:noProof/>
      <w:szCs w:val="24"/>
      <w:lang w:eastAsia="ru-RU"/>
    </w:rPr>
  </w:style>
  <w:style w:type="paragraph" w:customStyle="1" w:styleId="afffff4">
    <w:name w:val="Наименование"/>
    <w:basedOn w:val="a8"/>
    <w:next w:val="a8"/>
    <w:semiHidden/>
    <w:rsid w:val="00B740CA"/>
    <w:pPr>
      <w:tabs>
        <w:tab w:val="left" w:pos="851"/>
      </w:tabs>
      <w:spacing w:after="240" w:line="288" w:lineRule="auto"/>
      <w:ind w:firstLine="709"/>
      <w:jc w:val="center"/>
    </w:pPr>
    <w:rPr>
      <w:rFonts w:ascii="Times New Roman CYR" w:eastAsia="Calibri" w:hAnsi="Times New Roman CYR"/>
      <w:b/>
      <w:caps/>
      <w:szCs w:val="20"/>
      <w:lang w:eastAsia="ru-RU"/>
    </w:rPr>
  </w:style>
  <w:style w:type="paragraph" w:customStyle="1" w:styleId="afffff5">
    <w:name w:val="Обознач.документа"/>
    <w:basedOn w:val="a8"/>
    <w:semiHidden/>
    <w:rsid w:val="00B740CA"/>
    <w:pPr>
      <w:tabs>
        <w:tab w:val="left" w:pos="851"/>
      </w:tabs>
      <w:spacing w:before="120" w:after="120" w:line="288" w:lineRule="auto"/>
      <w:ind w:firstLine="0"/>
      <w:jc w:val="center"/>
    </w:pPr>
    <w:rPr>
      <w:rFonts w:ascii="Times New Roman CYR" w:eastAsia="Calibri" w:hAnsi="Times New Roman CYR"/>
      <w:b/>
      <w:caps/>
      <w:sz w:val="28"/>
      <w:szCs w:val="20"/>
      <w:lang w:eastAsia="ru-RU"/>
    </w:rPr>
  </w:style>
  <w:style w:type="paragraph" w:customStyle="1" w:styleId="2-0">
    <w:name w:val="Спис2-0"/>
    <w:basedOn w:val="1--0"/>
    <w:semiHidden/>
    <w:rsid w:val="00B740CA"/>
    <w:pPr>
      <w:numPr>
        <w:numId w:val="16"/>
      </w:numPr>
      <w:spacing w:after="60" w:line="288" w:lineRule="auto"/>
      <w:ind w:left="0" w:firstLine="0"/>
    </w:pPr>
    <w:rPr>
      <w:rFonts w:ascii="Times New Roman CYR" w:hAnsi="Times New Roman CYR"/>
      <w:spacing w:val="0"/>
    </w:rPr>
  </w:style>
  <w:style w:type="paragraph" w:customStyle="1" w:styleId="2-6">
    <w:name w:val="Спис2-6"/>
    <w:basedOn w:val="2-0"/>
    <w:semiHidden/>
    <w:rsid w:val="00B740CA"/>
    <w:pPr>
      <w:numPr>
        <w:numId w:val="0"/>
      </w:numPr>
      <w:tabs>
        <w:tab w:val="num" w:pos="360"/>
      </w:tabs>
      <w:spacing w:after="120"/>
    </w:pPr>
  </w:style>
  <w:style w:type="paragraph" w:customStyle="1" w:styleId="1e">
    <w:name w:val="Стиль1"/>
    <w:basedOn w:val="a8"/>
    <w:next w:val="a8"/>
    <w:rsid w:val="00B740CA"/>
    <w:pPr>
      <w:tabs>
        <w:tab w:val="left" w:pos="851"/>
        <w:tab w:val="center" w:pos="4536"/>
        <w:tab w:val="right" w:pos="9072"/>
      </w:tabs>
      <w:spacing w:before="120" w:after="120"/>
      <w:ind w:firstLine="0"/>
      <w:jc w:val="center"/>
    </w:pPr>
    <w:rPr>
      <w:rFonts w:ascii="Times New Roman CYR" w:eastAsia="Calibri" w:hAnsi="Times New Roman CYR"/>
      <w:szCs w:val="20"/>
      <w:lang w:eastAsia="ru-RU"/>
    </w:rPr>
  </w:style>
  <w:style w:type="paragraph" w:customStyle="1" w:styleId="1f">
    <w:name w:val="таб1.наим.прод."/>
    <w:basedOn w:val="a8"/>
    <w:next w:val="a8"/>
    <w:semiHidden/>
    <w:rsid w:val="00B740CA"/>
    <w:pPr>
      <w:keepNext/>
      <w:tabs>
        <w:tab w:val="left" w:pos="851"/>
      </w:tabs>
      <w:spacing w:before="120" w:line="288" w:lineRule="auto"/>
      <w:ind w:firstLine="0"/>
    </w:pPr>
    <w:rPr>
      <w:rFonts w:ascii="Times New Roman CYR" w:eastAsia="Calibri" w:hAnsi="Times New Roman CYR"/>
      <w:b/>
      <w:i/>
      <w:szCs w:val="20"/>
      <w:lang w:eastAsia="ru-RU"/>
    </w:rPr>
  </w:style>
  <w:style w:type="paragraph" w:customStyle="1" w:styleId="2ff6">
    <w:name w:val="таб2.кр.текст"/>
    <w:basedOn w:val="a8"/>
    <w:semiHidden/>
    <w:rsid w:val="00B740CA"/>
    <w:pPr>
      <w:tabs>
        <w:tab w:val="left" w:pos="851"/>
      </w:tabs>
      <w:spacing w:before="60" w:after="60"/>
      <w:ind w:firstLine="709"/>
    </w:pPr>
    <w:rPr>
      <w:rFonts w:ascii="Times New Roman CYR" w:eastAsia="Calibri" w:hAnsi="Times New Roman CYR"/>
      <w:szCs w:val="20"/>
      <w:lang w:eastAsia="ru-RU"/>
    </w:rPr>
  </w:style>
  <w:style w:type="paragraph" w:customStyle="1" w:styleId="212">
    <w:name w:val="Таб2.текст1"/>
    <w:basedOn w:val="a8"/>
    <w:semiHidden/>
    <w:rsid w:val="00B740CA"/>
    <w:pPr>
      <w:tabs>
        <w:tab w:val="left" w:pos="851"/>
      </w:tabs>
      <w:spacing w:before="60" w:after="60"/>
      <w:ind w:firstLine="0"/>
    </w:pPr>
    <w:rPr>
      <w:rFonts w:ascii="Times New Roman CYR" w:eastAsia="Calibri" w:hAnsi="Times New Roman CYR"/>
      <w:szCs w:val="20"/>
      <w:lang w:eastAsia="ru-RU"/>
    </w:rPr>
  </w:style>
  <w:style w:type="paragraph" w:customStyle="1" w:styleId="39">
    <w:name w:val="Таб3.центр"/>
    <w:basedOn w:val="2b"/>
    <w:semiHidden/>
    <w:rsid w:val="00B740CA"/>
    <w:pPr>
      <w:widowControl/>
      <w:spacing w:before="60" w:after="60"/>
      <w:jc w:val="center"/>
    </w:pPr>
    <w:rPr>
      <w:rFonts w:ascii="Times New Roman CYR" w:hAnsi="Times New Roman CYR"/>
    </w:rPr>
  </w:style>
  <w:style w:type="paragraph" w:customStyle="1" w:styleId="46">
    <w:name w:val="Таб4.ед.изм"/>
    <w:basedOn w:val="18"/>
    <w:semiHidden/>
    <w:rsid w:val="00B740CA"/>
    <w:pPr>
      <w:tabs>
        <w:tab w:val="clear" w:pos="9401"/>
      </w:tabs>
      <w:spacing w:before="0" w:line="240" w:lineRule="auto"/>
      <w:jc w:val="right"/>
    </w:pPr>
    <w:rPr>
      <w:rFonts w:ascii="Times New Roman CYR" w:hAnsi="Times New Roman CYR"/>
      <w:sz w:val="20"/>
    </w:rPr>
  </w:style>
  <w:style w:type="paragraph" w:customStyle="1" w:styleId="1-60">
    <w:name w:val="Текст1-6"/>
    <w:basedOn w:val="a8"/>
    <w:rsid w:val="00B740CA"/>
    <w:pPr>
      <w:tabs>
        <w:tab w:val="left" w:pos="851"/>
      </w:tabs>
      <w:spacing w:after="120" w:line="288" w:lineRule="auto"/>
      <w:ind w:firstLine="709"/>
    </w:pPr>
    <w:rPr>
      <w:rFonts w:ascii="Times New Roman CYR" w:eastAsia="Calibri" w:hAnsi="Times New Roman CYR"/>
      <w:szCs w:val="20"/>
      <w:lang w:eastAsia="ru-RU"/>
    </w:rPr>
  </w:style>
  <w:style w:type="paragraph" w:customStyle="1" w:styleId="afffff6">
    <w:name w:val="Тит.продолж."/>
    <w:basedOn w:val="1-60"/>
    <w:semiHidden/>
    <w:rsid w:val="00B740CA"/>
    <w:pPr>
      <w:spacing w:before="120"/>
      <w:ind w:firstLine="0"/>
      <w:jc w:val="right"/>
    </w:pPr>
  </w:style>
  <w:style w:type="paragraph" w:customStyle="1" w:styleId="1f0">
    <w:name w:val="Тит1.объект"/>
    <w:basedOn w:val="a8"/>
    <w:next w:val="a8"/>
    <w:semiHidden/>
    <w:rsid w:val="00B740CA"/>
    <w:pPr>
      <w:tabs>
        <w:tab w:val="left" w:pos="851"/>
      </w:tabs>
      <w:spacing w:before="120" w:after="240" w:line="288" w:lineRule="auto"/>
      <w:ind w:firstLine="0"/>
      <w:jc w:val="center"/>
    </w:pPr>
    <w:rPr>
      <w:rFonts w:ascii="Times New Roman CYR" w:eastAsia="Calibri" w:hAnsi="Times New Roman CYR"/>
      <w:b/>
      <w:caps/>
      <w:sz w:val="32"/>
      <w:szCs w:val="20"/>
      <w:lang w:eastAsia="ru-RU"/>
    </w:rPr>
  </w:style>
  <w:style w:type="paragraph" w:customStyle="1" w:styleId="2ff7">
    <w:name w:val="Тит2.док.часть"/>
    <w:basedOn w:val="a8"/>
    <w:semiHidden/>
    <w:rsid w:val="00B740CA"/>
    <w:pPr>
      <w:tabs>
        <w:tab w:val="left" w:pos="851"/>
      </w:tabs>
      <w:spacing w:before="120" w:after="120" w:line="288" w:lineRule="auto"/>
      <w:ind w:firstLine="0"/>
      <w:jc w:val="center"/>
    </w:pPr>
    <w:rPr>
      <w:rFonts w:ascii="Times New Roman CYR" w:eastAsia="Calibri" w:hAnsi="Times New Roman CYR"/>
      <w:b/>
      <w:sz w:val="32"/>
      <w:szCs w:val="20"/>
      <w:lang w:eastAsia="ru-RU"/>
    </w:rPr>
  </w:style>
  <w:style w:type="paragraph" w:customStyle="1" w:styleId="213">
    <w:name w:val="Тит2.док.часть1"/>
    <w:basedOn w:val="a8"/>
    <w:semiHidden/>
    <w:rsid w:val="00B740CA"/>
    <w:pPr>
      <w:tabs>
        <w:tab w:val="left" w:pos="851"/>
      </w:tabs>
      <w:spacing w:before="120" w:after="120" w:line="288" w:lineRule="auto"/>
      <w:ind w:firstLine="0"/>
      <w:jc w:val="center"/>
    </w:pPr>
    <w:rPr>
      <w:rFonts w:ascii="Times New Roman CYR" w:eastAsia="Calibri" w:hAnsi="Times New Roman CYR"/>
      <w:b/>
      <w:sz w:val="32"/>
      <w:szCs w:val="20"/>
      <w:lang w:eastAsia="ru-RU"/>
    </w:rPr>
  </w:style>
  <w:style w:type="paragraph" w:customStyle="1" w:styleId="3a">
    <w:name w:val="Тит3.разд.том"/>
    <w:basedOn w:val="a8"/>
    <w:semiHidden/>
    <w:rsid w:val="00B740CA"/>
    <w:pPr>
      <w:tabs>
        <w:tab w:val="left" w:pos="851"/>
      </w:tabs>
      <w:spacing w:before="120" w:after="120" w:line="288" w:lineRule="auto"/>
      <w:ind w:firstLine="0"/>
      <w:jc w:val="center"/>
    </w:pPr>
    <w:rPr>
      <w:rFonts w:ascii="Times New Roman CYR" w:eastAsia="Calibri" w:hAnsi="Times New Roman CYR"/>
      <w:b/>
      <w:sz w:val="28"/>
      <w:szCs w:val="20"/>
      <w:lang w:eastAsia="ru-RU"/>
    </w:rPr>
  </w:style>
  <w:style w:type="paragraph" w:styleId="afffff7">
    <w:name w:val="Plain Text"/>
    <w:basedOn w:val="a8"/>
    <w:link w:val="afffff8"/>
    <w:rsid w:val="00B740CA"/>
    <w:pPr>
      <w:tabs>
        <w:tab w:val="left" w:pos="851"/>
      </w:tabs>
      <w:ind w:firstLine="0"/>
    </w:pPr>
    <w:rPr>
      <w:rFonts w:ascii="Courier New" w:eastAsia="Calibri" w:hAnsi="Courier New"/>
      <w:sz w:val="20"/>
      <w:szCs w:val="20"/>
      <w:lang w:eastAsia="ru-RU"/>
    </w:rPr>
  </w:style>
  <w:style w:type="character" w:customStyle="1" w:styleId="afffff8">
    <w:name w:val="Текст Знак"/>
    <w:link w:val="afffff7"/>
    <w:locked/>
    <w:rsid w:val="00B740CA"/>
    <w:rPr>
      <w:rFonts w:ascii="Courier New" w:hAnsi="Courier New" w:cs="Times New Roman"/>
      <w:sz w:val="20"/>
      <w:lang w:eastAsia="ru-RU"/>
    </w:rPr>
  </w:style>
  <w:style w:type="character" w:customStyle="1" w:styleId="1-31">
    <w:name w:val="текст1-3 Знак"/>
    <w:rsid w:val="00B740CA"/>
    <w:rPr>
      <w:rFonts w:ascii="Times New Roman CYR" w:hAnsi="Times New Roman CYR"/>
      <w:sz w:val="24"/>
      <w:lang w:val="en-GB" w:eastAsia="ru-RU"/>
    </w:rPr>
  </w:style>
  <w:style w:type="paragraph" w:styleId="afffff9">
    <w:name w:val="List Bullet"/>
    <w:basedOn w:val="a8"/>
    <w:autoRedefine/>
    <w:rsid w:val="00B740CA"/>
    <w:pPr>
      <w:widowControl w:val="0"/>
      <w:tabs>
        <w:tab w:val="left" w:pos="851"/>
        <w:tab w:val="right" w:pos="9072"/>
      </w:tabs>
      <w:overflowPunct w:val="0"/>
      <w:autoSpaceDE w:val="0"/>
      <w:autoSpaceDN w:val="0"/>
      <w:adjustRightInd w:val="0"/>
      <w:spacing w:after="240"/>
      <w:ind w:firstLine="0"/>
      <w:textAlignment w:val="baseline"/>
    </w:pPr>
    <w:rPr>
      <w:rFonts w:ascii="Arial" w:eastAsia="MS Mincho" w:hAnsi="Arial"/>
      <w:szCs w:val="20"/>
      <w:lang w:eastAsia="ru-RU"/>
    </w:rPr>
  </w:style>
  <w:style w:type="paragraph" w:styleId="2ff8">
    <w:name w:val="List 2"/>
    <w:aliases w:val="Список 1"/>
    <w:basedOn w:val="a8"/>
    <w:rsid w:val="00B740CA"/>
    <w:pPr>
      <w:widowControl w:val="0"/>
      <w:tabs>
        <w:tab w:val="left" w:pos="851"/>
        <w:tab w:val="right" w:pos="9072"/>
      </w:tabs>
      <w:overflowPunct w:val="0"/>
      <w:autoSpaceDE w:val="0"/>
      <w:autoSpaceDN w:val="0"/>
      <w:adjustRightInd w:val="0"/>
      <w:spacing w:after="240"/>
      <w:ind w:left="566" w:hanging="283"/>
      <w:textAlignment w:val="baseline"/>
    </w:pPr>
    <w:rPr>
      <w:rFonts w:ascii="Arial" w:eastAsia="Calibri" w:hAnsi="Arial"/>
      <w:kern w:val="24"/>
      <w:szCs w:val="20"/>
      <w:lang w:eastAsia="ru-RU"/>
    </w:rPr>
  </w:style>
  <w:style w:type="paragraph" w:styleId="2ff9">
    <w:name w:val="List Bullet 2"/>
    <w:basedOn w:val="a8"/>
    <w:autoRedefine/>
    <w:rsid w:val="00B740CA"/>
    <w:pPr>
      <w:widowControl w:val="0"/>
      <w:tabs>
        <w:tab w:val="num" w:pos="643"/>
        <w:tab w:val="left" w:pos="851"/>
        <w:tab w:val="right" w:pos="9072"/>
      </w:tabs>
      <w:overflowPunct w:val="0"/>
      <w:autoSpaceDE w:val="0"/>
      <w:autoSpaceDN w:val="0"/>
      <w:adjustRightInd w:val="0"/>
      <w:spacing w:after="240"/>
      <w:ind w:left="643" w:hanging="360"/>
      <w:textAlignment w:val="baseline"/>
    </w:pPr>
    <w:rPr>
      <w:rFonts w:ascii="Arial" w:eastAsia="Calibri" w:hAnsi="Arial"/>
      <w:szCs w:val="20"/>
      <w:lang w:val="en-US" w:eastAsia="ru-RU"/>
    </w:rPr>
  </w:style>
  <w:style w:type="paragraph" w:customStyle="1" w:styleId="3b">
    <w:name w:val="Стиль3"/>
    <w:basedOn w:val="a8"/>
    <w:rsid w:val="00B740CA"/>
    <w:pPr>
      <w:tabs>
        <w:tab w:val="left" w:pos="851"/>
        <w:tab w:val="right" w:pos="9072"/>
      </w:tabs>
      <w:ind w:firstLine="0"/>
    </w:pPr>
    <w:rPr>
      <w:rFonts w:ascii="Arial" w:eastAsia="Calibri" w:hAnsi="Arial"/>
      <w:szCs w:val="24"/>
      <w:lang w:eastAsia="ru-RU"/>
    </w:rPr>
  </w:style>
  <w:style w:type="paragraph" w:customStyle="1" w:styleId="111">
    <w:name w:val="Абзац списка11"/>
    <w:basedOn w:val="a8"/>
    <w:qFormat/>
    <w:rsid w:val="00B740CA"/>
    <w:pPr>
      <w:tabs>
        <w:tab w:val="left" w:pos="851"/>
      </w:tabs>
      <w:ind w:left="720" w:firstLine="0"/>
      <w:contextualSpacing/>
    </w:pPr>
    <w:rPr>
      <w:rFonts w:ascii="Arial" w:eastAsia="Calibri" w:hAnsi="Arial"/>
      <w:szCs w:val="24"/>
      <w:lang w:eastAsia="ru-RU"/>
    </w:rPr>
  </w:style>
  <w:style w:type="paragraph" w:styleId="2ffa">
    <w:name w:val="List Number 2"/>
    <w:basedOn w:val="a8"/>
    <w:rsid w:val="00B740CA"/>
    <w:pPr>
      <w:tabs>
        <w:tab w:val="left" w:pos="851"/>
      </w:tabs>
      <w:overflowPunct w:val="0"/>
      <w:autoSpaceDE w:val="0"/>
      <w:autoSpaceDN w:val="0"/>
      <w:adjustRightInd w:val="0"/>
      <w:spacing w:line="360" w:lineRule="auto"/>
      <w:ind w:left="360" w:hanging="360"/>
      <w:textAlignment w:val="baseline"/>
    </w:pPr>
    <w:rPr>
      <w:rFonts w:ascii="Arial" w:eastAsia="Calibri" w:hAnsi="Arial"/>
      <w:sz w:val="20"/>
      <w:szCs w:val="20"/>
      <w:lang w:eastAsia="ru-RU"/>
    </w:rPr>
  </w:style>
  <w:style w:type="paragraph" w:customStyle="1" w:styleId="afffffa">
    <w:name w:val="таблица"/>
    <w:basedOn w:val="a8"/>
    <w:rsid w:val="00B740CA"/>
    <w:pPr>
      <w:tabs>
        <w:tab w:val="left" w:pos="851"/>
      </w:tabs>
      <w:overflowPunct w:val="0"/>
      <w:autoSpaceDE w:val="0"/>
      <w:autoSpaceDN w:val="0"/>
      <w:adjustRightInd w:val="0"/>
      <w:spacing w:before="60" w:after="60"/>
      <w:ind w:firstLine="0"/>
      <w:textAlignment w:val="baseline"/>
    </w:pPr>
    <w:rPr>
      <w:rFonts w:ascii="Times New Roman CYR" w:eastAsia="Calibri" w:hAnsi="Times New Roman CYR"/>
      <w:sz w:val="32"/>
      <w:szCs w:val="20"/>
      <w:lang w:eastAsia="ru-RU"/>
    </w:rPr>
  </w:style>
  <w:style w:type="character" w:customStyle="1" w:styleId="afa">
    <w:name w:val="Название объекта Знак"/>
    <w:aliases w:val="Знак Знак3,Caption Char1 Знак,Caption Char Char Знак,Char Char Char1 Знак,Char Char1 Знак, Знак Знак,Caption Знак, Char Char Char Знак, Char Char1 Знак,Char Char Char Знак"/>
    <w:link w:val="af9"/>
    <w:locked/>
    <w:rsid w:val="00B740CA"/>
    <w:rPr>
      <w:rFonts w:ascii="Times New Roman" w:hAnsi="Times New Roman"/>
      <w:b/>
      <w:sz w:val="20"/>
      <w:lang w:eastAsia="ru-RU"/>
    </w:rPr>
  </w:style>
  <w:style w:type="paragraph" w:customStyle="1" w:styleId="afffffb">
    <w:name w:val="Стиль Название объекта + курсив"/>
    <w:basedOn w:val="af9"/>
    <w:link w:val="afffffc"/>
    <w:rsid w:val="00B740CA"/>
    <w:pPr>
      <w:keepLines/>
      <w:widowControl w:val="0"/>
      <w:overflowPunct w:val="0"/>
      <w:autoSpaceDE w:val="0"/>
      <w:autoSpaceDN w:val="0"/>
      <w:adjustRightInd w:val="0"/>
      <w:spacing w:after="120" w:line="288" w:lineRule="auto"/>
      <w:jc w:val="center"/>
      <w:textAlignment w:val="baseline"/>
    </w:pPr>
    <w:rPr>
      <w:rFonts w:ascii="Times New Roman CYR" w:hAnsi="Times New Roman CYR"/>
      <w:sz w:val="32"/>
    </w:rPr>
  </w:style>
  <w:style w:type="paragraph" w:customStyle="1" w:styleId="tab">
    <w:name w:val="tab"/>
    <w:basedOn w:val="a8"/>
    <w:rsid w:val="00B740CA"/>
    <w:pPr>
      <w:tabs>
        <w:tab w:val="left" w:pos="851"/>
      </w:tabs>
      <w:overflowPunct w:val="0"/>
      <w:autoSpaceDE w:val="0"/>
      <w:autoSpaceDN w:val="0"/>
      <w:adjustRightInd w:val="0"/>
      <w:ind w:firstLine="0"/>
      <w:jc w:val="left"/>
      <w:textAlignment w:val="baseline"/>
    </w:pPr>
    <w:rPr>
      <w:rFonts w:ascii="Times New Roman CYR" w:eastAsia="Calibri" w:hAnsi="Times New Roman CYR"/>
      <w:sz w:val="32"/>
      <w:szCs w:val="20"/>
      <w:lang w:eastAsia="ru-RU"/>
    </w:rPr>
  </w:style>
  <w:style w:type="character" w:styleId="afffffd">
    <w:name w:val="annotation reference"/>
    <w:semiHidden/>
    <w:rsid w:val="00B740CA"/>
    <w:rPr>
      <w:rFonts w:cs="Times New Roman"/>
      <w:sz w:val="16"/>
    </w:rPr>
  </w:style>
  <w:style w:type="paragraph" w:customStyle="1" w:styleId="112">
    <w:name w:val="Заголовок оглавления11"/>
    <w:basedOn w:val="1"/>
    <w:next w:val="a8"/>
    <w:semiHidden/>
    <w:qFormat/>
    <w:rsid w:val="00B740CA"/>
    <w:pPr>
      <w:spacing w:before="480" w:line="276" w:lineRule="auto"/>
      <w:jc w:val="left"/>
      <w:outlineLvl w:val="9"/>
    </w:pPr>
    <w:rPr>
      <w:rFonts w:ascii="Cambria" w:eastAsia="Calibri" w:hAnsi="Cambria"/>
      <w:color w:val="365F91"/>
    </w:rPr>
  </w:style>
  <w:style w:type="paragraph" w:customStyle="1" w:styleId="Heading1">
    <w:name w:val="Heading1"/>
    <w:basedOn w:val="20"/>
    <w:link w:val="Heading1Char"/>
    <w:qFormat/>
    <w:rsid w:val="00B740CA"/>
    <w:pPr>
      <w:numPr>
        <w:ilvl w:val="0"/>
        <w:numId w:val="0"/>
      </w:numPr>
      <w:overflowPunct w:val="0"/>
      <w:autoSpaceDE w:val="0"/>
      <w:autoSpaceDN w:val="0"/>
      <w:adjustRightInd w:val="0"/>
      <w:spacing w:before="0" w:after="0"/>
      <w:ind w:left="1134"/>
      <w:jc w:val="center"/>
      <w:textAlignment w:val="baseline"/>
      <w:outlineLvl w:val="0"/>
    </w:pPr>
    <w:rPr>
      <w:rFonts w:ascii="Times New Roman CYR" w:eastAsia="Calibri" w:hAnsi="Times New Roman CYR"/>
      <w:caps/>
      <w:kern w:val="24"/>
      <w:sz w:val="20"/>
      <w:szCs w:val="20"/>
      <w:lang w:eastAsia="ru-RU"/>
    </w:rPr>
  </w:style>
  <w:style w:type="character" w:customStyle="1" w:styleId="Heading1Char">
    <w:name w:val="Heading1 Char"/>
    <w:link w:val="Heading1"/>
    <w:locked/>
    <w:rsid w:val="00B740CA"/>
    <w:rPr>
      <w:rFonts w:ascii="Times New Roman CYR" w:hAnsi="Times New Roman CYR"/>
      <w:b/>
      <w:caps/>
      <w:kern w:val="24"/>
      <w:sz w:val="20"/>
      <w:lang w:eastAsia="ru-RU"/>
    </w:rPr>
  </w:style>
  <w:style w:type="character" w:customStyle="1" w:styleId="afffffe">
    <w:name w:val="Основной текст Знак Знак Знак Знак Знак"/>
    <w:rsid w:val="00B740CA"/>
    <w:rPr>
      <w:sz w:val="24"/>
      <w:lang w:val="ru-RU" w:eastAsia="ru-RU"/>
    </w:rPr>
  </w:style>
  <w:style w:type="paragraph" w:styleId="affffff">
    <w:name w:val="Block Text"/>
    <w:basedOn w:val="a8"/>
    <w:rsid w:val="00B740CA"/>
    <w:pPr>
      <w:tabs>
        <w:tab w:val="left" w:pos="851"/>
      </w:tabs>
      <w:autoSpaceDE w:val="0"/>
      <w:autoSpaceDN w:val="0"/>
      <w:adjustRightInd w:val="0"/>
      <w:spacing w:line="360" w:lineRule="auto"/>
      <w:ind w:left="770" w:right="264" w:firstLine="550"/>
    </w:pPr>
    <w:rPr>
      <w:rFonts w:eastAsia="Calibri"/>
      <w:szCs w:val="20"/>
      <w:lang w:eastAsia="ru-RU"/>
    </w:rPr>
  </w:style>
  <w:style w:type="paragraph" w:styleId="affffff0">
    <w:name w:val="List"/>
    <w:basedOn w:val="a8"/>
    <w:link w:val="1f1"/>
    <w:rsid w:val="00B740CA"/>
    <w:pPr>
      <w:tabs>
        <w:tab w:val="left" w:pos="851"/>
      </w:tabs>
      <w:spacing w:line="360" w:lineRule="auto"/>
      <w:ind w:left="283" w:hanging="283"/>
    </w:pPr>
    <w:rPr>
      <w:rFonts w:eastAsia="Calibri"/>
      <w:szCs w:val="20"/>
      <w:lang w:eastAsia="ru-RU"/>
    </w:rPr>
  </w:style>
  <w:style w:type="character" w:customStyle="1" w:styleId="affffff1">
    <w:name w:val="Список Знак"/>
    <w:rsid w:val="00B740CA"/>
    <w:rPr>
      <w:sz w:val="24"/>
      <w:lang w:val="ru-RU" w:eastAsia="ru-RU"/>
    </w:rPr>
  </w:style>
  <w:style w:type="character" w:customStyle="1" w:styleId="affffff2">
    <w:name w:val="Маркированный список Знак"/>
    <w:rsid w:val="00B740CA"/>
    <w:rPr>
      <w:sz w:val="24"/>
      <w:lang w:val="ru-RU" w:eastAsia="ru-RU"/>
    </w:rPr>
  </w:style>
  <w:style w:type="paragraph" w:customStyle="1" w:styleId="affffff3">
    <w:name w:val="Стиль По центру"/>
    <w:basedOn w:val="a8"/>
    <w:link w:val="affffff4"/>
    <w:autoRedefine/>
    <w:rsid w:val="00B740CA"/>
    <w:pPr>
      <w:widowControl w:val="0"/>
      <w:ind w:firstLine="0"/>
      <w:jc w:val="center"/>
    </w:pPr>
    <w:rPr>
      <w:rFonts w:eastAsia="Calibri"/>
      <w:szCs w:val="20"/>
      <w:lang w:val="en-US" w:eastAsia="ru-RU"/>
    </w:rPr>
  </w:style>
  <w:style w:type="character" w:customStyle="1" w:styleId="Normal">
    <w:name w:val="Normal Знак"/>
    <w:rsid w:val="00B740CA"/>
    <w:rPr>
      <w:snapToGrid w:val="0"/>
      <w:sz w:val="24"/>
      <w:lang w:val="ru-RU" w:eastAsia="ru-RU"/>
    </w:rPr>
  </w:style>
  <w:style w:type="paragraph" w:customStyle="1" w:styleId="Literatur">
    <w:name w:val="Literatur"/>
    <w:basedOn w:val="a8"/>
    <w:rsid w:val="00B740CA"/>
    <w:pPr>
      <w:keepLines/>
      <w:tabs>
        <w:tab w:val="left" w:pos="851"/>
        <w:tab w:val="right" w:pos="9781"/>
      </w:tabs>
      <w:spacing w:before="340" w:line="360" w:lineRule="auto"/>
      <w:ind w:left="709" w:hanging="709"/>
    </w:pPr>
    <w:rPr>
      <w:rFonts w:ascii="Helvetica" w:eastAsia="Calibri" w:hAnsi="Helvetica"/>
      <w:sz w:val="22"/>
      <w:szCs w:val="20"/>
      <w:lang w:eastAsia="ru-RU"/>
    </w:rPr>
  </w:style>
  <w:style w:type="paragraph" w:customStyle="1" w:styleId="FR3">
    <w:name w:val="FR3"/>
    <w:rsid w:val="00B740CA"/>
    <w:pPr>
      <w:widowControl w:val="0"/>
      <w:spacing w:before="240"/>
      <w:ind w:left="80"/>
      <w:jc w:val="center"/>
    </w:pPr>
    <w:rPr>
      <w:rFonts w:ascii="Arial" w:hAnsi="Arial"/>
      <w:b/>
      <w:sz w:val="16"/>
      <w:lang w:val="en-US"/>
    </w:rPr>
  </w:style>
  <w:style w:type="paragraph" w:customStyle="1" w:styleId="TOC">
    <w:name w:val="TOC"/>
    <w:basedOn w:val="1"/>
    <w:next w:val="16"/>
    <w:rsid w:val="00B740CA"/>
    <w:pPr>
      <w:numPr>
        <w:numId w:val="0"/>
      </w:numPr>
      <w:tabs>
        <w:tab w:val="left" w:pos="284"/>
      </w:tabs>
      <w:suppressAutoHyphens/>
      <w:spacing w:before="360" w:line="240" w:lineRule="atLeast"/>
      <w:ind w:left="284" w:hanging="284"/>
      <w:outlineLvl w:val="9"/>
    </w:pPr>
    <w:rPr>
      <w:rFonts w:eastAsia="Calibri" w:cs="Arial"/>
      <w:bCs w:val="0"/>
      <w:kern w:val="28"/>
      <w:lang w:eastAsia="ru-RU"/>
    </w:rPr>
  </w:style>
  <w:style w:type="character" w:customStyle="1" w:styleId="TableCaption0">
    <w:name w:val="Table Caption Знак"/>
    <w:rsid w:val="00B740CA"/>
    <w:rPr>
      <w:b/>
      <w:sz w:val="18"/>
      <w:lang w:val="ru-RU" w:eastAsia="ru-RU"/>
    </w:rPr>
  </w:style>
  <w:style w:type="paragraph" w:customStyle="1" w:styleId="FR1">
    <w:name w:val="FR1"/>
    <w:rsid w:val="00B740CA"/>
    <w:pPr>
      <w:widowControl w:val="0"/>
      <w:jc w:val="both"/>
    </w:pPr>
    <w:rPr>
      <w:rFonts w:ascii="Arial" w:hAnsi="Arial"/>
      <w:sz w:val="48"/>
      <w:lang w:val="en-US"/>
    </w:rPr>
  </w:style>
  <w:style w:type="paragraph" w:customStyle="1" w:styleId="FR2">
    <w:name w:val="FR2"/>
    <w:rsid w:val="00B740CA"/>
    <w:pPr>
      <w:widowControl w:val="0"/>
      <w:jc w:val="both"/>
    </w:pPr>
    <w:rPr>
      <w:rFonts w:ascii="Arial" w:hAnsi="Arial"/>
      <w:sz w:val="36"/>
      <w:lang w:val="en-US"/>
    </w:rPr>
  </w:style>
  <w:style w:type="paragraph" w:customStyle="1" w:styleId="FR4">
    <w:name w:val="FR4"/>
    <w:rsid w:val="00B740CA"/>
    <w:pPr>
      <w:widowControl w:val="0"/>
      <w:spacing w:before="60"/>
      <w:ind w:left="3280"/>
    </w:pPr>
    <w:rPr>
      <w:rFonts w:ascii="Courier New" w:hAnsi="Courier New"/>
      <w:sz w:val="22"/>
      <w:lang w:val="en-US"/>
    </w:rPr>
  </w:style>
  <w:style w:type="paragraph" w:customStyle="1" w:styleId="FR5">
    <w:name w:val="FR5"/>
    <w:rsid w:val="00B740CA"/>
    <w:pPr>
      <w:widowControl w:val="0"/>
      <w:jc w:val="both"/>
    </w:pPr>
    <w:rPr>
      <w:rFonts w:ascii="Arial" w:hAnsi="Arial"/>
      <w:b/>
      <w:sz w:val="12"/>
      <w:lang w:val="en-US"/>
    </w:rPr>
  </w:style>
  <w:style w:type="paragraph" w:customStyle="1" w:styleId="1f2">
    <w:name w:val="Цитата1"/>
    <w:basedOn w:val="a8"/>
    <w:rsid w:val="00B740CA"/>
    <w:pPr>
      <w:tabs>
        <w:tab w:val="left" w:pos="709"/>
        <w:tab w:val="left" w:pos="851"/>
      </w:tabs>
      <w:overflowPunct w:val="0"/>
      <w:autoSpaceDE w:val="0"/>
      <w:autoSpaceDN w:val="0"/>
      <w:adjustRightInd w:val="0"/>
      <w:spacing w:line="360" w:lineRule="auto"/>
      <w:ind w:left="851" w:right="26" w:firstLine="709"/>
      <w:textAlignment w:val="baseline"/>
    </w:pPr>
    <w:rPr>
      <w:rFonts w:ascii="Arial" w:eastAsia="Calibri" w:hAnsi="Arial"/>
      <w:szCs w:val="20"/>
      <w:lang w:val="en-US" w:eastAsia="ru-RU"/>
    </w:rPr>
  </w:style>
  <w:style w:type="paragraph" w:customStyle="1" w:styleId="affffff5">
    <w:name w:val="Титул"/>
    <w:basedOn w:val="17"/>
    <w:autoRedefine/>
    <w:rsid w:val="00B740CA"/>
    <w:pPr>
      <w:widowControl/>
      <w:ind w:firstLine="851"/>
      <w:jc w:val="both"/>
    </w:pPr>
    <w:rPr>
      <w:rFonts w:ascii="Times New Roman" w:eastAsia="Times New Roman" w:hAnsi="Times New Roman"/>
      <w:sz w:val="24"/>
      <w:szCs w:val="22"/>
      <w:lang w:val="ru-RU" w:eastAsia="en-US"/>
    </w:rPr>
  </w:style>
  <w:style w:type="paragraph" w:customStyle="1" w:styleId="affffff6">
    <w:name w:val="Литература"/>
    <w:basedOn w:val="a8"/>
    <w:autoRedefine/>
    <w:rsid w:val="00B740CA"/>
    <w:pPr>
      <w:tabs>
        <w:tab w:val="left" w:pos="851"/>
        <w:tab w:val="num" w:pos="1080"/>
      </w:tabs>
      <w:spacing w:before="360" w:after="360" w:line="360" w:lineRule="auto"/>
      <w:ind w:firstLine="709"/>
    </w:pPr>
    <w:rPr>
      <w:rFonts w:ascii="Arial" w:eastAsia="Calibri" w:hAnsi="Arial" w:cs="Arial"/>
      <w:b/>
      <w:sz w:val="28"/>
      <w:szCs w:val="24"/>
      <w:lang w:eastAsia="ru-RU"/>
    </w:rPr>
  </w:style>
  <w:style w:type="paragraph" w:customStyle="1" w:styleId="Authors">
    <w:name w:val="Authors"/>
    <w:basedOn w:val="a8"/>
    <w:next w:val="aff6"/>
    <w:rsid w:val="00B740CA"/>
    <w:pPr>
      <w:tabs>
        <w:tab w:val="left" w:pos="851"/>
      </w:tabs>
      <w:suppressAutoHyphens/>
      <w:spacing w:before="1800" w:line="360" w:lineRule="auto"/>
      <w:ind w:firstLine="709"/>
      <w:jc w:val="center"/>
    </w:pPr>
    <w:rPr>
      <w:rFonts w:eastAsia="Calibri"/>
      <w:b/>
      <w:sz w:val="28"/>
      <w:szCs w:val="20"/>
      <w:lang w:eastAsia="ru-RU"/>
    </w:rPr>
  </w:style>
  <w:style w:type="paragraph" w:styleId="affffff7">
    <w:name w:val="Subtitle"/>
    <w:basedOn w:val="a8"/>
    <w:link w:val="affffff8"/>
    <w:qFormat/>
    <w:rsid w:val="00B740CA"/>
    <w:pPr>
      <w:tabs>
        <w:tab w:val="left" w:pos="851"/>
      </w:tabs>
      <w:spacing w:line="360" w:lineRule="auto"/>
      <w:ind w:firstLine="709"/>
    </w:pPr>
    <w:rPr>
      <w:rFonts w:eastAsia="Calibri"/>
      <w:b/>
      <w:sz w:val="20"/>
      <w:szCs w:val="20"/>
      <w:lang w:eastAsia="ru-RU"/>
    </w:rPr>
  </w:style>
  <w:style w:type="character" w:customStyle="1" w:styleId="affffff8">
    <w:name w:val="Подзаголовок Знак"/>
    <w:link w:val="affffff7"/>
    <w:locked/>
    <w:rsid w:val="00B740CA"/>
    <w:rPr>
      <w:rFonts w:ascii="Times New Roman" w:hAnsi="Times New Roman" w:cs="Times New Roman"/>
      <w:b/>
      <w:sz w:val="20"/>
      <w:lang w:eastAsia="ru-RU"/>
    </w:rPr>
  </w:style>
  <w:style w:type="character" w:customStyle="1" w:styleId="Normal0">
    <w:name w:val="Normal Знак Знак"/>
    <w:rsid w:val="00B740CA"/>
    <w:rPr>
      <w:snapToGrid w:val="0"/>
      <w:sz w:val="24"/>
      <w:lang w:val="ru-RU" w:eastAsia="ru-RU"/>
    </w:rPr>
  </w:style>
  <w:style w:type="paragraph" w:customStyle="1" w:styleId="214">
    <w:name w:val="Основной текст 21"/>
    <w:basedOn w:val="a8"/>
    <w:rsid w:val="00B740CA"/>
    <w:pPr>
      <w:tabs>
        <w:tab w:val="left" w:pos="851"/>
      </w:tabs>
      <w:overflowPunct w:val="0"/>
      <w:autoSpaceDE w:val="0"/>
      <w:autoSpaceDN w:val="0"/>
      <w:adjustRightInd w:val="0"/>
      <w:spacing w:after="240"/>
      <w:ind w:right="-1" w:firstLine="0"/>
      <w:textAlignment w:val="baseline"/>
    </w:pPr>
    <w:rPr>
      <w:rFonts w:eastAsia="Calibri"/>
      <w:kern w:val="24"/>
      <w:szCs w:val="24"/>
      <w:lang w:eastAsia="ru-RU"/>
    </w:rPr>
  </w:style>
  <w:style w:type="paragraph" w:customStyle="1" w:styleId="Appendix">
    <w:name w:val="Appendix"/>
    <w:basedOn w:val="1"/>
    <w:next w:val="a8"/>
    <w:autoRedefine/>
    <w:rsid w:val="00B740CA"/>
    <w:pPr>
      <w:numPr>
        <w:numId w:val="10"/>
      </w:numPr>
      <w:tabs>
        <w:tab w:val="num" w:pos="0"/>
      </w:tabs>
      <w:ind w:left="0" w:firstLine="0"/>
      <w:jc w:val="center"/>
    </w:pPr>
    <w:rPr>
      <w:rFonts w:eastAsia="Calibri" w:cs="Arial"/>
      <w:kern w:val="32"/>
      <w:sz w:val="24"/>
      <w:szCs w:val="24"/>
      <w:lang w:val="en-US" w:eastAsia="ru-RU"/>
    </w:rPr>
  </w:style>
  <w:style w:type="character" w:customStyle="1" w:styleId="affffff9">
    <w:name w:val="Знак Знак"/>
    <w:rsid w:val="00B740CA"/>
    <w:rPr>
      <w:rFonts w:ascii="Times New Roman CYR" w:hAnsi="Times New Roman CYR"/>
      <w:sz w:val="32"/>
      <w:lang w:eastAsia="en-US"/>
    </w:rPr>
  </w:style>
  <w:style w:type="paragraph" w:customStyle="1" w:styleId="Normal2">
    <w:name w:val="Normal2"/>
    <w:rsid w:val="00B740CA"/>
    <w:pPr>
      <w:widowControl w:val="0"/>
      <w:ind w:firstLine="680"/>
      <w:jc w:val="both"/>
    </w:pPr>
    <w:rPr>
      <w:rFonts w:ascii="Times New Roman" w:hAnsi="Times New Roman"/>
      <w:sz w:val="24"/>
    </w:rPr>
  </w:style>
  <w:style w:type="paragraph" w:customStyle="1" w:styleId="TableNormal12">
    <w:name w:val="Table Normal12"/>
    <w:basedOn w:val="a8"/>
    <w:rsid w:val="00B740CA"/>
    <w:pPr>
      <w:tabs>
        <w:tab w:val="left" w:pos="851"/>
      </w:tabs>
      <w:spacing w:before="120" w:line="240" w:lineRule="atLeast"/>
      <w:ind w:firstLine="709"/>
    </w:pPr>
    <w:rPr>
      <w:rFonts w:eastAsia="Calibri"/>
      <w:sz w:val="18"/>
      <w:szCs w:val="20"/>
      <w:lang w:eastAsia="ru-RU"/>
    </w:rPr>
  </w:style>
  <w:style w:type="paragraph" w:customStyle="1" w:styleId="BlockText1">
    <w:name w:val="Block Text1"/>
    <w:basedOn w:val="a8"/>
    <w:rsid w:val="00B740CA"/>
    <w:pPr>
      <w:tabs>
        <w:tab w:val="left" w:pos="709"/>
        <w:tab w:val="left" w:pos="851"/>
      </w:tabs>
      <w:overflowPunct w:val="0"/>
      <w:autoSpaceDE w:val="0"/>
      <w:autoSpaceDN w:val="0"/>
      <w:adjustRightInd w:val="0"/>
      <w:spacing w:line="360" w:lineRule="auto"/>
      <w:ind w:left="851" w:right="26" w:firstLine="709"/>
      <w:textAlignment w:val="baseline"/>
    </w:pPr>
    <w:rPr>
      <w:rFonts w:ascii="Arial" w:eastAsia="Calibri" w:hAnsi="Arial"/>
      <w:szCs w:val="20"/>
      <w:lang w:val="en-US" w:eastAsia="ru-RU"/>
    </w:rPr>
  </w:style>
  <w:style w:type="paragraph" w:customStyle="1" w:styleId="affffffa">
    <w:name w:val="Заголовок В"/>
    <w:rsid w:val="00B740CA"/>
    <w:pPr>
      <w:jc w:val="center"/>
    </w:pPr>
    <w:rPr>
      <w:rFonts w:ascii="Times New Roman" w:hAnsi="Times New Roman" w:cs="Arial"/>
      <w:b/>
      <w:i/>
      <w:sz w:val="24"/>
      <w:szCs w:val="24"/>
    </w:rPr>
  </w:style>
  <w:style w:type="paragraph" w:customStyle="1" w:styleId="BodyText23">
    <w:name w:val="Body Text 23"/>
    <w:basedOn w:val="a8"/>
    <w:rsid w:val="00B740CA"/>
    <w:pPr>
      <w:widowControl w:val="0"/>
      <w:tabs>
        <w:tab w:val="left" w:pos="851"/>
      </w:tabs>
      <w:overflowPunct w:val="0"/>
      <w:autoSpaceDE w:val="0"/>
      <w:autoSpaceDN w:val="0"/>
      <w:adjustRightInd w:val="0"/>
      <w:spacing w:before="120" w:after="240"/>
      <w:ind w:firstLine="0"/>
      <w:textAlignment w:val="baseline"/>
    </w:pPr>
    <w:rPr>
      <w:rFonts w:eastAsia="Calibri"/>
      <w:kern w:val="24"/>
      <w:szCs w:val="20"/>
      <w:lang w:eastAsia="ru-RU"/>
    </w:rPr>
  </w:style>
  <w:style w:type="paragraph" w:customStyle="1" w:styleId="affffffb">
    <w:name w:val="Шапка таблица"/>
    <w:basedOn w:val="a8"/>
    <w:autoRedefine/>
    <w:rsid w:val="00B740CA"/>
    <w:pPr>
      <w:tabs>
        <w:tab w:val="left" w:pos="851"/>
      </w:tabs>
      <w:ind w:firstLine="0"/>
      <w:jc w:val="center"/>
    </w:pPr>
    <w:rPr>
      <w:rFonts w:eastAsia="Calibri"/>
      <w:b/>
      <w:szCs w:val="20"/>
      <w:lang w:eastAsia="ru-RU"/>
    </w:rPr>
  </w:style>
  <w:style w:type="paragraph" w:customStyle="1" w:styleId="affffffc">
    <w:name w:val="Таблица (центр)"/>
    <w:basedOn w:val="a8"/>
    <w:autoRedefine/>
    <w:rsid w:val="00B740CA"/>
    <w:pPr>
      <w:tabs>
        <w:tab w:val="left" w:pos="851"/>
      </w:tabs>
      <w:spacing w:line="360" w:lineRule="auto"/>
      <w:ind w:firstLine="0"/>
      <w:jc w:val="center"/>
    </w:pPr>
    <w:rPr>
      <w:rFonts w:eastAsia="Calibri"/>
      <w:szCs w:val="20"/>
      <w:lang w:val="en-US" w:eastAsia="ru-RU"/>
    </w:rPr>
  </w:style>
  <w:style w:type="paragraph" w:customStyle="1" w:styleId="Formula">
    <w:name w:val="Formula"/>
    <w:basedOn w:val="a8"/>
    <w:next w:val="a8"/>
    <w:rsid w:val="00B740CA"/>
    <w:pPr>
      <w:tabs>
        <w:tab w:val="left" w:pos="340"/>
        <w:tab w:val="left" w:pos="851"/>
        <w:tab w:val="right" w:pos="9072"/>
      </w:tabs>
      <w:overflowPunct w:val="0"/>
      <w:autoSpaceDE w:val="0"/>
      <w:autoSpaceDN w:val="0"/>
      <w:adjustRightInd w:val="0"/>
      <w:spacing w:before="120" w:after="120"/>
      <w:ind w:firstLine="0"/>
      <w:textAlignment w:val="baseline"/>
    </w:pPr>
    <w:rPr>
      <w:rFonts w:ascii="TimesDL" w:eastAsia="Calibri" w:hAnsi="TimesDL"/>
      <w:szCs w:val="20"/>
      <w:lang w:val="en-US" w:eastAsia="ru-RU"/>
    </w:rPr>
  </w:style>
  <w:style w:type="paragraph" w:customStyle="1" w:styleId="Reference">
    <w:name w:val="Reference"/>
    <w:basedOn w:val="a8"/>
    <w:rsid w:val="00B740CA"/>
    <w:pPr>
      <w:tabs>
        <w:tab w:val="left" w:pos="340"/>
        <w:tab w:val="left" w:pos="851"/>
      </w:tabs>
      <w:overflowPunct w:val="0"/>
      <w:autoSpaceDE w:val="0"/>
      <w:autoSpaceDN w:val="0"/>
      <w:adjustRightInd w:val="0"/>
      <w:ind w:left="397" w:hanging="397"/>
      <w:textAlignment w:val="baseline"/>
    </w:pPr>
    <w:rPr>
      <w:rFonts w:ascii="TimesDL" w:eastAsia="Calibri" w:hAnsi="TimesDL"/>
      <w:szCs w:val="20"/>
      <w:lang w:val="en-US" w:eastAsia="ru-RU"/>
    </w:rPr>
  </w:style>
  <w:style w:type="paragraph" w:customStyle="1" w:styleId="references">
    <w:name w:val="references"/>
    <w:basedOn w:val="a8"/>
    <w:rsid w:val="00B740CA"/>
    <w:pPr>
      <w:tabs>
        <w:tab w:val="left" w:pos="397"/>
        <w:tab w:val="left" w:pos="851"/>
      </w:tabs>
      <w:overflowPunct w:val="0"/>
      <w:autoSpaceDE w:val="0"/>
      <w:autoSpaceDN w:val="0"/>
      <w:adjustRightInd w:val="0"/>
      <w:ind w:firstLine="0"/>
      <w:textAlignment w:val="baseline"/>
    </w:pPr>
    <w:rPr>
      <w:rFonts w:eastAsia="Calibri"/>
      <w:szCs w:val="20"/>
      <w:lang w:val="en-US" w:eastAsia="ru-RU"/>
    </w:rPr>
  </w:style>
  <w:style w:type="paragraph" w:customStyle="1" w:styleId="Equation0">
    <w:name w:val="Equation Знак Знак"/>
    <w:link w:val="Equation1"/>
    <w:rsid w:val="00B740CA"/>
    <w:pPr>
      <w:tabs>
        <w:tab w:val="center" w:pos="4536"/>
        <w:tab w:val="right" w:pos="9072"/>
      </w:tabs>
      <w:overflowPunct w:val="0"/>
      <w:autoSpaceDE w:val="0"/>
      <w:autoSpaceDN w:val="0"/>
      <w:adjustRightInd w:val="0"/>
      <w:spacing w:before="120" w:after="120"/>
      <w:textAlignment w:val="baseline"/>
    </w:pPr>
    <w:rPr>
      <w:rFonts w:ascii="Times New Roman" w:hAnsi="Times New Roman"/>
      <w:noProof/>
      <w:sz w:val="22"/>
    </w:rPr>
  </w:style>
  <w:style w:type="character" w:customStyle="1" w:styleId="Equation1">
    <w:name w:val="Equation Знак Знак Знак"/>
    <w:link w:val="Equation0"/>
    <w:locked/>
    <w:rsid w:val="00B740CA"/>
    <w:rPr>
      <w:rFonts w:ascii="Times New Roman" w:hAnsi="Times New Roman"/>
      <w:noProof/>
      <w:sz w:val="22"/>
      <w:lang w:val="ru-RU" w:eastAsia="ru-RU" w:bidi="ar-SA"/>
    </w:rPr>
  </w:style>
  <w:style w:type="paragraph" w:styleId="3c">
    <w:name w:val="List 3"/>
    <w:basedOn w:val="a8"/>
    <w:rsid w:val="00B740CA"/>
    <w:pPr>
      <w:tabs>
        <w:tab w:val="left" w:pos="851"/>
      </w:tabs>
      <w:ind w:left="849" w:hanging="283"/>
    </w:pPr>
    <w:rPr>
      <w:rFonts w:ascii="Arial" w:eastAsia="Calibri" w:hAnsi="Arial"/>
      <w:szCs w:val="20"/>
      <w:lang w:eastAsia="ru-RU"/>
    </w:rPr>
  </w:style>
  <w:style w:type="character" w:customStyle="1" w:styleId="afffffc">
    <w:name w:val="Стиль Название объекта + курсив Знак"/>
    <w:link w:val="afffffb"/>
    <w:locked/>
    <w:rsid w:val="00B740CA"/>
    <w:rPr>
      <w:rFonts w:ascii="Times New Roman CYR" w:hAnsi="Times New Roman CYR"/>
      <w:b/>
      <w:sz w:val="32"/>
      <w:lang w:eastAsia="ru-RU"/>
    </w:rPr>
  </w:style>
  <w:style w:type="character" w:customStyle="1" w:styleId="affffffd">
    <w:name w:val="аннот.др Знак"/>
    <w:aliases w:val="наимен Знак,маркер Знак Знак"/>
    <w:semiHidden/>
    <w:rsid w:val="00B740CA"/>
    <w:rPr>
      <w:b/>
      <w:snapToGrid w:val="0"/>
      <w:sz w:val="24"/>
      <w:lang w:val="en-US" w:eastAsia="ru-RU"/>
    </w:rPr>
  </w:style>
  <w:style w:type="character" w:customStyle="1" w:styleId="1f3">
    <w:name w:val="Основной текст с отступом Знак Знак1"/>
    <w:aliases w:val="Основной текст с отступом Знак1 Знак1 Знак1,Основной текст с отступом Знак Знак Знак1 Знак1,Основной текст с отступом Знак1 Знак Знак Знак1"/>
    <w:rsid w:val="00B740CA"/>
    <w:rPr>
      <w:caps/>
      <w:sz w:val="24"/>
      <w:lang w:val="ru-RU" w:eastAsia="ru-RU"/>
    </w:rPr>
  </w:style>
  <w:style w:type="paragraph" w:customStyle="1" w:styleId="affffffe">
    <w:name w:val="Стиль Код документа + По ширине"/>
    <w:basedOn w:val="a8"/>
    <w:autoRedefine/>
    <w:rsid w:val="00B740CA"/>
    <w:pPr>
      <w:tabs>
        <w:tab w:val="left" w:pos="851"/>
      </w:tabs>
      <w:ind w:firstLine="0"/>
      <w:jc w:val="center"/>
    </w:pPr>
    <w:rPr>
      <w:rFonts w:eastAsia="Calibri"/>
      <w:b/>
      <w:bCs/>
      <w:color w:val="000000"/>
      <w:sz w:val="32"/>
      <w:szCs w:val="20"/>
      <w:lang w:eastAsia="ru-RU"/>
    </w:rPr>
  </w:style>
  <w:style w:type="paragraph" w:customStyle="1" w:styleId="par1">
    <w:name w:val="par1"/>
    <w:basedOn w:val="a8"/>
    <w:rsid w:val="00B740CA"/>
    <w:pPr>
      <w:tabs>
        <w:tab w:val="left" w:pos="851"/>
      </w:tabs>
      <w:ind w:firstLine="0"/>
    </w:pPr>
    <w:rPr>
      <w:rFonts w:ascii="Arial" w:eastAsia="Calibri" w:hAnsi="Arial"/>
      <w:sz w:val="22"/>
      <w:szCs w:val="20"/>
      <w:lang w:val="en-US" w:eastAsia="ru-RU"/>
    </w:rPr>
  </w:style>
  <w:style w:type="paragraph" w:customStyle="1" w:styleId="Clear">
    <w:name w:val="Clear"/>
    <w:rsid w:val="00B740CA"/>
    <w:pPr>
      <w:spacing w:before="60" w:after="60"/>
      <w:jc w:val="both"/>
    </w:pPr>
    <w:rPr>
      <w:rFonts w:ascii="Arial" w:hAnsi="Arial"/>
      <w:noProof/>
      <w:sz w:val="24"/>
      <w:lang w:val="en-US" w:eastAsia="en-US"/>
    </w:rPr>
  </w:style>
  <w:style w:type="paragraph" w:customStyle="1" w:styleId="V407Default">
    <w:name w:val="V407 Default"/>
    <w:basedOn w:val="a8"/>
    <w:rsid w:val="00B740CA"/>
    <w:pPr>
      <w:tabs>
        <w:tab w:val="left" w:pos="851"/>
      </w:tabs>
      <w:spacing w:line="360" w:lineRule="auto"/>
      <w:ind w:firstLine="567"/>
    </w:pPr>
    <w:rPr>
      <w:rFonts w:eastAsia="Calibri"/>
      <w:szCs w:val="20"/>
      <w:lang w:eastAsia="ru-RU"/>
    </w:rPr>
  </w:style>
  <w:style w:type="paragraph" w:customStyle="1" w:styleId="afffffff">
    <w:name w:val="учт_копия"/>
    <w:basedOn w:val="a8"/>
    <w:autoRedefine/>
    <w:rsid w:val="00B740CA"/>
    <w:pPr>
      <w:widowControl w:val="0"/>
      <w:ind w:firstLine="0"/>
      <w:jc w:val="center"/>
    </w:pPr>
    <w:rPr>
      <w:rFonts w:eastAsia="Calibri"/>
      <w:color w:val="0000FF"/>
      <w:szCs w:val="24"/>
      <w:lang w:eastAsia="ru-RU"/>
    </w:rPr>
  </w:style>
  <w:style w:type="character" w:customStyle="1" w:styleId="afffffff0">
    <w:name w:val="пункт Знак"/>
    <w:aliases w:val="Заголовок 3 Знак Знак Знак Знак,Заголовок 3 Знак1 Знак,Заголовок 3 Знак Знак Знак1 Знак,Заголовок 3 Знак2 Знак,Заголовок 3 Знак Знак Знак2 Знак,Заголовок 3 Знак5 Знак,Заголовок 3 Знак Знак Знак3 Знак,Пункт Знак Знак"/>
    <w:rsid w:val="00B740CA"/>
    <w:rPr>
      <w:rFonts w:ascii="Times New Roman" w:hAnsi="Times New Roman"/>
      <w:b/>
      <w:sz w:val="24"/>
    </w:rPr>
  </w:style>
  <w:style w:type="character" w:styleId="afffffff1">
    <w:name w:val="Strong"/>
    <w:qFormat/>
    <w:rsid w:val="00B740CA"/>
    <w:rPr>
      <w:rFonts w:cs="Times New Roman"/>
      <w:b/>
    </w:rPr>
  </w:style>
  <w:style w:type="paragraph" w:customStyle="1" w:styleId="TableNorm">
    <w:name w:val="Table_Norm"/>
    <w:basedOn w:val="a8"/>
    <w:rsid w:val="00B740CA"/>
    <w:pPr>
      <w:keepLines/>
      <w:tabs>
        <w:tab w:val="left" w:pos="851"/>
      </w:tabs>
      <w:spacing w:line="360" w:lineRule="auto"/>
      <w:ind w:firstLine="0"/>
      <w:jc w:val="left"/>
    </w:pPr>
    <w:rPr>
      <w:rFonts w:eastAsia="Calibri"/>
      <w:szCs w:val="20"/>
      <w:lang w:eastAsia="ru-RU"/>
    </w:rPr>
  </w:style>
  <w:style w:type="paragraph" w:customStyle="1" w:styleId="afffffff2">
    <w:name w:val="Обычный без отступа"/>
    <w:basedOn w:val="a8"/>
    <w:next w:val="a8"/>
    <w:rsid w:val="00B740CA"/>
    <w:pPr>
      <w:tabs>
        <w:tab w:val="left" w:pos="851"/>
      </w:tabs>
      <w:spacing w:line="360" w:lineRule="auto"/>
      <w:ind w:firstLine="0"/>
    </w:pPr>
    <w:rPr>
      <w:rFonts w:eastAsia="Calibri"/>
      <w:szCs w:val="20"/>
      <w:lang w:eastAsia="ru-RU"/>
    </w:rPr>
  </w:style>
  <w:style w:type="paragraph" w:customStyle="1" w:styleId="a7">
    <w:name w:val="Перечисление"/>
    <w:qFormat/>
    <w:rsid w:val="0096085C"/>
    <w:pPr>
      <w:numPr>
        <w:numId w:val="17"/>
      </w:numPr>
      <w:tabs>
        <w:tab w:val="clear" w:pos="360"/>
        <w:tab w:val="num" w:pos="1134"/>
      </w:tabs>
      <w:ind w:left="0" w:firstLine="851"/>
      <w:jc w:val="both"/>
    </w:pPr>
    <w:rPr>
      <w:rFonts w:ascii="Times New Roman" w:hAnsi="Times New Roman"/>
      <w:sz w:val="24"/>
    </w:rPr>
  </w:style>
  <w:style w:type="character" w:customStyle="1" w:styleId="afffffff3">
    <w:name w:val="Перечисление Знак"/>
    <w:rsid w:val="00B740CA"/>
    <w:rPr>
      <w:sz w:val="24"/>
      <w:lang w:val="ru-RU" w:eastAsia="ru-RU"/>
    </w:rPr>
  </w:style>
  <w:style w:type="paragraph" w:customStyle="1" w:styleId="afffffff4">
    <w:name w:val="Текст таблиц"/>
    <w:basedOn w:val="a8"/>
    <w:rsid w:val="00B740CA"/>
    <w:pPr>
      <w:tabs>
        <w:tab w:val="left" w:pos="851"/>
      </w:tabs>
      <w:spacing w:after="120"/>
      <w:ind w:firstLine="0"/>
      <w:jc w:val="left"/>
    </w:pPr>
    <w:rPr>
      <w:rFonts w:eastAsia="Calibri"/>
      <w:sz w:val="20"/>
      <w:szCs w:val="20"/>
      <w:lang w:eastAsia="ru-RU"/>
    </w:rPr>
  </w:style>
  <w:style w:type="paragraph" w:customStyle="1" w:styleId="afffffff5">
    <w:name w:val="Название таблицы"/>
    <w:basedOn w:val="a8"/>
    <w:autoRedefine/>
    <w:rsid w:val="00B740CA"/>
    <w:pPr>
      <w:keepNext/>
      <w:tabs>
        <w:tab w:val="left" w:pos="851"/>
      </w:tabs>
      <w:spacing w:before="120" w:after="120"/>
      <w:ind w:firstLine="0"/>
      <w:jc w:val="left"/>
    </w:pPr>
    <w:rPr>
      <w:rFonts w:eastAsia="Calibri"/>
      <w:szCs w:val="20"/>
      <w:lang w:eastAsia="ru-RU"/>
    </w:rPr>
  </w:style>
  <w:style w:type="paragraph" w:customStyle="1" w:styleId="afffffff6">
    <w:name w:val="Табл_текст"/>
    <w:basedOn w:val="a8"/>
    <w:rsid w:val="00B740CA"/>
    <w:pPr>
      <w:spacing w:before="60" w:after="60"/>
      <w:ind w:firstLine="0"/>
      <w:jc w:val="left"/>
    </w:pPr>
    <w:rPr>
      <w:rFonts w:eastAsia="Calibri"/>
      <w:szCs w:val="24"/>
      <w:lang w:eastAsia="ru-RU"/>
    </w:rPr>
  </w:style>
  <w:style w:type="paragraph" w:customStyle="1" w:styleId="afffffff7">
    <w:name w:val="Табл_заголовок"/>
    <w:basedOn w:val="a8"/>
    <w:rsid w:val="00B740CA"/>
    <w:pPr>
      <w:keepNext/>
      <w:tabs>
        <w:tab w:val="left" w:pos="851"/>
      </w:tabs>
      <w:spacing w:before="60" w:after="60"/>
      <w:ind w:firstLine="0"/>
      <w:jc w:val="center"/>
    </w:pPr>
    <w:rPr>
      <w:rFonts w:eastAsia="Calibri"/>
      <w:b/>
      <w:bCs/>
      <w:i/>
      <w:noProof/>
      <w:szCs w:val="24"/>
      <w:lang w:eastAsia="ru-RU"/>
    </w:rPr>
  </w:style>
  <w:style w:type="character" w:customStyle="1" w:styleId="affffff4">
    <w:name w:val="Стиль По центру Знак"/>
    <w:link w:val="affffff3"/>
    <w:locked/>
    <w:rsid w:val="00B740CA"/>
    <w:rPr>
      <w:rFonts w:ascii="Times New Roman" w:hAnsi="Times New Roman"/>
      <w:sz w:val="24"/>
      <w:lang w:val="en-US" w:eastAsia="ru-RU"/>
    </w:rPr>
  </w:style>
  <w:style w:type="paragraph" w:customStyle="1" w:styleId="-20062">
    <w:name w:val="Введение-АЭС2006"/>
    <w:basedOn w:val="1"/>
    <w:next w:val="a8"/>
    <w:rsid w:val="00B740CA"/>
    <w:pPr>
      <w:ind w:left="851"/>
    </w:pPr>
    <w:rPr>
      <w:rFonts w:eastAsia="Calibri"/>
      <w:b w:val="0"/>
      <w:kern w:val="28"/>
      <w:szCs w:val="20"/>
      <w:lang w:eastAsia="ru-RU"/>
    </w:rPr>
  </w:style>
  <w:style w:type="paragraph" w:customStyle="1" w:styleId="-2006">
    <w:name w:val="Раздел-АЭС2006"/>
    <w:basedOn w:val="1"/>
    <w:next w:val="a8"/>
    <w:autoRedefine/>
    <w:rsid w:val="00B740CA"/>
    <w:pPr>
      <w:numPr>
        <w:numId w:val="18"/>
      </w:numPr>
    </w:pPr>
    <w:rPr>
      <w:rFonts w:eastAsia="Calibri"/>
      <w:lang w:eastAsia="ru-RU"/>
    </w:rPr>
  </w:style>
  <w:style w:type="paragraph" w:customStyle="1" w:styleId="-20060">
    <w:name w:val="Подраздел-АЭС2006"/>
    <w:basedOn w:val="-2006"/>
    <w:autoRedefine/>
    <w:rsid w:val="00B740CA"/>
    <w:pPr>
      <w:numPr>
        <w:ilvl w:val="1"/>
      </w:numPr>
    </w:pPr>
    <w:rPr>
      <w:sz w:val="24"/>
    </w:rPr>
  </w:style>
  <w:style w:type="paragraph" w:customStyle="1" w:styleId="-20061">
    <w:name w:val="Пункт-АЭС2006"/>
    <w:basedOn w:val="-20060"/>
    <w:next w:val="a8"/>
    <w:autoRedefine/>
    <w:rsid w:val="00B740CA"/>
    <w:pPr>
      <w:numPr>
        <w:ilvl w:val="2"/>
      </w:numPr>
      <w:outlineLvl w:val="2"/>
    </w:pPr>
    <w:rPr>
      <w:caps/>
    </w:rPr>
  </w:style>
  <w:style w:type="paragraph" w:customStyle="1" w:styleId="-0">
    <w:name w:val="Сп-марк"/>
    <w:basedOn w:val="a8"/>
    <w:rsid w:val="00B740CA"/>
    <w:pPr>
      <w:numPr>
        <w:numId w:val="19"/>
      </w:numPr>
      <w:tabs>
        <w:tab w:val="left" w:pos="851"/>
      </w:tabs>
    </w:pPr>
    <w:rPr>
      <w:rFonts w:eastAsia="Calibri"/>
      <w:szCs w:val="24"/>
      <w:lang w:eastAsia="ru-RU"/>
    </w:rPr>
  </w:style>
  <w:style w:type="paragraph" w:customStyle="1" w:styleId="afffffff8">
    <w:name w:val="Стиль Название объекта + По центру"/>
    <w:basedOn w:val="af9"/>
    <w:rsid w:val="00B740CA"/>
    <w:pPr>
      <w:tabs>
        <w:tab w:val="left" w:pos="1260"/>
      </w:tabs>
      <w:overflowPunct w:val="0"/>
      <w:autoSpaceDE w:val="0"/>
      <w:autoSpaceDN w:val="0"/>
      <w:adjustRightInd w:val="0"/>
      <w:spacing w:before="60" w:after="60"/>
      <w:ind w:left="540" w:firstLine="851"/>
      <w:textAlignment w:val="baseline"/>
    </w:pPr>
    <w:rPr>
      <w:sz w:val="24"/>
    </w:rPr>
  </w:style>
  <w:style w:type="paragraph" w:customStyle="1" w:styleId="Nameobj111">
    <w:name w:val="Nameobj1.1.1"/>
    <w:basedOn w:val="af9"/>
    <w:autoRedefine/>
    <w:rsid w:val="00B740CA"/>
    <w:pPr>
      <w:numPr>
        <w:numId w:val="20"/>
      </w:numPr>
      <w:spacing w:before="240" w:after="120"/>
      <w:jc w:val="center"/>
    </w:pPr>
    <w:rPr>
      <w:sz w:val="22"/>
    </w:rPr>
  </w:style>
  <w:style w:type="paragraph" w:customStyle="1" w:styleId="afffffff9">
    <w:name w:val="Текст расчета"/>
    <w:basedOn w:val="a8"/>
    <w:rsid w:val="00B740CA"/>
    <w:pPr>
      <w:tabs>
        <w:tab w:val="left" w:pos="851"/>
      </w:tabs>
      <w:spacing w:line="360" w:lineRule="auto"/>
    </w:pPr>
    <w:rPr>
      <w:rFonts w:eastAsia="Calibri"/>
      <w:szCs w:val="20"/>
      <w:lang w:eastAsia="ru-RU"/>
    </w:rPr>
  </w:style>
  <w:style w:type="paragraph" w:customStyle="1" w:styleId="Iiiaeuiue">
    <w:name w:val="Ii?iaeuiue"/>
    <w:rsid w:val="00B740CA"/>
    <w:rPr>
      <w:rFonts w:ascii="Times New Roman" w:hAnsi="Times New Roman"/>
    </w:rPr>
  </w:style>
  <w:style w:type="paragraph" w:styleId="afffffffa">
    <w:name w:val="table of figures"/>
    <w:basedOn w:val="a8"/>
    <w:next w:val="a8"/>
    <w:semiHidden/>
    <w:rsid w:val="00B740CA"/>
    <w:pPr>
      <w:ind w:firstLine="0"/>
    </w:pPr>
    <w:rPr>
      <w:rFonts w:eastAsia="Calibri"/>
      <w:szCs w:val="24"/>
      <w:lang w:eastAsia="ru-RU"/>
    </w:rPr>
  </w:style>
  <w:style w:type="paragraph" w:customStyle="1" w:styleId="afffffffb">
    <w:name w:val="список"/>
    <w:basedOn w:val="a8"/>
    <w:link w:val="afffffffc"/>
    <w:rsid w:val="00B740CA"/>
    <w:pPr>
      <w:widowControl w:val="0"/>
      <w:tabs>
        <w:tab w:val="num" w:pos="0"/>
        <w:tab w:val="left" w:pos="851"/>
      </w:tabs>
      <w:ind w:firstLine="0"/>
    </w:pPr>
    <w:rPr>
      <w:rFonts w:eastAsia="Calibri"/>
      <w:snapToGrid w:val="0"/>
      <w:sz w:val="20"/>
      <w:szCs w:val="20"/>
      <w:lang w:eastAsia="ru-RU"/>
    </w:rPr>
  </w:style>
  <w:style w:type="paragraph" w:customStyle="1" w:styleId="3d">
    <w:name w:val="заголовок 3"/>
    <w:basedOn w:val="a8"/>
    <w:next w:val="a8"/>
    <w:qFormat/>
    <w:rsid w:val="00B740CA"/>
    <w:pPr>
      <w:keepNext/>
      <w:tabs>
        <w:tab w:val="left" w:pos="851"/>
      </w:tabs>
      <w:autoSpaceDE w:val="0"/>
      <w:autoSpaceDN w:val="0"/>
      <w:spacing w:before="240" w:after="60"/>
      <w:ind w:firstLine="0"/>
      <w:jc w:val="left"/>
    </w:pPr>
    <w:rPr>
      <w:rFonts w:ascii="Arial" w:eastAsia="Calibri" w:hAnsi="Arial" w:cs="Arial"/>
      <w:szCs w:val="24"/>
      <w:lang w:eastAsia="ru-RU"/>
    </w:rPr>
  </w:style>
  <w:style w:type="paragraph" w:customStyle="1" w:styleId="afffffffd">
    <w:name w:val="Продолжение таб"/>
    <w:basedOn w:val="affffc"/>
    <w:rsid w:val="00B740CA"/>
    <w:pPr>
      <w:pageBreakBefore/>
      <w:spacing w:before="60" w:after="60"/>
      <w:jc w:val="right"/>
    </w:pPr>
  </w:style>
  <w:style w:type="paragraph" w:customStyle="1" w:styleId="Times9pic">
    <w:name w:val="Times9pic"/>
    <w:basedOn w:val="a8"/>
    <w:rsid w:val="00B740CA"/>
    <w:pPr>
      <w:tabs>
        <w:tab w:val="left" w:pos="851"/>
      </w:tabs>
      <w:ind w:firstLine="0"/>
      <w:jc w:val="left"/>
    </w:pPr>
    <w:rPr>
      <w:rFonts w:eastAsia="Calibri" w:cs="Arial"/>
      <w:sz w:val="18"/>
      <w:szCs w:val="24"/>
      <w:lang w:val="en-US" w:eastAsia="ru-RU"/>
    </w:rPr>
  </w:style>
  <w:style w:type="paragraph" w:customStyle="1" w:styleId="Arial8pic">
    <w:name w:val="Arial8pic"/>
    <w:basedOn w:val="2f1"/>
    <w:rsid w:val="00B740CA"/>
    <w:pPr>
      <w:spacing w:after="0" w:line="240" w:lineRule="auto"/>
      <w:ind w:firstLine="0"/>
      <w:jc w:val="center"/>
    </w:pPr>
    <w:rPr>
      <w:rFonts w:ascii="Arial" w:hAnsi="Arial" w:cs="Arial"/>
      <w:sz w:val="16"/>
      <w:szCs w:val="24"/>
    </w:rPr>
  </w:style>
  <w:style w:type="paragraph" w:customStyle="1" w:styleId="1f4">
    <w:name w:val="Список литературы1"/>
    <w:basedOn w:val="a8"/>
    <w:next w:val="a8"/>
    <w:rsid w:val="00B740CA"/>
    <w:pPr>
      <w:widowControl w:val="0"/>
      <w:tabs>
        <w:tab w:val="left" w:pos="851"/>
      </w:tabs>
      <w:ind w:firstLine="0"/>
    </w:pPr>
    <w:rPr>
      <w:rFonts w:eastAsia="Calibri"/>
      <w:szCs w:val="20"/>
      <w:lang w:eastAsia="ru-RU"/>
    </w:rPr>
  </w:style>
  <w:style w:type="paragraph" w:customStyle="1" w:styleId="SAOZPH">
    <w:name w:val="SAOZ PH"/>
    <w:basedOn w:val="a8"/>
    <w:next w:val="a8"/>
    <w:rsid w:val="00B740CA"/>
    <w:pPr>
      <w:keepNext/>
      <w:keepLines/>
      <w:spacing w:before="120" w:after="120" w:line="360" w:lineRule="auto"/>
      <w:ind w:firstLine="0"/>
      <w:jc w:val="center"/>
    </w:pPr>
    <w:rPr>
      <w:rFonts w:eastAsia="Calibri"/>
      <w:szCs w:val="20"/>
      <w:lang w:eastAsia="ru-RU"/>
    </w:rPr>
  </w:style>
  <w:style w:type="paragraph" w:customStyle="1" w:styleId="afffffffe">
    <w:name w:val="т"/>
    <w:basedOn w:val="a8"/>
    <w:rsid w:val="00B740CA"/>
    <w:pPr>
      <w:tabs>
        <w:tab w:val="left" w:pos="1134"/>
      </w:tabs>
      <w:ind w:firstLine="0"/>
    </w:pPr>
    <w:rPr>
      <w:rFonts w:ascii="Arial" w:eastAsia="Calibri" w:hAnsi="Arial"/>
      <w:szCs w:val="20"/>
      <w:lang w:eastAsia="ru-RU"/>
    </w:rPr>
  </w:style>
  <w:style w:type="paragraph" w:customStyle="1" w:styleId="Oaa2oaeno">
    <w:name w:val="Oaa2.oaeno"/>
    <w:basedOn w:val="a8"/>
    <w:rsid w:val="00B740CA"/>
    <w:pPr>
      <w:widowControl w:val="0"/>
      <w:overflowPunct w:val="0"/>
      <w:autoSpaceDE w:val="0"/>
      <w:autoSpaceDN w:val="0"/>
      <w:adjustRightInd w:val="0"/>
      <w:spacing w:after="120"/>
      <w:ind w:firstLine="0"/>
      <w:textAlignment w:val="baseline"/>
    </w:pPr>
    <w:rPr>
      <w:rFonts w:eastAsia="Calibri"/>
      <w:szCs w:val="20"/>
      <w:lang w:eastAsia="ru-RU"/>
    </w:rPr>
  </w:style>
  <w:style w:type="paragraph" w:customStyle="1" w:styleId="affffffff">
    <w:name w:val="Лист регистрации измерений"/>
    <w:basedOn w:val="a8"/>
    <w:autoRedefine/>
    <w:rsid w:val="00B740CA"/>
    <w:pPr>
      <w:keepNext/>
      <w:keepLines/>
      <w:pageBreakBefore/>
      <w:widowControl w:val="0"/>
      <w:tabs>
        <w:tab w:val="left" w:pos="851"/>
      </w:tabs>
      <w:spacing w:before="120" w:after="120"/>
      <w:ind w:firstLine="0"/>
      <w:outlineLvl w:val="0"/>
    </w:pPr>
    <w:rPr>
      <w:rFonts w:eastAsia="Calibri"/>
      <w:b/>
      <w:bCs/>
      <w:kern w:val="28"/>
      <w:sz w:val="28"/>
      <w:szCs w:val="20"/>
      <w:lang w:eastAsia="ru-RU"/>
    </w:rPr>
  </w:style>
  <w:style w:type="paragraph" w:customStyle="1" w:styleId="affffffff0">
    <w:name w:val="Обычный список"/>
    <w:basedOn w:val="a8"/>
    <w:qFormat/>
    <w:rsid w:val="00B740CA"/>
    <w:pPr>
      <w:tabs>
        <w:tab w:val="left" w:pos="851"/>
      </w:tabs>
    </w:pPr>
    <w:rPr>
      <w:rFonts w:eastAsia="Calibri"/>
      <w:szCs w:val="20"/>
      <w:lang w:eastAsia="ru-RU"/>
    </w:rPr>
  </w:style>
  <w:style w:type="paragraph" w:customStyle="1" w:styleId="P4">
    <w:name w:val="P4"/>
    <w:basedOn w:val="a8"/>
    <w:rsid w:val="00B740CA"/>
    <w:pPr>
      <w:spacing w:before="240"/>
      <w:ind w:left="1134" w:firstLine="0"/>
    </w:pPr>
    <w:rPr>
      <w:rFonts w:eastAsia="Calibri"/>
      <w:szCs w:val="20"/>
      <w:lang w:val="fr-FR" w:eastAsia="ru-RU"/>
    </w:rPr>
  </w:style>
  <w:style w:type="paragraph" w:customStyle="1" w:styleId="125">
    <w:name w:val="Стиль Название объекта + 12 пт По центру"/>
    <w:basedOn w:val="af9"/>
    <w:autoRedefine/>
    <w:rsid w:val="00B740CA"/>
    <w:pPr>
      <w:jc w:val="center"/>
    </w:pPr>
    <w:rPr>
      <w:sz w:val="24"/>
      <w:szCs w:val="24"/>
    </w:rPr>
  </w:style>
  <w:style w:type="character" w:customStyle="1" w:styleId="2ffb">
    <w:name w:val="Знак Знак2"/>
    <w:rsid w:val="00B740CA"/>
    <w:rPr>
      <w:sz w:val="24"/>
      <w:lang w:val="ru-RU" w:eastAsia="ru-RU"/>
    </w:rPr>
  </w:style>
  <w:style w:type="paragraph" w:customStyle="1" w:styleId="affffffff1">
    <w:name w:val="основной"/>
    <w:basedOn w:val="a8"/>
    <w:rsid w:val="00B740CA"/>
    <w:pPr>
      <w:tabs>
        <w:tab w:val="left" w:pos="851"/>
      </w:tabs>
      <w:ind w:firstLine="0"/>
      <w:jc w:val="center"/>
    </w:pPr>
    <w:rPr>
      <w:rFonts w:ascii="Arial" w:eastAsia="Calibri" w:hAnsi="Arial" w:cs="Arial"/>
      <w:b/>
      <w:color w:val="FF0000"/>
      <w:sz w:val="20"/>
      <w:szCs w:val="20"/>
      <w:lang w:val="en-US" w:eastAsia="ru-RU"/>
    </w:rPr>
  </w:style>
  <w:style w:type="paragraph" w:customStyle="1" w:styleId="affffffff2">
    <w:name w:val="Внутренний адрес"/>
    <w:basedOn w:val="a8"/>
    <w:rsid w:val="00B740CA"/>
    <w:pPr>
      <w:widowControl w:val="0"/>
      <w:tabs>
        <w:tab w:val="left" w:pos="851"/>
      </w:tabs>
    </w:pPr>
    <w:rPr>
      <w:rFonts w:eastAsia="Calibri"/>
      <w:szCs w:val="20"/>
      <w:lang w:eastAsia="ru-RU"/>
    </w:rPr>
  </w:style>
  <w:style w:type="paragraph" w:customStyle="1" w:styleId="affffffff3">
    <w:name w:val="Основной"/>
    <w:basedOn w:val="a8"/>
    <w:rsid w:val="00B740CA"/>
    <w:pPr>
      <w:widowControl w:val="0"/>
      <w:tabs>
        <w:tab w:val="left" w:pos="851"/>
      </w:tabs>
      <w:ind w:firstLine="0"/>
      <w:jc w:val="center"/>
    </w:pPr>
    <w:rPr>
      <w:rFonts w:ascii="Arial" w:eastAsia="Calibri" w:hAnsi="Arial" w:cs="Arial"/>
      <w:b/>
      <w:color w:val="FF0000"/>
      <w:sz w:val="20"/>
      <w:szCs w:val="20"/>
      <w:lang w:eastAsia="ru-RU"/>
    </w:rPr>
  </w:style>
  <w:style w:type="paragraph" w:customStyle="1" w:styleId="affffffff4">
    <w:name w:val="Имя файла"/>
    <w:basedOn w:val="a8"/>
    <w:rsid w:val="00B740CA"/>
    <w:pPr>
      <w:tabs>
        <w:tab w:val="left" w:pos="851"/>
      </w:tabs>
      <w:ind w:firstLine="0"/>
      <w:jc w:val="right"/>
    </w:pPr>
    <w:rPr>
      <w:rFonts w:eastAsia="Calibri"/>
      <w:i/>
      <w:iCs/>
      <w:noProof/>
      <w:sz w:val="20"/>
      <w:szCs w:val="24"/>
      <w:lang w:val="en-US" w:eastAsia="ru-RU"/>
    </w:rPr>
  </w:style>
  <w:style w:type="paragraph" w:customStyle="1" w:styleId="1-">
    <w:name w:val="Таб1-наимен."/>
    <w:basedOn w:val="a8"/>
    <w:rsid w:val="00B740CA"/>
    <w:pPr>
      <w:tabs>
        <w:tab w:val="left" w:pos="851"/>
      </w:tabs>
      <w:autoSpaceDE w:val="0"/>
      <w:autoSpaceDN w:val="0"/>
      <w:spacing w:before="120" w:line="288" w:lineRule="auto"/>
      <w:ind w:firstLine="0"/>
    </w:pPr>
    <w:rPr>
      <w:rFonts w:eastAsia="Calibri"/>
      <w:szCs w:val="24"/>
      <w:lang w:eastAsia="ru-RU"/>
    </w:rPr>
  </w:style>
  <w:style w:type="character" w:customStyle="1" w:styleId="410">
    <w:name w:val="Заголовок 4 Знак1"/>
    <w:aliases w:val="прилож. Знак,Заголовок 4 Знак2 Знак,Заголовок 4 Знак1 Знак1 Знак,Заголовок 4 Знак1 Знак Знак Знак Знак,Заголовок 4 Знак1 Знак Знак1 Знак,Заголовок 4 Знак Знак Знак Знак,Заголовок 4 Знак1 Знак Знак Знак1,Заголовок 4 Знак Знак Знак1"/>
    <w:rsid w:val="00B740CA"/>
    <w:rPr>
      <w:b/>
      <w:sz w:val="24"/>
    </w:rPr>
  </w:style>
  <w:style w:type="paragraph" w:customStyle="1" w:styleId="affffffff5">
    <w:name w:val="Рисунок"/>
    <w:basedOn w:val="NPP-2006-Body"/>
    <w:rsid w:val="00B740CA"/>
    <w:pPr>
      <w:ind w:left="0"/>
      <w:jc w:val="center"/>
    </w:pPr>
  </w:style>
  <w:style w:type="paragraph" w:customStyle="1" w:styleId="tabl1055">
    <w:name w:val="Стиль tabl + 10 пт По центру Перед:  5 пт После:  5 пт"/>
    <w:basedOn w:val="a8"/>
    <w:rsid w:val="00B740CA"/>
    <w:pPr>
      <w:widowControl w:val="0"/>
      <w:tabs>
        <w:tab w:val="left" w:pos="851"/>
      </w:tabs>
      <w:autoSpaceDE w:val="0"/>
      <w:autoSpaceDN w:val="0"/>
      <w:adjustRightInd w:val="0"/>
      <w:ind w:firstLine="0"/>
      <w:jc w:val="center"/>
    </w:pPr>
    <w:rPr>
      <w:rFonts w:eastAsia="Calibri"/>
      <w:sz w:val="20"/>
      <w:szCs w:val="20"/>
      <w:lang w:eastAsia="ru-RU"/>
    </w:rPr>
  </w:style>
  <w:style w:type="character" w:customStyle="1" w:styleId="1--00">
    <w:name w:val="Спис1--0 Знак"/>
    <w:rsid w:val="00B740CA"/>
    <w:rPr>
      <w:rFonts w:ascii="Arial" w:hAnsi="Arial"/>
      <w:sz w:val="24"/>
      <w:lang w:val="ru-RU" w:eastAsia="ru-RU"/>
    </w:rPr>
  </w:style>
  <w:style w:type="paragraph" w:customStyle="1" w:styleId="0202">
    <w:name w:val="Стиль Слева:  02 см Справа:  02 см"/>
    <w:basedOn w:val="a8"/>
    <w:rsid w:val="00B740CA"/>
    <w:pPr>
      <w:tabs>
        <w:tab w:val="left" w:pos="851"/>
      </w:tabs>
      <w:spacing w:before="100" w:beforeAutospacing="1" w:after="100" w:afterAutospacing="1" w:line="200" w:lineRule="exact"/>
      <w:ind w:firstLine="0"/>
    </w:pPr>
    <w:rPr>
      <w:rFonts w:eastAsia="Calibri"/>
      <w:sz w:val="20"/>
      <w:szCs w:val="20"/>
      <w:lang w:eastAsia="ru-RU"/>
    </w:rPr>
  </w:style>
  <w:style w:type="paragraph" w:customStyle="1" w:styleId="TableText">
    <w:name w:val="Table Text"/>
    <w:basedOn w:val="a8"/>
    <w:rsid w:val="00B740CA"/>
    <w:pPr>
      <w:tabs>
        <w:tab w:val="left" w:pos="851"/>
      </w:tabs>
      <w:spacing w:before="120" w:line="360" w:lineRule="auto"/>
      <w:ind w:firstLine="0"/>
      <w:jc w:val="center"/>
    </w:pPr>
    <w:rPr>
      <w:rFonts w:eastAsia="Calibri"/>
      <w:b/>
      <w:noProof/>
      <w:szCs w:val="20"/>
      <w:lang w:val="de-DE" w:eastAsia="ru-RU"/>
    </w:rPr>
  </w:style>
  <w:style w:type="paragraph" w:customStyle="1" w:styleId="affffffff6">
    <w:name w:val="табл"/>
    <w:basedOn w:val="a8"/>
    <w:rsid w:val="00B740CA"/>
    <w:pPr>
      <w:tabs>
        <w:tab w:val="left" w:pos="851"/>
      </w:tabs>
      <w:spacing w:before="60" w:after="60"/>
      <w:ind w:firstLine="0"/>
      <w:jc w:val="center"/>
    </w:pPr>
    <w:rPr>
      <w:rFonts w:eastAsia="Calibri"/>
      <w:szCs w:val="24"/>
      <w:lang w:eastAsia="ru-RU"/>
    </w:rPr>
  </w:style>
  <w:style w:type="paragraph" w:customStyle="1" w:styleId="affffffff7">
    <w:name w:val="Таблица текст"/>
    <w:basedOn w:val="a8"/>
    <w:rsid w:val="00B740CA"/>
    <w:pPr>
      <w:widowControl w:val="0"/>
      <w:tabs>
        <w:tab w:val="left" w:pos="851"/>
      </w:tabs>
      <w:spacing w:after="120"/>
      <w:ind w:firstLine="0"/>
    </w:pPr>
    <w:rPr>
      <w:rFonts w:eastAsia="Calibri"/>
      <w:szCs w:val="24"/>
      <w:lang w:eastAsia="ru-RU"/>
    </w:rPr>
  </w:style>
  <w:style w:type="paragraph" w:customStyle="1" w:styleId="1-32">
    <w:name w:val="Текст 1-3"/>
    <w:basedOn w:val="a8"/>
    <w:rsid w:val="00B740CA"/>
    <w:pPr>
      <w:widowControl w:val="0"/>
      <w:tabs>
        <w:tab w:val="left" w:pos="851"/>
      </w:tabs>
      <w:spacing w:after="60" w:line="288" w:lineRule="auto"/>
      <w:ind w:firstLine="709"/>
    </w:pPr>
    <w:rPr>
      <w:rFonts w:eastAsia="Calibri"/>
      <w:szCs w:val="24"/>
      <w:lang w:eastAsia="ru-RU"/>
    </w:rPr>
  </w:style>
  <w:style w:type="paragraph" w:customStyle="1" w:styleId="affffffff8">
    <w:name w:val="Заголовок таблицы"/>
    <w:basedOn w:val="a8"/>
    <w:rsid w:val="00B740CA"/>
    <w:pPr>
      <w:keepNext/>
      <w:keepLines/>
      <w:tabs>
        <w:tab w:val="left" w:pos="851"/>
      </w:tabs>
      <w:overflowPunct w:val="0"/>
      <w:autoSpaceDE w:val="0"/>
      <w:autoSpaceDN w:val="0"/>
      <w:adjustRightInd w:val="0"/>
      <w:spacing w:before="40" w:after="40"/>
      <w:ind w:firstLine="0"/>
      <w:jc w:val="center"/>
      <w:textAlignment w:val="baseline"/>
    </w:pPr>
    <w:rPr>
      <w:rFonts w:ascii="Arial" w:eastAsia="Calibri" w:hAnsi="Arial"/>
      <w:b/>
      <w:szCs w:val="20"/>
      <w:lang w:eastAsia="ru-RU"/>
    </w:rPr>
  </w:style>
  <w:style w:type="paragraph" w:customStyle="1" w:styleId="affffffff9">
    <w:name w:val="Строки таблицы"/>
    <w:basedOn w:val="a8"/>
    <w:rsid w:val="00B740CA"/>
    <w:pPr>
      <w:widowControl w:val="0"/>
      <w:tabs>
        <w:tab w:val="left" w:pos="851"/>
      </w:tabs>
      <w:spacing w:before="60" w:after="60"/>
      <w:ind w:firstLine="0"/>
      <w:contextualSpacing/>
    </w:pPr>
    <w:rPr>
      <w:rFonts w:eastAsia="Calibri"/>
      <w:color w:val="000000"/>
      <w:kern w:val="22"/>
      <w:sz w:val="22"/>
      <w:lang w:eastAsia="ru-RU"/>
    </w:rPr>
  </w:style>
  <w:style w:type="paragraph" w:customStyle="1" w:styleId="StyleCentered">
    <w:name w:val="Style Строки таблицы + Centered"/>
    <w:basedOn w:val="affffffff9"/>
    <w:rsid w:val="00B740CA"/>
    <w:pPr>
      <w:jc w:val="center"/>
    </w:pPr>
    <w:rPr>
      <w:szCs w:val="20"/>
    </w:rPr>
  </w:style>
  <w:style w:type="character" w:customStyle="1" w:styleId="47">
    <w:name w:val="Знак Знак4"/>
    <w:rsid w:val="00B740CA"/>
    <w:rPr>
      <w:b/>
      <w:sz w:val="24"/>
      <w:lang w:val="ru-RU" w:eastAsia="ru-RU"/>
    </w:rPr>
  </w:style>
  <w:style w:type="paragraph" w:customStyle="1" w:styleId="1f5">
    <w:name w:val="Стиль Текст таблицы + По центру1"/>
    <w:basedOn w:val="affffe"/>
    <w:rsid w:val="00B740CA"/>
  </w:style>
  <w:style w:type="paragraph" w:customStyle="1" w:styleId="affffffffa">
    <w:name w:val="Ненумерованный заголовок"/>
    <w:basedOn w:val="1"/>
    <w:next w:val="afd"/>
    <w:autoRedefine/>
    <w:rsid w:val="00B740CA"/>
    <w:pPr>
      <w:widowControl w:val="0"/>
      <w:numPr>
        <w:numId w:val="0"/>
      </w:numPr>
      <w:spacing w:before="360"/>
      <w:contextualSpacing/>
      <w:jc w:val="left"/>
    </w:pPr>
    <w:rPr>
      <w:rFonts w:eastAsia="Calibri" w:cs="Arial"/>
      <w:bCs w:val="0"/>
      <w:caps/>
      <w:kern w:val="32"/>
      <w:sz w:val="24"/>
      <w:szCs w:val="24"/>
    </w:rPr>
  </w:style>
  <w:style w:type="paragraph" w:styleId="affffffffb">
    <w:name w:val="Body Text First Indent"/>
    <w:basedOn w:val="afd"/>
    <w:link w:val="affffffffc"/>
    <w:rsid w:val="00B740CA"/>
    <w:pPr>
      <w:widowControl w:val="0"/>
      <w:spacing w:line="360" w:lineRule="auto"/>
      <w:ind w:firstLine="210"/>
    </w:pPr>
  </w:style>
  <w:style w:type="character" w:customStyle="1" w:styleId="affffffffc">
    <w:name w:val="Красная строка Знак"/>
    <w:link w:val="affffffffb"/>
    <w:locked/>
    <w:rsid w:val="00B740CA"/>
    <w:rPr>
      <w:rFonts w:ascii="Times New Roman" w:hAnsi="Times New Roman" w:cs="Times New Roman"/>
      <w:sz w:val="24"/>
      <w:lang w:eastAsia="ru-RU"/>
    </w:rPr>
  </w:style>
  <w:style w:type="paragraph" w:styleId="affffffffd">
    <w:name w:val="toa heading"/>
    <w:basedOn w:val="a8"/>
    <w:next w:val="a8"/>
    <w:rsid w:val="00B740CA"/>
    <w:pPr>
      <w:widowControl w:val="0"/>
      <w:tabs>
        <w:tab w:val="left" w:pos="851"/>
      </w:tabs>
      <w:spacing w:before="120"/>
      <w:ind w:firstLine="0"/>
    </w:pPr>
    <w:rPr>
      <w:rFonts w:eastAsia="Calibri" w:cs="Arial"/>
      <w:b/>
      <w:bCs/>
      <w:caps/>
      <w:szCs w:val="24"/>
      <w:lang w:eastAsia="ru-RU"/>
    </w:rPr>
  </w:style>
  <w:style w:type="paragraph" w:customStyle="1" w:styleId="25">
    <w:name w:val="маркированый 2"/>
    <w:basedOn w:val="a8"/>
    <w:rsid w:val="00B740CA"/>
    <w:pPr>
      <w:widowControl w:val="0"/>
      <w:numPr>
        <w:numId w:val="22"/>
      </w:numPr>
      <w:tabs>
        <w:tab w:val="left" w:pos="851"/>
        <w:tab w:val="left" w:pos="1134"/>
      </w:tabs>
      <w:spacing w:line="360" w:lineRule="auto"/>
    </w:pPr>
    <w:rPr>
      <w:rFonts w:eastAsia="Calibri"/>
      <w:szCs w:val="24"/>
    </w:rPr>
  </w:style>
  <w:style w:type="paragraph" w:customStyle="1" w:styleId="affffffffe">
    <w:name w:val="Центр"/>
    <w:rsid w:val="00B740CA"/>
    <w:rPr>
      <w:rFonts w:ascii="Times New Roman" w:hAnsi="Times New Roman"/>
      <w:sz w:val="24"/>
    </w:rPr>
  </w:style>
  <w:style w:type="paragraph" w:customStyle="1" w:styleId="afffffffff">
    <w:name w:val="заголовки в таблице"/>
    <w:basedOn w:val="a8"/>
    <w:autoRedefine/>
    <w:rsid w:val="00B740CA"/>
    <w:pPr>
      <w:widowControl w:val="0"/>
      <w:tabs>
        <w:tab w:val="left" w:pos="851"/>
      </w:tabs>
      <w:spacing w:before="60" w:after="60"/>
      <w:ind w:firstLine="0"/>
      <w:jc w:val="center"/>
    </w:pPr>
    <w:rPr>
      <w:rFonts w:eastAsia="Calibri"/>
      <w:b/>
      <w:bCs/>
      <w:i/>
      <w:iCs/>
      <w:sz w:val="22"/>
      <w:szCs w:val="24"/>
    </w:rPr>
  </w:style>
  <w:style w:type="paragraph" w:customStyle="1" w:styleId="afffffffff0">
    <w:name w:val="Заголовки в табл"/>
    <w:basedOn w:val="a8"/>
    <w:autoRedefine/>
    <w:rsid w:val="00B740CA"/>
    <w:pPr>
      <w:widowControl w:val="0"/>
      <w:tabs>
        <w:tab w:val="left" w:pos="851"/>
      </w:tabs>
      <w:spacing w:before="120" w:after="120"/>
      <w:ind w:firstLine="0"/>
      <w:jc w:val="center"/>
    </w:pPr>
    <w:rPr>
      <w:rFonts w:eastAsia="Calibri"/>
      <w:b/>
      <w:szCs w:val="24"/>
      <w:lang w:val="en-US"/>
    </w:rPr>
  </w:style>
  <w:style w:type="paragraph" w:customStyle="1" w:styleId="a0">
    <w:name w:val="Рисунок Знак"/>
    <w:basedOn w:val="a8"/>
    <w:next w:val="a8"/>
    <w:rsid w:val="00B740CA"/>
    <w:pPr>
      <w:widowControl w:val="0"/>
      <w:numPr>
        <w:numId w:val="23"/>
      </w:numPr>
      <w:tabs>
        <w:tab w:val="left" w:pos="851"/>
      </w:tabs>
      <w:spacing w:line="360" w:lineRule="auto"/>
      <w:ind w:firstLine="0"/>
      <w:jc w:val="center"/>
    </w:pPr>
    <w:rPr>
      <w:rFonts w:eastAsia="Calibri"/>
      <w:color w:val="000080"/>
      <w:szCs w:val="24"/>
      <w:lang w:eastAsia="ru-RU"/>
    </w:rPr>
  </w:style>
  <w:style w:type="paragraph" w:customStyle="1" w:styleId="StyleAuto">
    <w:name w:val="Style Заголовок таблицы + Auto"/>
    <w:basedOn w:val="affffffff8"/>
    <w:rsid w:val="00B740CA"/>
    <w:pPr>
      <w:keepNext w:val="0"/>
      <w:keepLines w:val="0"/>
      <w:widowControl w:val="0"/>
      <w:overflowPunct/>
      <w:autoSpaceDE/>
      <w:autoSpaceDN/>
      <w:adjustRightInd/>
      <w:spacing w:before="120" w:after="120"/>
      <w:textAlignment w:val="auto"/>
    </w:pPr>
    <w:rPr>
      <w:rFonts w:ascii="Times New Roman" w:hAnsi="Times New Roman"/>
      <w:b w:val="0"/>
      <w:kern w:val="22"/>
      <w:sz w:val="22"/>
      <w:szCs w:val="22"/>
    </w:rPr>
  </w:style>
  <w:style w:type="paragraph" w:customStyle="1" w:styleId="Arial10Bold">
    <w:name w:val="Для рис (Arial10Bold)"/>
    <w:autoRedefine/>
    <w:rsid w:val="00B740CA"/>
    <w:rPr>
      <w:rFonts w:ascii="Arial" w:hAnsi="Arial"/>
      <w:b/>
      <w:lang w:val="en-US" w:eastAsia="en-US"/>
    </w:rPr>
  </w:style>
  <w:style w:type="paragraph" w:customStyle="1" w:styleId="TableText10">
    <w:name w:val="TableText10"/>
    <w:rsid w:val="00B740CA"/>
    <w:pPr>
      <w:jc w:val="center"/>
    </w:pPr>
    <w:rPr>
      <w:rFonts w:ascii="Times New Roman" w:hAnsi="Times New Roman"/>
      <w:lang w:eastAsia="en-US"/>
    </w:rPr>
  </w:style>
  <w:style w:type="paragraph" w:customStyle="1" w:styleId="TableHeadings11">
    <w:name w:val="Table Headings 11"/>
    <w:basedOn w:val="a8"/>
    <w:autoRedefine/>
    <w:rsid w:val="00B740CA"/>
    <w:pPr>
      <w:keepNext/>
      <w:keepLines/>
      <w:widowControl w:val="0"/>
      <w:shd w:val="clear" w:color="auto" w:fill="E6E6E6"/>
      <w:tabs>
        <w:tab w:val="left" w:pos="851"/>
      </w:tabs>
      <w:ind w:firstLine="0"/>
      <w:jc w:val="center"/>
    </w:pPr>
    <w:rPr>
      <w:rFonts w:eastAsia="Calibri"/>
      <w:b/>
      <w:bCs/>
      <w:iCs/>
      <w:kern w:val="22"/>
      <w:sz w:val="22"/>
      <w:szCs w:val="20"/>
      <w:lang w:eastAsia="ru-RU"/>
    </w:rPr>
  </w:style>
  <w:style w:type="paragraph" w:customStyle="1" w:styleId="CaptionAppendix">
    <w:name w:val="Caption Appendix"/>
    <w:basedOn w:val="af9"/>
    <w:next w:val="afd"/>
    <w:link w:val="CaptionAppendixCharChar"/>
    <w:autoRedefine/>
    <w:rsid w:val="00B740CA"/>
    <w:pPr>
      <w:widowControl w:val="0"/>
      <w:numPr>
        <w:numId w:val="24"/>
      </w:numPr>
      <w:spacing w:before="60" w:after="60"/>
      <w:jc w:val="center"/>
    </w:pPr>
    <w:rPr>
      <w:rFonts w:ascii="Calibri" w:hAnsi="Calibri"/>
      <w:kern w:val="24"/>
      <w:sz w:val="24"/>
      <w:lang w:eastAsia="en-US"/>
    </w:rPr>
  </w:style>
  <w:style w:type="paragraph" w:customStyle="1" w:styleId="StyleHeading9Justified">
    <w:name w:val="Style Heading 9 + Justified"/>
    <w:basedOn w:val="9"/>
    <w:autoRedefine/>
    <w:rsid w:val="00B740CA"/>
    <w:pPr>
      <w:keepNext w:val="0"/>
      <w:keepLines w:val="0"/>
      <w:widowControl w:val="0"/>
      <w:numPr>
        <w:ilvl w:val="0"/>
        <w:numId w:val="0"/>
      </w:numPr>
      <w:tabs>
        <w:tab w:val="left" w:pos="851"/>
      </w:tabs>
      <w:spacing w:before="0" w:line="360" w:lineRule="auto"/>
      <w:ind w:left="301"/>
    </w:pPr>
    <w:rPr>
      <w:rFonts w:ascii="Times New Roman" w:eastAsia="Calibri" w:hAnsi="Times New Roman"/>
      <w:i w:val="0"/>
      <w:iCs w:val="0"/>
      <w:color w:val="auto"/>
      <w:sz w:val="24"/>
    </w:rPr>
  </w:style>
  <w:style w:type="character" w:customStyle="1" w:styleId="CaptionAppendixCharChar">
    <w:name w:val="Caption Appendix Char Char"/>
    <w:link w:val="CaptionAppendix"/>
    <w:locked/>
    <w:rsid w:val="00B740CA"/>
    <w:rPr>
      <w:b/>
      <w:kern w:val="24"/>
      <w:sz w:val="24"/>
      <w:lang w:eastAsia="en-US"/>
    </w:rPr>
  </w:style>
  <w:style w:type="paragraph" w:customStyle="1" w:styleId="116pt">
    <w:name w:val="Стиль Заголовок 1 + 16 pt Черный"/>
    <w:basedOn w:val="1"/>
    <w:autoRedefine/>
    <w:rsid w:val="00B740CA"/>
    <w:pPr>
      <w:numPr>
        <w:numId w:val="25"/>
      </w:numPr>
      <w:tabs>
        <w:tab w:val="clear" w:pos="397"/>
        <w:tab w:val="num" w:pos="360"/>
      </w:tabs>
      <w:overflowPunct w:val="0"/>
      <w:autoSpaceDE w:val="0"/>
      <w:autoSpaceDN w:val="0"/>
      <w:adjustRightInd w:val="0"/>
      <w:ind w:left="0" w:firstLine="0"/>
      <w:jc w:val="left"/>
      <w:textAlignment w:val="baseline"/>
    </w:pPr>
    <w:rPr>
      <w:rFonts w:eastAsia="Calibri"/>
      <w:color w:val="000000"/>
      <w:spacing w:val="-5"/>
      <w:kern w:val="32"/>
      <w:sz w:val="32"/>
      <w:szCs w:val="36"/>
      <w:lang w:eastAsia="ru-RU"/>
    </w:rPr>
  </w:style>
  <w:style w:type="paragraph" w:customStyle="1" w:styleId="92">
    <w:name w:val="Стиль Заголовок 9 + по центру"/>
    <w:basedOn w:val="9"/>
    <w:autoRedefine/>
    <w:rsid w:val="00B740CA"/>
    <w:pPr>
      <w:keepNext w:val="0"/>
      <w:keepLines w:val="0"/>
      <w:numPr>
        <w:ilvl w:val="0"/>
        <w:numId w:val="0"/>
      </w:numPr>
      <w:tabs>
        <w:tab w:val="left" w:pos="851"/>
      </w:tabs>
      <w:spacing w:before="240" w:after="60"/>
      <w:jc w:val="center"/>
    </w:pPr>
    <w:rPr>
      <w:rFonts w:ascii="Times New Roman" w:eastAsia="Calibri" w:hAnsi="Times New Roman"/>
      <w:bCs/>
      <w:color w:val="auto"/>
      <w:sz w:val="28"/>
      <w:lang w:eastAsia="ru-RU"/>
    </w:rPr>
  </w:style>
  <w:style w:type="paragraph" w:customStyle="1" w:styleId="93">
    <w:name w:val="Стиль Заголовок 9 + По центру"/>
    <w:basedOn w:val="9"/>
    <w:autoRedefine/>
    <w:rsid w:val="00B740CA"/>
    <w:pPr>
      <w:keepNext w:val="0"/>
      <w:keepLines w:val="0"/>
      <w:numPr>
        <w:ilvl w:val="0"/>
        <w:numId w:val="0"/>
      </w:numPr>
      <w:tabs>
        <w:tab w:val="left" w:pos="851"/>
      </w:tabs>
      <w:spacing w:before="240" w:after="60"/>
      <w:jc w:val="center"/>
    </w:pPr>
    <w:rPr>
      <w:rFonts w:ascii="Arial" w:eastAsia="Calibri" w:hAnsi="Arial"/>
      <w:i w:val="0"/>
      <w:iCs w:val="0"/>
      <w:color w:val="auto"/>
      <w:sz w:val="22"/>
      <w:lang w:eastAsia="ru-RU"/>
    </w:rPr>
  </w:style>
  <w:style w:type="paragraph" w:customStyle="1" w:styleId="a5">
    <w:name w:val="Стиль Приложение + влево"/>
    <w:basedOn w:val="a8"/>
    <w:next w:val="a8"/>
    <w:autoRedefine/>
    <w:rsid w:val="00B740CA"/>
    <w:pPr>
      <w:numPr>
        <w:numId w:val="26"/>
      </w:numPr>
      <w:tabs>
        <w:tab w:val="clear" w:pos="170"/>
        <w:tab w:val="num" w:pos="360"/>
        <w:tab w:val="left" w:pos="851"/>
      </w:tabs>
      <w:autoSpaceDE w:val="0"/>
      <w:autoSpaceDN w:val="0"/>
      <w:ind w:left="0" w:firstLine="0"/>
      <w:jc w:val="center"/>
      <w:outlineLvl w:val="0"/>
    </w:pPr>
    <w:rPr>
      <w:rFonts w:eastAsia="Calibri"/>
      <w:b/>
      <w:bCs/>
      <w:sz w:val="28"/>
      <w:szCs w:val="28"/>
      <w:lang w:eastAsia="ru-RU"/>
    </w:rPr>
  </w:style>
  <w:style w:type="character" w:customStyle="1" w:styleId="1f6">
    <w:name w:val="Основной шрифт1"/>
    <w:rsid w:val="00B740CA"/>
  </w:style>
  <w:style w:type="paragraph" w:customStyle="1" w:styleId="Title2">
    <w:name w:val="Title_2"/>
    <w:basedOn w:val="a8"/>
    <w:next w:val="a8"/>
    <w:rsid w:val="00B740CA"/>
    <w:pPr>
      <w:tabs>
        <w:tab w:val="left" w:pos="851"/>
      </w:tabs>
      <w:spacing w:line="360" w:lineRule="auto"/>
      <w:ind w:firstLine="0"/>
      <w:jc w:val="center"/>
    </w:pPr>
    <w:rPr>
      <w:rFonts w:ascii="Arial" w:eastAsia="Calibri" w:hAnsi="Arial"/>
      <w:b/>
      <w:caps/>
      <w:kern w:val="28"/>
      <w:sz w:val="28"/>
      <w:szCs w:val="20"/>
      <w:lang w:val="en-GB" w:eastAsia="ru-RU"/>
    </w:rPr>
  </w:style>
  <w:style w:type="paragraph" w:customStyle="1" w:styleId="Nonnumbered">
    <w:name w:val="Non_numbered"/>
    <w:basedOn w:val="a8"/>
    <w:next w:val="a8"/>
    <w:rsid w:val="00B740CA"/>
    <w:pPr>
      <w:pageBreakBefore/>
      <w:tabs>
        <w:tab w:val="left" w:pos="851"/>
      </w:tabs>
      <w:suppressAutoHyphens/>
      <w:spacing w:line="360" w:lineRule="auto"/>
      <w:ind w:firstLine="0"/>
      <w:jc w:val="center"/>
    </w:pPr>
    <w:rPr>
      <w:rFonts w:eastAsia="Calibri"/>
      <w:b/>
      <w:caps/>
      <w:szCs w:val="20"/>
      <w:lang w:val="en-GB" w:eastAsia="ru-RU"/>
    </w:rPr>
  </w:style>
  <w:style w:type="paragraph" w:customStyle="1" w:styleId="Abbreviation">
    <w:name w:val="Abbreviation"/>
    <w:basedOn w:val="a8"/>
    <w:next w:val="a8"/>
    <w:rsid w:val="00B740CA"/>
    <w:pPr>
      <w:pageBreakBefore/>
      <w:tabs>
        <w:tab w:val="left" w:pos="851"/>
      </w:tabs>
      <w:spacing w:line="360" w:lineRule="auto"/>
      <w:ind w:firstLine="0"/>
      <w:jc w:val="center"/>
    </w:pPr>
    <w:rPr>
      <w:rFonts w:eastAsia="Calibri"/>
      <w:b/>
      <w:szCs w:val="20"/>
      <w:lang w:val="en-GB" w:eastAsia="ru-RU"/>
    </w:rPr>
  </w:style>
  <w:style w:type="paragraph" w:customStyle="1" w:styleId="1f7">
    <w:name w:val="çàãîëîâîê 1"/>
    <w:basedOn w:val="a8"/>
    <w:next w:val="a8"/>
    <w:rsid w:val="00B740CA"/>
    <w:pPr>
      <w:keepNext/>
      <w:tabs>
        <w:tab w:val="left" w:pos="851"/>
      </w:tabs>
      <w:spacing w:before="240" w:after="60" w:line="360" w:lineRule="auto"/>
      <w:ind w:left="709" w:hanging="709"/>
    </w:pPr>
    <w:rPr>
      <w:rFonts w:eastAsia="Calibri"/>
      <w:b/>
      <w:caps/>
      <w:kern w:val="28"/>
      <w:szCs w:val="20"/>
      <w:lang w:val="en-GB" w:eastAsia="ru-RU"/>
    </w:rPr>
  </w:style>
  <w:style w:type="paragraph" w:customStyle="1" w:styleId="100">
    <w:name w:val="Стиль10"/>
    <w:basedOn w:val="a8"/>
    <w:rsid w:val="00B740CA"/>
    <w:pPr>
      <w:widowControl w:val="0"/>
      <w:tabs>
        <w:tab w:val="left" w:pos="851"/>
      </w:tabs>
      <w:spacing w:line="360" w:lineRule="auto"/>
      <w:ind w:firstLine="284"/>
    </w:pPr>
    <w:rPr>
      <w:rFonts w:eastAsia="Calibri"/>
      <w:szCs w:val="20"/>
      <w:lang w:val="en-US" w:eastAsia="ru-RU"/>
    </w:rPr>
  </w:style>
  <w:style w:type="paragraph" w:customStyle="1" w:styleId="82">
    <w:name w:val="çàãîëîâîê 8"/>
    <w:basedOn w:val="a8"/>
    <w:next w:val="a8"/>
    <w:rsid w:val="00B740CA"/>
    <w:pPr>
      <w:tabs>
        <w:tab w:val="left" w:pos="851"/>
      </w:tabs>
      <w:spacing w:before="240" w:after="60" w:line="360" w:lineRule="auto"/>
      <w:ind w:left="5664" w:hanging="708"/>
    </w:pPr>
    <w:rPr>
      <w:rFonts w:ascii="Arial" w:eastAsia="Calibri" w:hAnsi="Arial"/>
      <w:i/>
      <w:szCs w:val="20"/>
      <w:lang w:val="en-GB" w:eastAsia="ru-RU"/>
    </w:rPr>
  </w:style>
  <w:style w:type="paragraph" w:customStyle="1" w:styleId="11">
    <w:name w:val="Заголовок11"/>
    <w:basedOn w:val="a8"/>
    <w:next w:val="a8"/>
    <w:rsid w:val="00B740CA"/>
    <w:pPr>
      <w:numPr>
        <w:numId w:val="27"/>
      </w:numPr>
      <w:tabs>
        <w:tab w:val="left" w:pos="851"/>
      </w:tabs>
      <w:spacing w:after="120" w:line="360" w:lineRule="auto"/>
      <w:ind w:firstLine="0"/>
    </w:pPr>
    <w:rPr>
      <w:rFonts w:ascii="Arial" w:eastAsia="Calibri" w:hAnsi="Arial"/>
      <w:i/>
      <w:szCs w:val="20"/>
      <w:lang w:eastAsia="ru-RU"/>
    </w:rPr>
  </w:style>
  <w:style w:type="paragraph" w:customStyle="1" w:styleId="Oaio">
    <w:name w:val="Oaio?"/>
    <w:rsid w:val="00B740CA"/>
    <w:pPr>
      <w:overflowPunct w:val="0"/>
      <w:autoSpaceDE w:val="0"/>
      <w:autoSpaceDN w:val="0"/>
      <w:adjustRightInd w:val="0"/>
      <w:textAlignment w:val="baseline"/>
    </w:pPr>
    <w:rPr>
      <w:rFonts w:ascii="Times New Roman" w:hAnsi="Times New Roman"/>
      <w:sz w:val="24"/>
    </w:rPr>
  </w:style>
  <w:style w:type="paragraph" w:customStyle="1" w:styleId="aacionooi">
    <w:name w:val="aac. ionooi"/>
    <w:basedOn w:val="afd"/>
    <w:rsid w:val="00B740CA"/>
    <w:pPr>
      <w:overflowPunct w:val="0"/>
      <w:autoSpaceDE w:val="0"/>
      <w:autoSpaceDN w:val="0"/>
      <w:adjustRightInd w:val="0"/>
      <w:spacing w:after="0" w:line="360" w:lineRule="auto"/>
      <w:ind w:firstLine="709"/>
      <w:jc w:val="center"/>
      <w:textAlignment w:val="baseline"/>
    </w:pPr>
  </w:style>
  <w:style w:type="paragraph" w:customStyle="1" w:styleId="a4">
    <w:name w:val="ЧАСТЬ"/>
    <w:basedOn w:val="1"/>
    <w:next w:val="a8"/>
    <w:rsid w:val="00B740CA"/>
    <w:pPr>
      <w:numPr>
        <w:numId w:val="28"/>
      </w:numPr>
      <w:tabs>
        <w:tab w:val="left" w:pos="567"/>
        <w:tab w:val="left" w:leader="dot" w:pos="9356"/>
      </w:tabs>
      <w:spacing w:line="360" w:lineRule="auto"/>
      <w:ind w:firstLine="567"/>
    </w:pPr>
    <w:rPr>
      <w:rFonts w:eastAsia="Calibri"/>
      <w:b w:val="0"/>
      <w:bCs w:val="0"/>
      <w:caps/>
      <w:color w:val="000080"/>
      <w:sz w:val="36"/>
      <w:szCs w:val="20"/>
      <w:lang w:eastAsia="ru-RU"/>
    </w:rPr>
  </w:style>
  <w:style w:type="paragraph" w:customStyle="1" w:styleId="xl30">
    <w:name w:val="xl30"/>
    <w:basedOn w:val="a8"/>
    <w:rsid w:val="00B740CA"/>
    <w:pPr>
      <w:tabs>
        <w:tab w:val="left" w:pos="851"/>
      </w:tabs>
      <w:spacing w:before="100" w:after="100" w:line="360" w:lineRule="auto"/>
      <w:ind w:firstLine="0"/>
      <w:jc w:val="center"/>
      <w:textAlignment w:val="center"/>
    </w:pPr>
    <w:rPr>
      <w:rFonts w:eastAsia="Calibri"/>
      <w:szCs w:val="20"/>
      <w:lang w:eastAsia="ru-RU"/>
    </w:rPr>
  </w:style>
  <w:style w:type="paragraph" w:customStyle="1" w:styleId="xl24">
    <w:name w:val="xl24"/>
    <w:basedOn w:val="a8"/>
    <w:rsid w:val="00B740CA"/>
    <w:pPr>
      <w:pBdr>
        <w:top w:val="single" w:sz="4" w:space="0" w:color="auto"/>
        <w:bottom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25">
    <w:name w:val="xl25"/>
    <w:basedOn w:val="a8"/>
    <w:rsid w:val="00B740CA"/>
    <w:pPr>
      <w:pBdr>
        <w:top w:val="single" w:sz="4" w:space="0" w:color="auto"/>
        <w:left w:val="single" w:sz="4" w:space="0" w:color="auto"/>
        <w:bottom w:val="single" w:sz="4" w:space="0" w:color="auto"/>
      </w:pBdr>
      <w:tabs>
        <w:tab w:val="left" w:pos="851"/>
      </w:tabs>
      <w:spacing w:before="100" w:beforeAutospacing="1" w:after="100" w:afterAutospacing="1"/>
      <w:ind w:firstLine="0"/>
    </w:pPr>
    <w:rPr>
      <w:rFonts w:eastAsia="Calibri"/>
      <w:szCs w:val="24"/>
      <w:lang w:eastAsia="ru-RU"/>
    </w:rPr>
  </w:style>
  <w:style w:type="paragraph" w:customStyle="1" w:styleId="xl26">
    <w:name w:val="xl26"/>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jc w:val="right"/>
      <w:textAlignment w:val="center"/>
    </w:pPr>
    <w:rPr>
      <w:rFonts w:eastAsia="Calibri"/>
      <w:szCs w:val="24"/>
      <w:lang w:eastAsia="ru-RU"/>
    </w:rPr>
  </w:style>
  <w:style w:type="paragraph" w:customStyle="1" w:styleId="xl27">
    <w:name w:val="xl27"/>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jc w:val="right"/>
    </w:pPr>
    <w:rPr>
      <w:rFonts w:eastAsia="Calibri"/>
      <w:szCs w:val="24"/>
      <w:lang w:eastAsia="ru-RU"/>
    </w:rPr>
  </w:style>
  <w:style w:type="paragraph" w:customStyle="1" w:styleId="xl28">
    <w:name w:val="xl28"/>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jc w:val="center"/>
    </w:pPr>
    <w:rPr>
      <w:rFonts w:eastAsia="Calibri"/>
      <w:szCs w:val="24"/>
      <w:lang w:eastAsia="ru-RU"/>
    </w:rPr>
  </w:style>
  <w:style w:type="paragraph" w:customStyle="1" w:styleId="xl29">
    <w:name w:val="xl29"/>
    <w:basedOn w:val="a8"/>
    <w:rsid w:val="00B740CA"/>
    <w:pPr>
      <w:pBdr>
        <w:top w:val="single" w:sz="4" w:space="0" w:color="auto"/>
        <w:left w:val="single" w:sz="4" w:space="0" w:color="auto"/>
        <w:bottom w:val="single" w:sz="4" w:space="0" w:color="auto"/>
        <w:right w:val="single" w:sz="4" w:space="0" w:color="auto"/>
      </w:pBdr>
      <w:tabs>
        <w:tab w:val="left" w:pos="851"/>
      </w:tabs>
      <w:spacing w:before="100" w:beforeAutospacing="1" w:after="100" w:afterAutospacing="1"/>
      <w:ind w:firstLine="0"/>
      <w:textAlignment w:val="center"/>
    </w:pPr>
    <w:rPr>
      <w:rFonts w:eastAsia="Calibri"/>
      <w:sz w:val="22"/>
      <w:lang w:eastAsia="ru-RU"/>
    </w:rPr>
  </w:style>
  <w:style w:type="paragraph" w:customStyle="1" w:styleId="xl31">
    <w:name w:val="xl31"/>
    <w:basedOn w:val="a8"/>
    <w:rsid w:val="00B740CA"/>
    <w:pPr>
      <w:tabs>
        <w:tab w:val="left" w:pos="851"/>
      </w:tabs>
      <w:spacing w:before="100" w:beforeAutospacing="1" w:after="100" w:afterAutospacing="1"/>
      <w:ind w:firstLine="0"/>
      <w:jc w:val="center"/>
    </w:pPr>
    <w:rPr>
      <w:rFonts w:eastAsia="Calibri"/>
      <w:szCs w:val="24"/>
      <w:lang w:eastAsia="ru-RU"/>
    </w:rPr>
  </w:style>
  <w:style w:type="paragraph" w:customStyle="1" w:styleId="xl32">
    <w:name w:val="xl32"/>
    <w:basedOn w:val="a8"/>
    <w:rsid w:val="00B740CA"/>
    <w:pPr>
      <w:pBdr>
        <w:top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33">
    <w:name w:val="xl33"/>
    <w:basedOn w:val="a8"/>
    <w:rsid w:val="00B740CA"/>
    <w:pPr>
      <w:pBdr>
        <w:top w:val="single" w:sz="4" w:space="0" w:color="auto"/>
        <w:left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34">
    <w:name w:val="xl34"/>
    <w:basedOn w:val="a8"/>
    <w:rsid w:val="00B740CA"/>
    <w:pPr>
      <w:pBdr>
        <w:left w:val="single" w:sz="4" w:space="0" w:color="auto"/>
        <w:right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xl35">
    <w:name w:val="xl35"/>
    <w:basedOn w:val="a8"/>
    <w:rsid w:val="00B740CA"/>
    <w:pPr>
      <w:pBdr>
        <w:top w:val="single" w:sz="4" w:space="0" w:color="auto"/>
        <w:left w:val="single" w:sz="4" w:space="0" w:color="auto"/>
        <w:bottom w:val="single" w:sz="4" w:space="0" w:color="auto"/>
      </w:pBdr>
      <w:tabs>
        <w:tab w:val="left" w:pos="851"/>
      </w:tabs>
      <w:spacing w:before="100" w:beforeAutospacing="1" w:after="100" w:afterAutospacing="1"/>
      <w:ind w:firstLine="0"/>
      <w:jc w:val="center"/>
      <w:textAlignment w:val="center"/>
    </w:pPr>
    <w:rPr>
      <w:rFonts w:eastAsia="Calibri"/>
      <w:szCs w:val="24"/>
      <w:lang w:eastAsia="ru-RU"/>
    </w:rPr>
  </w:style>
  <w:style w:type="paragraph" w:customStyle="1" w:styleId="Title3">
    <w:name w:val="Title_3"/>
    <w:basedOn w:val="a8"/>
    <w:next w:val="a8"/>
    <w:rsid w:val="00B740CA"/>
    <w:pPr>
      <w:tabs>
        <w:tab w:val="left" w:pos="851"/>
      </w:tabs>
      <w:ind w:firstLine="0"/>
    </w:pPr>
    <w:rPr>
      <w:rFonts w:eastAsia="Calibri"/>
      <w:b/>
      <w:sz w:val="28"/>
      <w:szCs w:val="20"/>
      <w:lang w:val="en-GB" w:eastAsia="ru-RU"/>
    </w:rPr>
  </w:style>
  <w:style w:type="paragraph" w:customStyle="1" w:styleId="Title1">
    <w:name w:val="Title_1"/>
    <w:basedOn w:val="a8"/>
    <w:next w:val="a8"/>
    <w:rsid w:val="00B740CA"/>
    <w:pPr>
      <w:tabs>
        <w:tab w:val="left" w:pos="851"/>
      </w:tabs>
      <w:suppressAutoHyphens/>
      <w:ind w:firstLine="0"/>
      <w:jc w:val="center"/>
    </w:pPr>
    <w:rPr>
      <w:rFonts w:ascii="Arial" w:eastAsia="Calibri" w:hAnsi="Arial"/>
      <w:caps/>
      <w:sz w:val="36"/>
      <w:szCs w:val="20"/>
      <w:lang w:val="en-GB" w:eastAsia="ru-RU"/>
    </w:rPr>
  </w:style>
  <w:style w:type="paragraph" w:styleId="1f8">
    <w:name w:val="index 1"/>
    <w:basedOn w:val="a8"/>
    <w:next w:val="a8"/>
    <w:autoRedefine/>
    <w:rsid w:val="00B740CA"/>
    <w:pPr>
      <w:tabs>
        <w:tab w:val="left" w:pos="851"/>
      </w:tabs>
      <w:spacing w:line="360" w:lineRule="auto"/>
      <w:ind w:left="240" w:hanging="240"/>
    </w:pPr>
    <w:rPr>
      <w:rFonts w:eastAsia="Calibri"/>
      <w:color w:val="003366"/>
      <w:szCs w:val="20"/>
      <w:lang w:eastAsia="ru-RU"/>
    </w:rPr>
  </w:style>
  <w:style w:type="paragraph" w:customStyle="1" w:styleId="1f9">
    <w:name w:val="Тема примечания1"/>
    <w:basedOn w:val="affff2"/>
    <w:next w:val="affff2"/>
    <w:semiHidden/>
    <w:rsid w:val="00B740CA"/>
    <w:pPr>
      <w:widowControl/>
      <w:overflowPunct/>
      <w:autoSpaceDE/>
      <w:autoSpaceDN/>
      <w:adjustRightInd/>
      <w:spacing w:after="0" w:line="360" w:lineRule="auto"/>
      <w:textAlignment w:val="auto"/>
    </w:pPr>
    <w:rPr>
      <w:b/>
      <w:bCs/>
      <w:lang w:val="ru-RU"/>
    </w:rPr>
  </w:style>
  <w:style w:type="paragraph" w:customStyle="1" w:styleId="1fa">
    <w:name w:val="Текст выноски1"/>
    <w:basedOn w:val="a8"/>
    <w:semiHidden/>
    <w:rsid w:val="00B740CA"/>
    <w:pPr>
      <w:tabs>
        <w:tab w:val="left" w:pos="851"/>
      </w:tabs>
      <w:spacing w:line="360" w:lineRule="auto"/>
      <w:ind w:firstLine="0"/>
    </w:pPr>
    <w:rPr>
      <w:rFonts w:ascii="Arial" w:eastAsia="Calibri" w:hAnsi="Arial" w:cs="Arial"/>
      <w:sz w:val="16"/>
      <w:szCs w:val="16"/>
      <w:lang w:eastAsia="ru-RU"/>
    </w:rPr>
  </w:style>
  <w:style w:type="paragraph" w:customStyle="1" w:styleId="Abstract">
    <w:name w:val="Abstract"/>
    <w:basedOn w:val="a8"/>
    <w:next w:val="a8"/>
    <w:rsid w:val="00B740CA"/>
    <w:pPr>
      <w:tabs>
        <w:tab w:val="left" w:pos="851"/>
      </w:tabs>
      <w:spacing w:after="240" w:line="360" w:lineRule="auto"/>
      <w:ind w:firstLine="0"/>
      <w:jc w:val="center"/>
      <w:outlineLvl w:val="0"/>
    </w:pPr>
    <w:rPr>
      <w:rFonts w:eastAsia="Calibri"/>
      <w:caps/>
      <w:szCs w:val="24"/>
      <w:lang w:val="en-US" w:eastAsia="ru-RU"/>
    </w:rPr>
  </w:style>
  <w:style w:type="paragraph" w:customStyle="1" w:styleId="afffffffff1">
    <w:name w:val="Оглавление"/>
    <w:basedOn w:val="16"/>
    <w:autoRedefine/>
    <w:qFormat/>
    <w:rsid w:val="00555A3C"/>
    <w:pPr>
      <w:tabs>
        <w:tab w:val="clear" w:pos="9628"/>
        <w:tab w:val="left" w:pos="851"/>
        <w:tab w:val="right" w:leader="dot" w:pos="9072"/>
      </w:tabs>
      <w:spacing w:after="0"/>
      <w:ind w:left="567" w:right="567"/>
    </w:pPr>
    <w:rPr>
      <w:rFonts w:eastAsia="Calibri"/>
      <w:color w:val="000000"/>
      <w:szCs w:val="24"/>
      <w:lang w:val="en-US" w:eastAsia="ru-RU"/>
    </w:rPr>
  </w:style>
  <w:style w:type="paragraph" w:customStyle="1" w:styleId="afffffffff2">
    <w:name w:val="Таблица слева"/>
    <w:basedOn w:val="a8"/>
    <w:rsid w:val="00B740CA"/>
    <w:pPr>
      <w:tabs>
        <w:tab w:val="left" w:pos="851"/>
      </w:tabs>
      <w:spacing w:before="120" w:after="120"/>
      <w:ind w:firstLine="0"/>
      <w:jc w:val="right"/>
    </w:pPr>
    <w:rPr>
      <w:rFonts w:ascii="Calibri" w:eastAsia="Calibri" w:hAnsi="Calibri"/>
      <w:szCs w:val="24"/>
      <w:lang w:val="en-US" w:eastAsia="ru-RU"/>
    </w:rPr>
  </w:style>
  <w:style w:type="paragraph" w:customStyle="1" w:styleId="5a">
    <w:name w:val="заголовок5"/>
    <w:basedOn w:val="4"/>
    <w:rsid w:val="00B740CA"/>
    <w:pPr>
      <w:numPr>
        <w:ilvl w:val="0"/>
        <w:numId w:val="0"/>
      </w:numPr>
      <w:tabs>
        <w:tab w:val="num" w:pos="2007"/>
      </w:tabs>
      <w:spacing w:before="0" w:after="360" w:line="360" w:lineRule="auto"/>
      <w:ind w:left="1575" w:hanging="1008"/>
      <w:outlineLvl w:val="4"/>
    </w:pPr>
    <w:rPr>
      <w:b w:val="0"/>
      <w:bCs w:val="0"/>
      <w:lang w:eastAsia="ru-RU"/>
    </w:rPr>
  </w:style>
  <w:style w:type="paragraph" w:customStyle="1" w:styleId="tableplan">
    <w:name w:val="table plan"/>
    <w:basedOn w:val="a8"/>
    <w:rsid w:val="00B740CA"/>
    <w:pPr>
      <w:keepNext/>
      <w:keepLines/>
      <w:tabs>
        <w:tab w:val="left" w:pos="851"/>
      </w:tabs>
      <w:spacing w:before="120" w:after="120"/>
      <w:ind w:firstLine="0"/>
    </w:pPr>
    <w:rPr>
      <w:rFonts w:ascii="Calibri" w:eastAsia="Calibri" w:hAnsi="Calibri"/>
      <w:sz w:val="20"/>
      <w:szCs w:val="20"/>
      <w:lang w:val="en-GB" w:eastAsia="ru-RU"/>
    </w:rPr>
  </w:style>
  <w:style w:type="paragraph" w:customStyle="1" w:styleId="afffffffff3">
    <w:name w:val="абз. отступ"/>
    <w:basedOn w:val="afd"/>
    <w:rsid w:val="00B740CA"/>
    <w:pPr>
      <w:spacing w:after="0" w:line="360" w:lineRule="auto"/>
      <w:ind w:firstLine="709"/>
    </w:pPr>
  </w:style>
  <w:style w:type="paragraph" w:customStyle="1" w:styleId="Referency">
    <w:name w:val="Referency"/>
    <w:basedOn w:val="a8"/>
    <w:rsid w:val="00B740CA"/>
    <w:pPr>
      <w:tabs>
        <w:tab w:val="left" w:pos="851"/>
      </w:tabs>
      <w:spacing w:after="120" w:line="360" w:lineRule="atLeast"/>
      <w:ind w:left="397" w:hanging="397"/>
    </w:pPr>
    <w:rPr>
      <w:rFonts w:ascii="Calibri" w:eastAsia="Calibri" w:hAnsi="Calibri"/>
      <w:szCs w:val="20"/>
      <w:lang w:val="en-GB" w:eastAsia="ru-RU"/>
    </w:rPr>
  </w:style>
  <w:style w:type="paragraph" w:customStyle="1" w:styleId="a">
    <w:name w:val="Заголовок _Раздел_список"/>
    <w:basedOn w:val="1"/>
    <w:rsid w:val="00B740CA"/>
    <w:pPr>
      <w:numPr>
        <w:numId w:val="29"/>
      </w:numPr>
      <w:tabs>
        <w:tab w:val="left" w:pos="567"/>
        <w:tab w:val="left" w:leader="dot" w:pos="9356"/>
      </w:tabs>
      <w:spacing w:line="360" w:lineRule="auto"/>
      <w:jc w:val="left"/>
    </w:pPr>
    <w:rPr>
      <w:rFonts w:ascii="Calibri" w:eastAsia="Calibri" w:hAnsi="Calibri"/>
      <w:b w:val="0"/>
      <w:bCs w:val="0"/>
      <w:color w:val="000080"/>
      <w:sz w:val="32"/>
      <w:lang w:eastAsia="ru-RU"/>
    </w:rPr>
  </w:style>
  <w:style w:type="paragraph" w:customStyle="1" w:styleId="215">
    <w:name w:val="рис_2.1"/>
    <w:basedOn w:val="a8"/>
    <w:rsid w:val="00B740CA"/>
    <w:pPr>
      <w:tabs>
        <w:tab w:val="left" w:pos="851"/>
      </w:tabs>
      <w:spacing w:line="360" w:lineRule="auto"/>
      <w:ind w:left="847" w:hanging="847"/>
      <w:jc w:val="center"/>
    </w:pPr>
    <w:rPr>
      <w:rFonts w:ascii="Calibri" w:eastAsia="Calibri" w:hAnsi="Calibri"/>
      <w:color w:val="000080"/>
      <w:szCs w:val="24"/>
      <w:lang w:eastAsia="ru-RU"/>
    </w:rPr>
  </w:style>
  <w:style w:type="paragraph" w:customStyle="1" w:styleId="411">
    <w:name w:val="табл 4.1"/>
    <w:basedOn w:val="afffffa"/>
    <w:rsid w:val="00B740CA"/>
    <w:pPr>
      <w:tabs>
        <w:tab w:val="clear" w:pos="851"/>
      </w:tabs>
      <w:overflowPunct/>
      <w:autoSpaceDE/>
      <w:autoSpaceDN/>
      <w:adjustRightInd/>
      <w:spacing w:before="0" w:after="0" w:line="360" w:lineRule="auto"/>
      <w:textAlignment w:val="auto"/>
    </w:pPr>
    <w:rPr>
      <w:rFonts w:ascii="Calibri" w:hAnsi="Calibri"/>
      <w:color w:val="000080"/>
      <w:sz w:val="24"/>
      <w:szCs w:val="24"/>
    </w:rPr>
  </w:style>
  <w:style w:type="paragraph" w:customStyle="1" w:styleId="4-1">
    <w:name w:val="табл4-1"/>
    <w:basedOn w:val="afffffa"/>
    <w:rsid w:val="00B740CA"/>
    <w:pPr>
      <w:tabs>
        <w:tab w:val="clear" w:pos="851"/>
      </w:tabs>
      <w:overflowPunct/>
      <w:autoSpaceDE/>
      <w:autoSpaceDN/>
      <w:adjustRightInd/>
      <w:spacing w:before="0" w:after="0" w:line="360" w:lineRule="auto"/>
      <w:textAlignment w:val="auto"/>
    </w:pPr>
    <w:rPr>
      <w:rFonts w:ascii="Calibri" w:hAnsi="Calibri"/>
      <w:sz w:val="24"/>
      <w:szCs w:val="24"/>
    </w:rPr>
  </w:style>
  <w:style w:type="paragraph" w:customStyle="1" w:styleId="-4">
    <w:name w:val="Стиль Основной текст с отступом + Темно-синий"/>
    <w:basedOn w:val="aff1"/>
    <w:rsid w:val="00B740CA"/>
    <w:pPr>
      <w:keepNext/>
      <w:widowControl w:val="0"/>
      <w:spacing w:line="360" w:lineRule="auto"/>
      <w:ind w:left="0" w:firstLine="709"/>
    </w:pPr>
    <w:rPr>
      <w:caps w:val="0"/>
      <w:color w:val="000080"/>
      <w:sz w:val="20"/>
    </w:rPr>
  </w:style>
  <w:style w:type="paragraph" w:customStyle="1" w:styleId="BodyNon-update">
    <w:name w:val="Body Non-update"/>
    <w:basedOn w:val="afd"/>
    <w:rsid w:val="00B740CA"/>
    <w:pPr>
      <w:widowControl w:val="0"/>
      <w:spacing w:after="0" w:line="360" w:lineRule="auto"/>
    </w:pPr>
  </w:style>
  <w:style w:type="paragraph" w:customStyle="1" w:styleId="1-33">
    <w:name w:val="Текст1-3 Знак"/>
    <w:basedOn w:val="a8"/>
    <w:rsid w:val="00B740CA"/>
    <w:pPr>
      <w:widowControl w:val="0"/>
      <w:tabs>
        <w:tab w:val="left" w:pos="851"/>
      </w:tabs>
      <w:spacing w:after="60" w:line="288" w:lineRule="auto"/>
      <w:ind w:firstLine="709"/>
    </w:pPr>
    <w:rPr>
      <w:rFonts w:ascii="Arial" w:eastAsia="Calibri" w:hAnsi="Arial"/>
      <w:szCs w:val="24"/>
      <w:lang w:eastAsia="ru-RU"/>
    </w:rPr>
  </w:style>
  <w:style w:type="paragraph" w:customStyle="1" w:styleId="1-34">
    <w:name w:val="текс1-3Ж"/>
    <w:basedOn w:val="1-3"/>
    <w:autoRedefine/>
    <w:rsid w:val="00B740CA"/>
    <w:pPr>
      <w:widowControl w:val="0"/>
      <w:ind w:firstLine="0"/>
      <w:jc w:val="center"/>
    </w:pPr>
    <w:rPr>
      <w:rFonts w:ascii="Arial" w:hAnsi="Arial"/>
      <w:b/>
      <w:bCs/>
      <w:iCs/>
      <w:noProof/>
      <w:szCs w:val="24"/>
    </w:rPr>
  </w:style>
  <w:style w:type="character" w:customStyle="1" w:styleId="afff6">
    <w:name w:val="Содержание Знак"/>
    <w:link w:val="afff5"/>
    <w:locked/>
    <w:rsid w:val="00B740CA"/>
    <w:rPr>
      <w:rFonts w:ascii="Times New Roman" w:hAnsi="Times New Roman"/>
      <w:b/>
      <w:caps/>
      <w:snapToGrid w:val="0"/>
      <w:color w:val="000000"/>
      <w:sz w:val="20"/>
      <w:shd w:val="clear" w:color="auto" w:fill="FFFFFF"/>
      <w:lang w:eastAsia="ru-RU"/>
    </w:rPr>
  </w:style>
  <w:style w:type="character" w:customStyle="1" w:styleId="afffffffc">
    <w:name w:val="список Знак Знак"/>
    <w:link w:val="afffffffb"/>
    <w:locked/>
    <w:rsid w:val="00B740CA"/>
    <w:rPr>
      <w:rFonts w:ascii="Times New Roman" w:hAnsi="Times New Roman"/>
      <w:snapToGrid w:val="0"/>
      <w:sz w:val="20"/>
      <w:lang w:eastAsia="ru-RU"/>
    </w:rPr>
  </w:style>
  <w:style w:type="paragraph" w:customStyle="1" w:styleId="48">
    <w:name w:val="Тит4"/>
    <w:aliases w:val="п/разд.том"/>
    <w:basedOn w:val="a8"/>
    <w:rsid w:val="00B740CA"/>
    <w:pPr>
      <w:tabs>
        <w:tab w:val="left" w:pos="851"/>
      </w:tabs>
      <w:overflowPunct w:val="0"/>
      <w:autoSpaceDE w:val="0"/>
      <w:autoSpaceDN w:val="0"/>
      <w:adjustRightInd w:val="0"/>
      <w:spacing w:before="120" w:after="120" w:line="288" w:lineRule="auto"/>
      <w:ind w:firstLine="0"/>
      <w:jc w:val="center"/>
      <w:textAlignment w:val="baseline"/>
    </w:pPr>
    <w:rPr>
      <w:rFonts w:ascii="Arial" w:eastAsia="Calibri" w:hAnsi="Arial"/>
      <w:b/>
      <w:szCs w:val="20"/>
      <w:lang w:eastAsia="ru-RU"/>
    </w:rPr>
  </w:style>
  <w:style w:type="paragraph" w:customStyle="1" w:styleId="7272">
    <w:name w:val="Стиль Перед:  72 пт После:  72 пт"/>
    <w:basedOn w:val="a8"/>
    <w:rsid w:val="00B740CA"/>
    <w:pPr>
      <w:tabs>
        <w:tab w:val="left" w:pos="851"/>
      </w:tabs>
      <w:spacing w:before="60" w:after="60"/>
      <w:ind w:firstLine="0"/>
    </w:pPr>
    <w:rPr>
      <w:rFonts w:eastAsia="Calibri"/>
      <w:szCs w:val="20"/>
      <w:lang w:eastAsia="ru-RU"/>
    </w:rPr>
  </w:style>
  <w:style w:type="paragraph" w:customStyle="1" w:styleId="afffffffff4">
    <w:name w:val="бычный"/>
    <w:link w:val="afffffffff5"/>
    <w:rsid w:val="00B740CA"/>
    <w:pPr>
      <w:widowControl w:val="0"/>
      <w:autoSpaceDE w:val="0"/>
      <w:autoSpaceDN w:val="0"/>
      <w:spacing w:line="360" w:lineRule="auto"/>
      <w:ind w:firstLine="851"/>
      <w:jc w:val="both"/>
    </w:pPr>
    <w:rPr>
      <w:rFonts w:ascii="Times New Roman" w:hAnsi="Times New Roman"/>
      <w:sz w:val="22"/>
    </w:rPr>
  </w:style>
  <w:style w:type="character" w:customStyle="1" w:styleId="afffffffff5">
    <w:name w:val="бычный Знак"/>
    <w:link w:val="afffffffff4"/>
    <w:locked/>
    <w:rsid w:val="00B740CA"/>
    <w:rPr>
      <w:rFonts w:ascii="Times New Roman" w:hAnsi="Times New Roman"/>
      <w:sz w:val="22"/>
      <w:lang w:val="ru-RU" w:eastAsia="ru-RU" w:bidi="ar-SA"/>
    </w:rPr>
  </w:style>
  <w:style w:type="paragraph" w:customStyle="1" w:styleId="BodyText31">
    <w:name w:val="Body Text 31"/>
    <w:basedOn w:val="a8"/>
    <w:rsid w:val="00B740CA"/>
    <w:pPr>
      <w:tabs>
        <w:tab w:val="left" w:pos="851"/>
      </w:tabs>
      <w:ind w:firstLine="0"/>
      <w:jc w:val="center"/>
    </w:pPr>
    <w:rPr>
      <w:rFonts w:ascii="Arial" w:eastAsia="Calibri" w:hAnsi="Arial"/>
      <w:szCs w:val="20"/>
      <w:lang w:eastAsia="ru-RU"/>
    </w:rPr>
  </w:style>
  <w:style w:type="character" w:customStyle="1" w:styleId="1-35">
    <w:name w:val="Текст 1-3 Знак Знак Знак Знак"/>
    <w:link w:val="1-36"/>
    <w:locked/>
    <w:rsid w:val="00B740CA"/>
    <w:rPr>
      <w:rFonts w:ascii="Arial" w:hAnsi="Arial"/>
      <w:sz w:val="24"/>
    </w:rPr>
  </w:style>
  <w:style w:type="paragraph" w:customStyle="1" w:styleId="1-36">
    <w:name w:val="Текст 1-3 Знак Знак Знак"/>
    <w:basedOn w:val="a8"/>
    <w:link w:val="1-35"/>
    <w:rsid w:val="00B740CA"/>
    <w:pPr>
      <w:tabs>
        <w:tab w:val="left" w:pos="851"/>
      </w:tabs>
      <w:spacing w:after="60" w:line="288" w:lineRule="auto"/>
      <w:ind w:firstLine="709"/>
    </w:pPr>
    <w:rPr>
      <w:rFonts w:ascii="Arial" w:eastAsia="Calibri" w:hAnsi="Arial"/>
      <w:szCs w:val="20"/>
    </w:rPr>
  </w:style>
  <w:style w:type="paragraph" w:customStyle="1" w:styleId="1-37">
    <w:name w:val="текст1-3 Знак Знак Знак"/>
    <w:basedOn w:val="a8"/>
    <w:autoRedefine/>
    <w:rsid w:val="00B740CA"/>
    <w:pPr>
      <w:tabs>
        <w:tab w:val="left" w:pos="851"/>
      </w:tabs>
      <w:spacing w:line="288" w:lineRule="auto"/>
      <w:ind w:firstLine="0"/>
    </w:pPr>
    <w:rPr>
      <w:rFonts w:ascii="Arial" w:eastAsia="Calibri" w:hAnsi="Arial"/>
      <w:szCs w:val="20"/>
      <w:lang w:eastAsia="ru-RU"/>
    </w:rPr>
  </w:style>
  <w:style w:type="paragraph" w:customStyle="1" w:styleId="1-38">
    <w:name w:val="Текст1-3 Знак Знак"/>
    <w:basedOn w:val="a8"/>
    <w:link w:val="1-39"/>
    <w:rsid w:val="00B740CA"/>
    <w:pPr>
      <w:widowControl w:val="0"/>
      <w:tabs>
        <w:tab w:val="left" w:pos="851"/>
      </w:tabs>
      <w:spacing w:after="60" w:line="288" w:lineRule="auto"/>
      <w:ind w:firstLine="709"/>
    </w:pPr>
    <w:rPr>
      <w:rFonts w:ascii="Arial" w:eastAsia="Calibri" w:hAnsi="Arial"/>
      <w:szCs w:val="20"/>
      <w:lang w:eastAsia="ru-RU"/>
    </w:rPr>
  </w:style>
  <w:style w:type="character" w:customStyle="1" w:styleId="1-39">
    <w:name w:val="Текст1-3 Знак Знак Знак"/>
    <w:link w:val="1-38"/>
    <w:locked/>
    <w:rsid w:val="00B740CA"/>
    <w:rPr>
      <w:rFonts w:ascii="Arial" w:hAnsi="Arial"/>
      <w:sz w:val="24"/>
      <w:lang w:eastAsia="ru-RU"/>
    </w:rPr>
  </w:style>
  <w:style w:type="paragraph" w:customStyle="1" w:styleId="3-0">
    <w:name w:val="Титул 3-раздел"/>
    <w:aliases w:val="том"/>
    <w:basedOn w:val="a8"/>
    <w:rsid w:val="00B740CA"/>
    <w:pPr>
      <w:widowControl w:val="0"/>
      <w:tabs>
        <w:tab w:val="left" w:pos="851"/>
      </w:tabs>
      <w:spacing w:before="120" w:after="120" w:line="288" w:lineRule="auto"/>
      <w:ind w:firstLine="0"/>
      <w:jc w:val="center"/>
    </w:pPr>
    <w:rPr>
      <w:rFonts w:eastAsia="Calibri"/>
      <w:sz w:val="28"/>
      <w:szCs w:val="24"/>
      <w:lang w:eastAsia="ru-RU"/>
    </w:rPr>
  </w:style>
  <w:style w:type="paragraph" w:customStyle="1" w:styleId="afffffffff6">
    <w:name w:val="Стиль Текст таблицы + По центру"/>
    <w:basedOn w:val="affffe"/>
    <w:rsid w:val="00B740CA"/>
  </w:style>
  <w:style w:type="paragraph" w:customStyle="1" w:styleId="1fb">
    <w:name w:val="таб1"/>
    <w:aliases w:val="наим.прод."/>
    <w:basedOn w:val="a8"/>
    <w:next w:val="a8"/>
    <w:rsid w:val="00B740CA"/>
    <w:pPr>
      <w:keepNext/>
      <w:tabs>
        <w:tab w:val="left" w:pos="851"/>
      </w:tabs>
      <w:spacing w:before="120" w:line="288" w:lineRule="auto"/>
      <w:ind w:firstLine="0"/>
    </w:pPr>
    <w:rPr>
      <w:rFonts w:ascii="Arial" w:eastAsia="Calibri" w:hAnsi="Arial"/>
      <w:b/>
      <w:i/>
      <w:szCs w:val="20"/>
      <w:lang w:eastAsia="ru-RU"/>
    </w:rPr>
  </w:style>
  <w:style w:type="character" w:customStyle="1" w:styleId="afffffffff7">
    <w:name w:val="Знак Знак Знак"/>
    <w:rsid w:val="00B740CA"/>
    <w:rPr>
      <w:snapToGrid w:val="0"/>
      <w:color w:val="000000"/>
      <w:sz w:val="24"/>
      <w:lang w:val="ru-RU" w:eastAsia="ru-RU"/>
    </w:rPr>
  </w:style>
  <w:style w:type="table" w:styleId="afffffffff8">
    <w:name w:val="Table Theme"/>
    <w:basedOn w:val="aa"/>
    <w:rsid w:val="00B740CA"/>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3">
    <w:name w:val="Section 3"/>
    <w:basedOn w:val="a8"/>
    <w:rsid w:val="00B740CA"/>
    <w:pPr>
      <w:numPr>
        <w:ilvl w:val="2"/>
        <w:numId w:val="31"/>
      </w:numPr>
      <w:tabs>
        <w:tab w:val="left" w:pos="851"/>
      </w:tabs>
      <w:spacing w:before="120" w:after="120"/>
    </w:pPr>
    <w:rPr>
      <w:rFonts w:eastAsia="Calibri"/>
      <w:sz w:val="28"/>
      <w:szCs w:val="28"/>
      <w:lang w:eastAsia="ru-RU"/>
    </w:rPr>
  </w:style>
  <w:style w:type="paragraph" w:customStyle="1" w:styleId="AuthorAffilliation">
    <w:name w:val="Author Affilliation"/>
    <w:rsid w:val="00B740CA"/>
    <w:pPr>
      <w:jc w:val="center"/>
    </w:pPr>
    <w:rPr>
      <w:rFonts w:ascii="Times New Roman" w:hAnsi="Times New Roman"/>
      <w:sz w:val="24"/>
      <w:lang w:val="en-US"/>
    </w:rPr>
  </w:style>
  <w:style w:type="character" w:customStyle="1" w:styleId="1-3a">
    <w:name w:val="текст1-3 Знак Знак"/>
    <w:rsid w:val="00B740CA"/>
    <w:rPr>
      <w:rFonts w:ascii="Arial" w:hAnsi="Arial"/>
      <w:sz w:val="24"/>
      <w:lang w:val="ru-RU" w:eastAsia="ru-RU"/>
    </w:rPr>
  </w:style>
  <w:style w:type="paragraph" w:customStyle="1" w:styleId="afffffffff9">
    <w:name w:val="Первая колонка"/>
    <w:basedOn w:val="affffe"/>
    <w:rsid w:val="00B740CA"/>
    <w:pPr>
      <w:autoSpaceDE/>
      <w:autoSpaceDN/>
      <w:spacing w:before="40" w:after="40"/>
      <w:jc w:val="left"/>
    </w:pPr>
    <w:rPr>
      <w:sz w:val="20"/>
    </w:rPr>
  </w:style>
  <w:style w:type="paragraph" w:customStyle="1" w:styleId="afffffffffa">
    <w:name w:val="Заголовок табл."/>
    <w:basedOn w:val="affffe"/>
    <w:next w:val="affffe"/>
    <w:rsid w:val="00B740CA"/>
    <w:pPr>
      <w:suppressAutoHyphens/>
      <w:autoSpaceDE/>
      <w:autoSpaceDN/>
      <w:spacing w:before="40" w:after="40"/>
    </w:pPr>
    <w:rPr>
      <w:b/>
      <w:sz w:val="20"/>
    </w:rPr>
  </w:style>
  <w:style w:type="paragraph" w:customStyle="1" w:styleId="afffffffffb">
    <w:name w:val="Ñòèëü"/>
    <w:rsid w:val="00B740CA"/>
    <w:pPr>
      <w:widowControl w:val="0"/>
    </w:pPr>
    <w:rPr>
      <w:rFonts w:ascii="Times New Roman" w:hAnsi="Times New Roman"/>
      <w:spacing w:val="-1"/>
      <w:kern w:val="65535"/>
      <w:position w:val="-1"/>
      <w:sz w:val="24"/>
      <w:lang w:val="en-US"/>
    </w:rPr>
  </w:style>
  <w:style w:type="paragraph" w:customStyle="1" w:styleId="Body-text">
    <w:name w:val="Body-text"/>
    <w:basedOn w:val="afffffffffb"/>
    <w:rsid w:val="00B740CA"/>
    <w:pPr>
      <w:widowControl/>
      <w:tabs>
        <w:tab w:val="left" w:pos="284"/>
        <w:tab w:val="left" w:pos="360"/>
        <w:tab w:val="left" w:pos="567"/>
      </w:tabs>
      <w:spacing w:line="360" w:lineRule="auto"/>
      <w:ind w:firstLine="720"/>
      <w:jc w:val="both"/>
    </w:pPr>
    <w:rPr>
      <w:spacing w:val="0"/>
      <w:kern w:val="0"/>
      <w:position w:val="0"/>
      <w:lang w:val="ru-RU"/>
    </w:rPr>
  </w:style>
  <w:style w:type="paragraph" w:customStyle="1" w:styleId="1--03">
    <w:name w:val="Стиль Спис1--0 + После:  3 пт"/>
    <w:basedOn w:val="1--0"/>
    <w:rsid w:val="00B740CA"/>
    <w:pPr>
      <w:tabs>
        <w:tab w:val="clear" w:pos="0"/>
        <w:tab w:val="num" w:pos="851"/>
      </w:tabs>
      <w:ind w:left="851" w:firstLine="0"/>
    </w:pPr>
  </w:style>
  <w:style w:type="paragraph" w:customStyle="1" w:styleId="1--031">
    <w:name w:val="Стиль Спис1--0 + После:  3 пт1"/>
    <w:basedOn w:val="1--0"/>
    <w:rsid w:val="00B740CA"/>
    <w:pPr>
      <w:tabs>
        <w:tab w:val="clear" w:pos="0"/>
        <w:tab w:val="clear" w:pos="851"/>
      </w:tabs>
      <w:ind w:left="851" w:firstLine="0"/>
    </w:pPr>
  </w:style>
  <w:style w:type="paragraph" w:customStyle="1" w:styleId="204">
    <w:name w:val="Стиль Введение + Перед:  204 пт"/>
    <w:basedOn w:val="afff9"/>
    <w:rsid w:val="00B740CA"/>
    <w:pPr>
      <w:numPr>
        <w:numId w:val="0"/>
      </w:numPr>
      <w:tabs>
        <w:tab w:val="clear" w:pos="1134"/>
      </w:tabs>
      <w:spacing w:before="6000"/>
      <w:jc w:val="center"/>
    </w:pPr>
    <w:rPr>
      <w:bCs/>
      <w:sz w:val="32"/>
    </w:rPr>
  </w:style>
  <w:style w:type="paragraph" w:customStyle="1" w:styleId="1415">
    <w:name w:val="Стиль 14 пт полужирный все прописные Слева:  15 см"/>
    <w:basedOn w:val="a8"/>
    <w:rsid w:val="00B740CA"/>
    <w:pPr>
      <w:tabs>
        <w:tab w:val="left" w:pos="851"/>
      </w:tabs>
      <w:spacing w:before="120" w:after="120"/>
      <w:ind w:left="851" w:firstLine="0"/>
    </w:pPr>
    <w:rPr>
      <w:rFonts w:eastAsia="Calibri"/>
      <w:b/>
      <w:bCs/>
      <w:caps/>
      <w:sz w:val="28"/>
      <w:szCs w:val="20"/>
      <w:lang w:eastAsia="ru-RU"/>
    </w:rPr>
  </w:style>
  <w:style w:type="paragraph" w:customStyle="1" w:styleId="150">
    <w:name w:val="Стиль полужирный все прописные Слева:  15 см"/>
    <w:basedOn w:val="a8"/>
    <w:rsid w:val="00B740CA"/>
    <w:pPr>
      <w:tabs>
        <w:tab w:val="left" w:pos="851"/>
      </w:tabs>
      <w:spacing w:before="60" w:after="60"/>
      <w:ind w:left="851" w:firstLine="0"/>
    </w:pPr>
    <w:rPr>
      <w:rFonts w:eastAsia="Calibri"/>
      <w:b/>
      <w:bCs/>
      <w:caps/>
      <w:szCs w:val="20"/>
      <w:lang w:eastAsia="ru-RU"/>
    </w:rPr>
  </w:style>
  <w:style w:type="character" w:customStyle="1" w:styleId="afffffffffc">
    <w:name w:val="список Знак"/>
    <w:rsid w:val="00B740CA"/>
    <w:rPr>
      <w:sz w:val="24"/>
      <w:lang w:val="ru-RU" w:eastAsia="ru-RU"/>
    </w:rPr>
  </w:style>
  <w:style w:type="paragraph" w:customStyle="1" w:styleId="160">
    <w:name w:val="Стиль 16 пт полужирный По центру"/>
    <w:basedOn w:val="a8"/>
    <w:rsid w:val="00B740CA"/>
    <w:pPr>
      <w:tabs>
        <w:tab w:val="left" w:pos="851"/>
      </w:tabs>
      <w:ind w:firstLine="0"/>
      <w:jc w:val="center"/>
    </w:pPr>
    <w:rPr>
      <w:rFonts w:eastAsia="Calibri"/>
      <w:b/>
      <w:bCs/>
      <w:caps/>
      <w:sz w:val="32"/>
      <w:szCs w:val="20"/>
      <w:lang w:eastAsia="ru-RU"/>
    </w:rPr>
  </w:style>
  <w:style w:type="paragraph" w:customStyle="1" w:styleId="1614">
    <w:name w:val="Стиль Стиль 16 пт полужирный По центру + 14 пт По ширине"/>
    <w:basedOn w:val="160"/>
    <w:rsid w:val="00B740CA"/>
    <w:pPr>
      <w:spacing w:before="120" w:after="120"/>
      <w:ind w:left="851"/>
      <w:jc w:val="both"/>
    </w:pPr>
    <w:rPr>
      <w:sz w:val="28"/>
    </w:rPr>
  </w:style>
  <w:style w:type="paragraph" w:customStyle="1" w:styleId="161412">
    <w:name w:val="Стиль Стиль Стиль 16 пт полужирный По центру + 14 пт По ширине + 12..."/>
    <w:basedOn w:val="1614"/>
    <w:rsid w:val="00B740CA"/>
    <w:rPr>
      <w:sz w:val="24"/>
    </w:rPr>
  </w:style>
  <w:style w:type="paragraph" w:styleId="afffffffffd">
    <w:name w:val="index heading"/>
    <w:basedOn w:val="a8"/>
    <w:next w:val="1f8"/>
    <w:rsid w:val="00B740CA"/>
    <w:pPr>
      <w:ind w:firstLine="567"/>
    </w:pPr>
    <w:rPr>
      <w:rFonts w:ascii="Arial" w:eastAsia="Calibri" w:hAnsi="Arial"/>
      <w:b/>
      <w:szCs w:val="20"/>
      <w:lang w:val="en-GB"/>
    </w:rPr>
  </w:style>
  <w:style w:type="paragraph" w:customStyle="1" w:styleId="afffffffffe">
    <w:name w:val="Обычный по центру"/>
    <w:basedOn w:val="a8"/>
    <w:autoRedefine/>
    <w:rsid w:val="00B740CA"/>
    <w:pPr>
      <w:spacing w:before="240" w:after="120"/>
      <w:ind w:firstLine="0"/>
      <w:jc w:val="center"/>
    </w:pPr>
    <w:rPr>
      <w:rFonts w:eastAsia="Calibri"/>
      <w:bCs/>
      <w:szCs w:val="18"/>
      <w:lang w:eastAsia="ru-RU"/>
    </w:rPr>
  </w:style>
  <w:style w:type="paragraph" w:customStyle="1" w:styleId="u-2-msoplaintext">
    <w:name w:val="u-2-msoplaintext"/>
    <w:basedOn w:val="a8"/>
    <w:rsid w:val="00B740CA"/>
    <w:pPr>
      <w:spacing w:before="100" w:beforeAutospacing="1" w:after="100" w:afterAutospacing="1"/>
      <w:ind w:firstLine="0"/>
      <w:jc w:val="left"/>
    </w:pPr>
    <w:rPr>
      <w:rFonts w:eastAsia="Calibri"/>
      <w:szCs w:val="24"/>
      <w:lang w:eastAsia="ru-RU"/>
    </w:rPr>
  </w:style>
  <w:style w:type="paragraph" w:customStyle="1" w:styleId="2">
    <w:name w:val="Обычный2список"/>
    <w:basedOn w:val="a8"/>
    <w:link w:val="2ffc"/>
    <w:qFormat/>
    <w:rsid w:val="00B740CA"/>
    <w:pPr>
      <w:numPr>
        <w:numId w:val="32"/>
      </w:numPr>
      <w:tabs>
        <w:tab w:val="left" w:pos="851"/>
      </w:tabs>
    </w:pPr>
    <w:rPr>
      <w:rFonts w:ascii="Calibri" w:eastAsia="Calibri" w:hAnsi="Calibri"/>
      <w:szCs w:val="24"/>
      <w:lang w:eastAsia="ja-JP"/>
    </w:rPr>
  </w:style>
  <w:style w:type="paragraph" w:customStyle="1" w:styleId="49">
    <w:name w:val="Обычный4таблица"/>
    <w:link w:val="4a"/>
    <w:qFormat/>
    <w:rsid w:val="00B740CA"/>
    <w:rPr>
      <w:rFonts w:ascii="Times New Roman" w:hAnsi="Times New Roman"/>
      <w:sz w:val="22"/>
    </w:rPr>
  </w:style>
  <w:style w:type="character" w:customStyle="1" w:styleId="2ffc">
    <w:name w:val="Обычный2список Знак"/>
    <w:link w:val="2"/>
    <w:locked/>
    <w:rsid w:val="00B740CA"/>
    <w:rPr>
      <w:sz w:val="24"/>
      <w:szCs w:val="24"/>
      <w:lang w:eastAsia="ja-JP"/>
    </w:rPr>
  </w:style>
  <w:style w:type="paragraph" w:customStyle="1" w:styleId="420">
    <w:name w:val="Стиль4отступ2"/>
    <w:basedOn w:val="af3"/>
    <w:link w:val="421"/>
    <w:qFormat/>
    <w:rsid w:val="00B740CA"/>
    <w:pPr>
      <w:spacing w:before="120" w:after="120"/>
    </w:pPr>
    <w:rPr>
      <w:szCs w:val="24"/>
    </w:rPr>
  </w:style>
  <w:style w:type="character" w:customStyle="1" w:styleId="4a">
    <w:name w:val="Обычный4таблица Знак"/>
    <w:link w:val="49"/>
    <w:locked/>
    <w:rsid w:val="00B740CA"/>
    <w:rPr>
      <w:rFonts w:ascii="Times New Roman" w:hAnsi="Times New Roman"/>
      <w:sz w:val="22"/>
      <w:lang w:val="ru-RU" w:eastAsia="ru-RU" w:bidi="ar-SA"/>
    </w:rPr>
  </w:style>
  <w:style w:type="paragraph" w:customStyle="1" w:styleId="4b">
    <w:name w:val="Обычный4цт"/>
    <w:basedOn w:val="49"/>
    <w:link w:val="4c"/>
    <w:qFormat/>
    <w:rsid w:val="00B740CA"/>
    <w:pPr>
      <w:jc w:val="center"/>
    </w:pPr>
    <w:rPr>
      <w:sz w:val="20"/>
    </w:rPr>
  </w:style>
  <w:style w:type="character" w:customStyle="1" w:styleId="421">
    <w:name w:val="Стиль4отступ2 Знак"/>
    <w:link w:val="420"/>
    <w:locked/>
    <w:rsid w:val="00B740CA"/>
    <w:rPr>
      <w:rFonts w:ascii="Times New Roman" w:hAnsi="Times New Roman" w:cs="Times New Roman"/>
      <w:sz w:val="24"/>
      <w:szCs w:val="24"/>
      <w:lang w:eastAsia="ru-RU"/>
    </w:rPr>
  </w:style>
  <w:style w:type="paragraph" w:customStyle="1" w:styleId="4d">
    <w:name w:val="Стиль4список"/>
    <w:basedOn w:val="a8"/>
    <w:link w:val="4e"/>
    <w:qFormat/>
    <w:rsid w:val="00B740CA"/>
    <w:pPr>
      <w:tabs>
        <w:tab w:val="left" w:pos="851"/>
      </w:tabs>
      <w:ind w:firstLine="0"/>
    </w:pPr>
    <w:rPr>
      <w:rFonts w:eastAsia="Calibri"/>
      <w:szCs w:val="20"/>
      <w:lang w:eastAsia="ru-RU"/>
    </w:rPr>
  </w:style>
  <w:style w:type="character" w:customStyle="1" w:styleId="4c">
    <w:name w:val="Обычный4цт Знак"/>
    <w:link w:val="4b"/>
    <w:locked/>
    <w:rsid w:val="00B740CA"/>
    <w:rPr>
      <w:rFonts w:ascii="Times New Roman" w:hAnsi="Times New Roman"/>
      <w:sz w:val="20"/>
      <w:lang w:val="ru-RU" w:eastAsia="ru-RU"/>
    </w:rPr>
  </w:style>
  <w:style w:type="paragraph" w:customStyle="1" w:styleId="5b">
    <w:name w:val="Стиль5список"/>
    <w:basedOn w:val="4d"/>
    <w:link w:val="5c"/>
    <w:qFormat/>
    <w:rsid w:val="00B740CA"/>
    <w:pPr>
      <w:spacing w:before="60" w:after="60"/>
    </w:pPr>
    <w:rPr>
      <w:szCs w:val="24"/>
    </w:rPr>
  </w:style>
  <w:style w:type="character" w:customStyle="1" w:styleId="4e">
    <w:name w:val="Стиль4список Знак"/>
    <w:link w:val="4d"/>
    <w:locked/>
    <w:rsid w:val="00B740CA"/>
    <w:rPr>
      <w:rFonts w:ascii="Times New Roman" w:hAnsi="Times New Roman"/>
      <w:sz w:val="24"/>
      <w:lang w:eastAsia="ru-RU"/>
    </w:rPr>
  </w:style>
  <w:style w:type="character" w:customStyle="1" w:styleId="5c">
    <w:name w:val="Стиль5список Знак"/>
    <w:link w:val="5b"/>
    <w:locked/>
    <w:rsid w:val="00B740CA"/>
    <w:rPr>
      <w:rFonts w:ascii="Times New Roman" w:hAnsi="Times New Roman" w:cs="Times New Roman"/>
      <w:sz w:val="24"/>
      <w:szCs w:val="24"/>
      <w:lang w:eastAsia="ru-RU"/>
    </w:rPr>
  </w:style>
  <w:style w:type="paragraph" w:customStyle="1" w:styleId="5d">
    <w:name w:val="Стиль5отступ"/>
    <w:basedOn w:val="af3"/>
    <w:link w:val="5e"/>
    <w:qFormat/>
    <w:rsid w:val="00B740CA"/>
    <w:pPr>
      <w:spacing w:before="120"/>
    </w:pPr>
    <w:rPr>
      <w:szCs w:val="24"/>
    </w:rPr>
  </w:style>
  <w:style w:type="character" w:customStyle="1" w:styleId="5e">
    <w:name w:val="Стиль5отступ Знак"/>
    <w:link w:val="5d"/>
    <w:locked/>
    <w:rsid w:val="00B740CA"/>
    <w:rPr>
      <w:rFonts w:ascii="Times New Roman" w:hAnsi="Times New Roman" w:cs="Times New Roman"/>
      <w:sz w:val="24"/>
      <w:szCs w:val="24"/>
      <w:lang w:eastAsia="ru-RU"/>
    </w:rPr>
  </w:style>
  <w:style w:type="character" w:customStyle="1" w:styleId="52">
    <w:name w:val="Стиль5обычный Знак"/>
    <w:link w:val="51"/>
    <w:locked/>
    <w:rsid w:val="00B740CA"/>
    <w:rPr>
      <w:rFonts w:ascii="Calibri" w:eastAsia="Calibri" w:hAnsi="Calibri"/>
      <w:sz w:val="24"/>
      <w:lang w:val="ru-RU" w:eastAsia="ru-RU" w:bidi="ar-SA"/>
    </w:rPr>
  </w:style>
  <w:style w:type="character" w:customStyle="1" w:styleId="slug-pub-date">
    <w:name w:val="slug-pub-date"/>
    <w:rsid w:val="00B740CA"/>
  </w:style>
  <w:style w:type="character" w:customStyle="1" w:styleId="slug-vol">
    <w:name w:val="slug-vol"/>
    <w:rsid w:val="00B740CA"/>
  </w:style>
  <w:style w:type="character" w:customStyle="1" w:styleId="slug-issue">
    <w:name w:val="slug-issue"/>
    <w:rsid w:val="00B740CA"/>
  </w:style>
  <w:style w:type="character" w:customStyle="1" w:styleId="slug-pages">
    <w:name w:val="slug-pages"/>
    <w:rsid w:val="00B740CA"/>
  </w:style>
  <w:style w:type="paragraph" w:customStyle="1" w:styleId="551">
    <w:name w:val="Стиль55рис"/>
    <w:basedOn w:val="53"/>
    <w:link w:val="552"/>
    <w:qFormat/>
    <w:rsid w:val="00B740CA"/>
    <w:pPr>
      <w:spacing w:before="240" w:after="120"/>
    </w:pPr>
  </w:style>
  <w:style w:type="paragraph" w:customStyle="1" w:styleId="4f">
    <w:name w:val="Стиль4примеч"/>
    <w:basedOn w:val="af3"/>
    <w:link w:val="4f0"/>
    <w:qFormat/>
    <w:rsid w:val="00B740CA"/>
    <w:rPr>
      <w:b/>
      <w:i/>
    </w:rPr>
  </w:style>
  <w:style w:type="character" w:customStyle="1" w:styleId="552">
    <w:name w:val="Стиль55рис Знак"/>
    <w:basedOn w:val="54"/>
    <w:link w:val="551"/>
    <w:locked/>
    <w:rsid w:val="00B740CA"/>
    <w:rPr>
      <w:rFonts w:ascii="Times New Roman" w:hAnsi="Times New Roman" w:cs="Times New Roman"/>
      <w:sz w:val="24"/>
      <w:szCs w:val="24"/>
      <w:lang w:eastAsia="ru-RU"/>
    </w:rPr>
  </w:style>
  <w:style w:type="paragraph" w:customStyle="1" w:styleId="5f">
    <w:name w:val="Стиль5прим"/>
    <w:basedOn w:val="4f"/>
    <w:link w:val="5f0"/>
    <w:qFormat/>
    <w:rsid w:val="00B740CA"/>
    <w:pPr>
      <w:spacing w:before="120"/>
    </w:pPr>
    <w:rPr>
      <w:szCs w:val="24"/>
    </w:rPr>
  </w:style>
  <w:style w:type="character" w:customStyle="1" w:styleId="4f0">
    <w:name w:val="Стиль4примеч Знак"/>
    <w:link w:val="4f"/>
    <w:locked/>
    <w:rsid w:val="00B740CA"/>
    <w:rPr>
      <w:rFonts w:ascii="Times New Roman" w:hAnsi="Times New Roman"/>
      <w:b/>
      <w:i/>
      <w:sz w:val="24"/>
      <w:lang w:eastAsia="ru-RU"/>
    </w:rPr>
  </w:style>
  <w:style w:type="character" w:customStyle="1" w:styleId="5f0">
    <w:name w:val="Стиль5прим Знак"/>
    <w:link w:val="5f"/>
    <w:locked/>
    <w:rsid w:val="00B740CA"/>
    <w:rPr>
      <w:rFonts w:ascii="Times New Roman" w:hAnsi="Times New Roman" w:cs="Times New Roman"/>
      <w:b/>
      <w:i/>
      <w:sz w:val="24"/>
      <w:szCs w:val="24"/>
      <w:lang w:eastAsia="ru-RU"/>
    </w:rPr>
  </w:style>
  <w:style w:type="paragraph" w:customStyle="1" w:styleId="4nametabl">
    <w:name w:val="Стиль4nametabl"/>
    <w:basedOn w:val="a8"/>
    <w:link w:val="4nametabl0"/>
    <w:qFormat/>
    <w:rsid w:val="00B740CA"/>
    <w:pPr>
      <w:tabs>
        <w:tab w:val="left" w:pos="851"/>
      </w:tabs>
      <w:spacing w:before="120" w:after="120"/>
      <w:ind w:firstLine="0"/>
    </w:pPr>
    <w:rPr>
      <w:rFonts w:eastAsia="Calibri"/>
      <w:b/>
      <w:szCs w:val="20"/>
      <w:lang w:eastAsia="ru-RU"/>
    </w:rPr>
  </w:style>
  <w:style w:type="paragraph" w:customStyle="1" w:styleId="5nametabl">
    <w:name w:val="Стиль5 nametabl"/>
    <w:basedOn w:val="4nametabl"/>
    <w:link w:val="5nametabl0"/>
    <w:qFormat/>
    <w:rsid w:val="00B740CA"/>
    <w:pPr>
      <w:spacing w:after="60"/>
    </w:pPr>
    <w:rPr>
      <w:szCs w:val="24"/>
    </w:rPr>
  </w:style>
  <w:style w:type="character" w:customStyle="1" w:styleId="4nametabl0">
    <w:name w:val="Стиль4nametabl Знак"/>
    <w:link w:val="4nametabl"/>
    <w:locked/>
    <w:rsid w:val="00B740CA"/>
    <w:rPr>
      <w:rFonts w:ascii="Times New Roman" w:hAnsi="Times New Roman"/>
      <w:b/>
      <w:sz w:val="24"/>
      <w:lang w:eastAsia="ru-RU"/>
    </w:rPr>
  </w:style>
  <w:style w:type="paragraph" w:customStyle="1" w:styleId="55primer">
    <w:name w:val="Стиль55primer"/>
    <w:basedOn w:val="5f"/>
    <w:link w:val="55primer0"/>
    <w:qFormat/>
    <w:rsid w:val="00B740CA"/>
    <w:pPr>
      <w:ind w:firstLine="0"/>
    </w:pPr>
  </w:style>
  <w:style w:type="character" w:customStyle="1" w:styleId="5nametabl0">
    <w:name w:val="Стиль5 nametabl Знак"/>
    <w:link w:val="5nametabl"/>
    <w:locked/>
    <w:rsid w:val="00B740CA"/>
    <w:rPr>
      <w:rFonts w:ascii="Times New Roman" w:hAnsi="Times New Roman" w:cs="Times New Roman"/>
      <w:b/>
      <w:sz w:val="24"/>
      <w:szCs w:val="24"/>
      <w:lang w:eastAsia="ru-RU"/>
    </w:rPr>
  </w:style>
  <w:style w:type="character" w:customStyle="1" w:styleId="55primer0">
    <w:name w:val="Стиль55primer Знак"/>
    <w:basedOn w:val="5f0"/>
    <w:link w:val="55primer"/>
    <w:locked/>
    <w:rsid w:val="00B740CA"/>
    <w:rPr>
      <w:rFonts w:ascii="Times New Roman" w:hAnsi="Times New Roman" w:cs="Times New Roman"/>
      <w:b/>
      <w:i/>
      <w:sz w:val="24"/>
      <w:szCs w:val="24"/>
      <w:lang w:eastAsia="ru-RU"/>
    </w:rPr>
  </w:style>
  <w:style w:type="paragraph" w:customStyle="1" w:styleId="LiteraturaList">
    <w:name w:val="Literatura_List"/>
    <w:rsid w:val="00B740CA"/>
    <w:pPr>
      <w:numPr>
        <w:ilvl w:val="1"/>
        <w:numId w:val="33"/>
      </w:numPr>
      <w:jc w:val="both"/>
    </w:pPr>
    <w:rPr>
      <w:rFonts w:ascii="Times New Roman" w:hAnsi="Times New Roman"/>
      <w:bCs/>
    </w:rPr>
  </w:style>
  <w:style w:type="character" w:customStyle="1" w:styleId="1fc">
    <w:name w:val="Замещающий текст1"/>
    <w:semiHidden/>
    <w:rsid w:val="00B740CA"/>
    <w:rPr>
      <w:rFonts w:cs="Times New Roman"/>
      <w:color w:val="808080"/>
    </w:rPr>
  </w:style>
  <w:style w:type="paragraph" w:customStyle="1" w:styleId="affffffffff">
    <w:name w:val="обычный++"/>
    <w:basedOn w:val="a8"/>
    <w:link w:val="affffffffff0"/>
    <w:qFormat/>
    <w:rsid w:val="00B740CA"/>
    <w:pPr>
      <w:tabs>
        <w:tab w:val="left" w:pos="851"/>
      </w:tabs>
      <w:spacing w:before="120" w:after="120"/>
      <w:ind w:firstLine="0"/>
    </w:pPr>
    <w:rPr>
      <w:rFonts w:eastAsia="Calibri"/>
      <w:szCs w:val="20"/>
      <w:lang w:eastAsia="ru-RU"/>
    </w:rPr>
  </w:style>
  <w:style w:type="character" w:customStyle="1" w:styleId="affffffffff0">
    <w:name w:val="обычный++ Знак"/>
    <w:link w:val="affffffffff"/>
    <w:locked/>
    <w:rsid w:val="00B740CA"/>
    <w:rPr>
      <w:rFonts w:ascii="Times New Roman" w:hAnsi="Times New Roman"/>
      <w:sz w:val="24"/>
      <w:lang w:eastAsia="ru-RU"/>
    </w:rPr>
  </w:style>
  <w:style w:type="paragraph" w:customStyle="1" w:styleId="4f1">
    <w:name w:val="обычный4табл"/>
    <w:basedOn w:val="4b"/>
    <w:link w:val="4f2"/>
    <w:qFormat/>
    <w:rsid w:val="00B740CA"/>
    <w:pPr>
      <w:jc w:val="both"/>
    </w:pPr>
  </w:style>
  <w:style w:type="character" w:customStyle="1" w:styleId="4f2">
    <w:name w:val="обычный4табл Знак"/>
    <w:link w:val="4f1"/>
    <w:locked/>
    <w:rsid w:val="00B740CA"/>
    <w:rPr>
      <w:rFonts w:ascii="Times New Roman" w:hAnsi="Times New Roman" w:cs="Times New Roman"/>
      <w:sz w:val="20"/>
      <w:szCs w:val="20"/>
      <w:lang w:val="ru-RU" w:eastAsia="ru-RU" w:bidi="ar-SA"/>
    </w:rPr>
  </w:style>
  <w:style w:type="paragraph" w:customStyle="1" w:styleId="4puc">
    <w:name w:val="Стиль4puc+"/>
    <w:basedOn w:val="42"/>
    <w:link w:val="4puc0"/>
    <w:qFormat/>
    <w:rsid w:val="00B740CA"/>
    <w:pPr>
      <w:jc w:val="both"/>
    </w:pPr>
    <w:rPr>
      <w:szCs w:val="24"/>
    </w:rPr>
  </w:style>
  <w:style w:type="character" w:customStyle="1" w:styleId="4puc0">
    <w:name w:val="Стиль4puc+ Знак"/>
    <w:link w:val="4puc"/>
    <w:locked/>
    <w:rsid w:val="00B740CA"/>
    <w:rPr>
      <w:rFonts w:ascii="Times New Roman" w:hAnsi="Times New Roman" w:cs="Times New Roman"/>
      <w:sz w:val="24"/>
      <w:szCs w:val="24"/>
      <w:lang w:eastAsia="ru-RU"/>
    </w:rPr>
  </w:style>
  <w:style w:type="paragraph" w:customStyle="1" w:styleId="3e">
    <w:name w:val="Перечисление3"/>
    <w:basedOn w:val="22"/>
    <w:next w:val="a8"/>
    <w:link w:val="3f"/>
    <w:autoRedefine/>
    <w:qFormat/>
    <w:rsid w:val="00095DBD"/>
    <w:pPr>
      <w:ind w:left="1418" w:firstLine="0"/>
    </w:pPr>
    <w:rPr>
      <w:rFonts w:ascii="Calibri" w:hAnsi="Calibri"/>
      <w:lang w:val="en-US"/>
    </w:rPr>
  </w:style>
  <w:style w:type="character" w:customStyle="1" w:styleId="510">
    <w:name w:val="Заголовок 5 Знак1"/>
    <w:aliases w:val="аннот.др Знак1,наимен Знак1,маркер Знак,Заголовок 5 Знак Знак"/>
    <w:rsid w:val="007B2368"/>
    <w:rPr>
      <w:sz w:val="26"/>
    </w:rPr>
  </w:style>
  <w:style w:type="character" w:customStyle="1" w:styleId="3f">
    <w:name w:val="Перечисление3 Знак"/>
    <w:link w:val="3e"/>
    <w:locked/>
    <w:rsid w:val="00095DBD"/>
    <w:rPr>
      <w:sz w:val="24"/>
      <w:lang w:val="en-US" w:eastAsia="ja-JP"/>
    </w:rPr>
  </w:style>
  <w:style w:type="paragraph" w:customStyle="1" w:styleId="affffffffff1">
    <w:name w:val="Табуляция"/>
    <w:basedOn w:val="a8"/>
    <w:rsid w:val="00EE1EF5"/>
    <w:pPr>
      <w:tabs>
        <w:tab w:val="right" w:pos="9356"/>
      </w:tabs>
      <w:spacing w:before="120" w:after="120" w:line="360" w:lineRule="auto"/>
      <w:ind w:firstLine="708"/>
    </w:pPr>
    <w:rPr>
      <w:rFonts w:eastAsia="Calibri"/>
      <w:szCs w:val="20"/>
      <w:lang w:eastAsia="ru-RU"/>
    </w:rPr>
  </w:style>
  <w:style w:type="paragraph" w:customStyle="1" w:styleId="05">
    <w:name w:val="Стиль Первая строка:  05 см"/>
    <w:basedOn w:val="a8"/>
    <w:rsid w:val="00DE58F2"/>
    <w:pPr>
      <w:spacing w:before="60" w:after="60"/>
      <w:ind w:firstLine="284"/>
    </w:pPr>
    <w:rPr>
      <w:rFonts w:eastAsia="Calibri"/>
      <w:szCs w:val="20"/>
      <w:lang w:eastAsia="ru-RU"/>
    </w:rPr>
  </w:style>
  <w:style w:type="paragraph" w:customStyle="1" w:styleId="a3">
    <w:name w:val="Маркированный текст"/>
    <w:basedOn w:val="a8"/>
    <w:rsid w:val="00DE58F2"/>
    <w:pPr>
      <w:numPr>
        <w:ilvl w:val="1"/>
        <w:numId w:val="36"/>
      </w:numPr>
    </w:pPr>
    <w:rPr>
      <w:rFonts w:eastAsia="Calibri"/>
      <w:szCs w:val="24"/>
      <w:lang w:val="en-US" w:eastAsia="ru-RU"/>
    </w:rPr>
  </w:style>
  <w:style w:type="paragraph" w:customStyle="1" w:styleId="affffffffff2">
    <w:name w:val="Основной мой текст"/>
    <w:basedOn w:val="a8"/>
    <w:rsid w:val="00DE58F2"/>
    <w:pPr>
      <w:ind w:firstLine="284"/>
    </w:pPr>
    <w:rPr>
      <w:rFonts w:ascii="Encyclopaedia" w:eastAsia="Calibri" w:hAnsi="Encyclopaedia"/>
      <w:sz w:val="20"/>
      <w:szCs w:val="20"/>
      <w:lang w:eastAsia="ru-RU"/>
    </w:rPr>
  </w:style>
  <w:style w:type="paragraph" w:customStyle="1" w:styleId="216">
    <w:name w:val="Основной текст с отступом 21"/>
    <w:basedOn w:val="2ffd"/>
    <w:rsid w:val="00DE58F2"/>
    <w:pPr>
      <w:tabs>
        <w:tab w:val="num" w:pos="360"/>
        <w:tab w:val="num" w:pos="397"/>
      </w:tabs>
      <w:spacing w:before="80" w:after="80"/>
      <w:ind w:left="360" w:hanging="397"/>
      <w:jc w:val="both"/>
    </w:pPr>
  </w:style>
  <w:style w:type="paragraph" w:customStyle="1" w:styleId="2ffd">
    <w:name w:val="Обычный2"/>
    <w:rsid w:val="00DE58F2"/>
    <w:rPr>
      <w:rFonts w:ascii="Times New Roman" w:hAnsi="Times New Roman"/>
      <w:sz w:val="24"/>
      <w:lang w:val="en-US"/>
    </w:rPr>
  </w:style>
  <w:style w:type="paragraph" w:customStyle="1" w:styleId="BodyTextIndentbullet">
    <w:name w:val="Body Text Indent (bullet)"/>
    <w:basedOn w:val="a8"/>
    <w:rsid w:val="00DE58F2"/>
    <w:pPr>
      <w:tabs>
        <w:tab w:val="num" w:pos="0"/>
      </w:tabs>
      <w:spacing w:before="40" w:after="40"/>
      <w:ind w:left="1134" w:hanging="283"/>
    </w:pPr>
    <w:rPr>
      <w:rFonts w:eastAsia="Calibri"/>
      <w:szCs w:val="20"/>
      <w:lang w:val="en-US" w:eastAsia="ru-RU"/>
    </w:rPr>
  </w:style>
  <w:style w:type="paragraph" w:customStyle="1" w:styleId="1T">
    <w:name w:val="Стиль 1T"/>
    <w:basedOn w:val="a8"/>
    <w:rsid w:val="00DE58F2"/>
    <w:pPr>
      <w:ind w:firstLine="0"/>
    </w:pPr>
    <w:rPr>
      <w:rFonts w:eastAsia="Calibri"/>
      <w:sz w:val="20"/>
      <w:szCs w:val="20"/>
      <w:lang w:eastAsia="ru-RU"/>
    </w:rPr>
  </w:style>
  <w:style w:type="paragraph" w:customStyle="1" w:styleId="3f0">
    <w:name w:val="Îñíîâíîé òåêñò 3"/>
    <w:basedOn w:val="a8"/>
    <w:rsid w:val="00DE58F2"/>
    <w:pPr>
      <w:ind w:firstLine="0"/>
    </w:pPr>
    <w:rPr>
      <w:rFonts w:eastAsia="Calibri"/>
      <w:szCs w:val="20"/>
      <w:lang w:eastAsia="ru-RU"/>
    </w:rPr>
  </w:style>
  <w:style w:type="paragraph" w:customStyle="1" w:styleId="222">
    <w:name w:val="Основной текст 22"/>
    <w:basedOn w:val="a8"/>
    <w:rsid w:val="00DE58F2"/>
    <w:pPr>
      <w:widowControl w:val="0"/>
      <w:ind w:firstLine="720"/>
    </w:pPr>
    <w:rPr>
      <w:rFonts w:eastAsia="Calibri"/>
      <w:szCs w:val="20"/>
      <w:lang w:eastAsia="ru-RU"/>
    </w:rPr>
  </w:style>
  <w:style w:type="paragraph" w:customStyle="1" w:styleId="OSSIPTEXT1">
    <w:name w:val="OSSIP_TEXT_1"/>
    <w:basedOn w:val="a8"/>
    <w:rsid w:val="00DE58F2"/>
    <w:pPr>
      <w:spacing w:line="360" w:lineRule="auto"/>
      <w:ind w:firstLine="709"/>
    </w:pPr>
    <w:rPr>
      <w:rFonts w:eastAsia="Calibri"/>
      <w:szCs w:val="24"/>
      <w:lang w:eastAsia="ru-RU"/>
    </w:rPr>
  </w:style>
  <w:style w:type="paragraph" w:customStyle="1" w:styleId="2ffe">
    <w:name w:val="Îñíîâíîé òåêñò 2"/>
    <w:basedOn w:val="a8"/>
    <w:rsid w:val="00DE58F2"/>
    <w:pPr>
      <w:ind w:firstLine="0"/>
      <w:jc w:val="center"/>
    </w:pPr>
    <w:rPr>
      <w:rFonts w:eastAsia="Calibri"/>
      <w:szCs w:val="20"/>
      <w:lang w:eastAsia="ru-RU"/>
    </w:rPr>
  </w:style>
  <w:style w:type="paragraph" w:customStyle="1" w:styleId="affffffffff3">
    <w:name w:val="Стиль Междустр.интервал:  полуторный"/>
    <w:basedOn w:val="a8"/>
    <w:rsid w:val="00DE58F2"/>
    <w:pPr>
      <w:spacing w:line="360" w:lineRule="auto"/>
    </w:pPr>
    <w:rPr>
      <w:rFonts w:eastAsia="Calibri"/>
      <w:szCs w:val="20"/>
      <w:lang w:eastAsia="ru-RU"/>
    </w:rPr>
  </w:style>
  <w:style w:type="paragraph" w:customStyle="1" w:styleId="affffffffff4">
    <w:name w:val="титул"/>
    <w:basedOn w:val="a8"/>
    <w:rsid w:val="00DE58F2"/>
    <w:pPr>
      <w:spacing w:line="360" w:lineRule="auto"/>
      <w:ind w:firstLine="0"/>
      <w:jc w:val="center"/>
    </w:pPr>
    <w:rPr>
      <w:rFonts w:eastAsia="Calibri"/>
      <w:szCs w:val="24"/>
      <w:lang w:eastAsia="ru-RU"/>
    </w:rPr>
  </w:style>
  <w:style w:type="paragraph" w:customStyle="1" w:styleId="2fff">
    <w:name w:val="титул2"/>
    <w:basedOn w:val="affffffffff4"/>
    <w:rsid w:val="00DE58F2"/>
    <w:pPr>
      <w:jc w:val="right"/>
    </w:pPr>
    <w:rPr>
      <w:lang w:val="en-US"/>
    </w:rPr>
  </w:style>
  <w:style w:type="paragraph" w:customStyle="1" w:styleId="affffffffff5">
    <w:name w:val="По центру"/>
    <w:basedOn w:val="a8"/>
    <w:autoRedefine/>
    <w:rsid w:val="00DE58F2"/>
    <w:pPr>
      <w:spacing w:line="360" w:lineRule="auto"/>
      <w:ind w:firstLine="0"/>
      <w:jc w:val="center"/>
    </w:pPr>
    <w:rPr>
      <w:rFonts w:eastAsia="Calibri"/>
      <w:szCs w:val="24"/>
      <w:lang w:eastAsia="ru-RU"/>
    </w:rPr>
  </w:style>
  <w:style w:type="paragraph" w:customStyle="1" w:styleId="1250">
    <w:name w:val="Стиль по ширине Первая строка:  1.25 см Междустр.интервал:  полут..."/>
    <w:basedOn w:val="a8"/>
    <w:rsid w:val="00DE58F2"/>
    <w:pPr>
      <w:spacing w:before="60" w:after="60"/>
      <w:ind w:firstLine="284"/>
    </w:pPr>
    <w:rPr>
      <w:rFonts w:eastAsia="Calibri"/>
      <w:szCs w:val="20"/>
      <w:lang w:eastAsia="ru-RU"/>
    </w:rPr>
  </w:style>
  <w:style w:type="paragraph" w:customStyle="1" w:styleId="Equation10">
    <w:name w:val="Equation Знак Знак Знак1"/>
    <w:link w:val="Equation11"/>
    <w:rsid w:val="00DE58F2"/>
    <w:pPr>
      <w:tabs>
        <w:tab w:val="center" w:pos="4536"/>
        <w:tab w:val="right" w:pos="9072"/>
      </w:tabs>
      <w:overflowPunct w:val="0"/>
      <w:autoSpaceDE w:val="0"/>
      <w:autoSpaceDN w:val="0"/>
      <w:adjustRightInd w:val="0"/>
      <w:spacing w:before="120" w:after="120"/>
      <w:textAlignment w:val="baseline"/>
    </w:pPr>
    <w:rPr>
      <w:rFonts w:ascii="Times New Roman" w:eastAsia="Batang" w:hAnsi="Times New Roman"/>
      <w:noProof/>
      <w:sz w:val="22"/>
    </w:rPr>
  </w:style>
  <w:style w:type="paragraph" w:customStyle="1" w:styleId="050">
    <w:name w:val="Стиль Первая строка:  0.5 см"/>
    <w:basedOn w:val="a8"/>
    <w:rsid w:val="00DE58F2"/>
    <w:pPr>
      <w:spacing w:line="360" w:lineRule="auto"/>
    </w:pPr>
    <w:rPr>
      <w:rFonts w:eastAsia="Calibri"/>
      <w:szCs w:val="20"/>
      <w:lang w:eastAsia="ru-RU"/>
    </w:rPr>
  </w:style>
  <w:style w:type="paragraph" w:customStyle="1" w:styleId="affffffffff6">
    <w:name w:val="ТАБЛ"/>
    <w:basedOn w:val="a8"/>
    <w:rsid w:val="00DE58F2"/>
    <w:pPr>
      <w:tabs>
        <w:tab w:val="left" w:pos="851"/>
        <w:tab w:val="left" w:pos="1080"/>
      </w:tabs>
      <w:spacing w:before="60" w:after="60"/>
      <w:ind w:firstLine="0"/>
    </w:pPr>
    <w:rPr>
      <w:rFonts w:eastAsia="Calibri"/>
      <w:szCs w:val="16"/>
      <w:lang w:eastAsia="ru-RU"/>
    </w:rPr>
  </w:style>
  <w:style w:type="paragraph" w:customStyle="1" w:styleId="3new">
    <w:name w:val="Заголовок 3 new"/>
    <w:basedOn w:val="20"/>
    <w:rsid w:val="00DE58F2"/>
    <w:pPr>
      <w:numPr>
        <w:ilvl w:val="0"/>
        <w:numId w:val="0"/>
      </w:numPr>
      <w:tabs>
        <w:tab w:val="clear" w:pos="851"/>
      </w:tabs>
      <w:spacing w:before="240"/>
      <w:jc w:val="center"/>
    </w:pPr>
    <w:rPr>
      <w:rFonts w:cs="Arial"/>
      <w:szCs w:val="24"/>
      <w:lang w:eastAsia="ru-RU"/>
    </w:rPr>
  </w:style>
  <w:style w:type="paragraph" w:customStyle="1" w:styleId="Equation2">
    <w:name w:val="Equation Знак Знак Знак Знак"/>
    <w:link w:val="Equation3"/>
    <w:rsid w:val="00DE58F2"/>
    <w:pPr>
      <w:tabs>
        <w:tab w:val="center" w:pos="4536"/>
        <w:tab w:val="right" w:pos="9072"/>
      </w:tabs>
      <w:overflowPunct w:val="0"/>
      <w:autoSpaceDE w:val="0"/>
      <w:autoSpaceDN w:val="0"/>
      <w:adjustRightInd w:val="0"/>
      <w:spacing w:before="120" w:after="120"/>
      <w:textAlignment w:val="baseline"/>
    </w:pPr>
    <w:rPr>
      <w:rFonts w:ascii="Times New Roman" w:eastAsia="Batang" w:hAnsi="Times New Roman"/>
      <w:noProof/>
      <w:sz w:val="22"/>
    </w:rPr>
  </w:style>
  <w:style w:type="character" w:customStyle="1" w:styleId="Equation3">
    <w:name w:val="Equation Знак Знак Знак Знак Знак"/>
    <w:link w:val="Equation2"/>
    <w:locked/>
    <w:rsid w:val="00DE58F2"/>
    <w:rPr>
      <w:rFonts w:ascii="Times New Roman" w:eastAsia="Batang" w:hAnsi="Times New Roman"/>
      <w:noProof/>
      <w:sz w:val="22"/>
      <w:lang w:eastAsia="ru-RU" w:bidi="ar-SA"/>
    </w:rPr>
  </w:style>
  <w:style w:type="paragraph" w:customStyle="1" w:styleId="Equation12">
    <w:name w:val="Equation Знак Знак Знак Знак1"/>
    <w:link w:val="Equation13"/>
    <w:rsid w:val="00DE58F2"/>
    <w:pPr>
      <w:tabs>
        <w:tab w:val="center" w:pos="4536"/>
        <w:tab w:val="right" w:pos="9072"/>
      </w:tabs>
      <w:overflowPunct w:val="0"/>
      <w:autoSpaceDE w:val="0"/>
      <w:autoSpaceDN w:val="0"/>
      <w:adjustRightInd w:val="0"/>
      <w:spacing w:before="120" w:after="120"/>
      <w:textAlignment w:val="baseline"/>
    </w:pPr>
    <w:rPr>
      <w:rFonts w:ascii="Times New Roman" w:eastAsia="Batang" w:hAnsi="Times New Roman"/>
      <w:noProof/>
      <w:sz w:val="22"/>
    </w:rPr>
  </w:style>
  <w:style w:type="paragraph" w:customStyle="1" w:styleId="affffffffff7">
    <w:name w:val="Стиль Стиль Междустр.интервал:  полуторный + полужирный по центру..."/>
    <w:basedOn w:val="affffffffff3"/>
    <w:rsid w:val="00DE58F2"/>
    <w:pPr>
      <w:spacing w:line="240" w:lineRule="auto"/>
      <w:ind w:firstLine="0"/>
      <w:jc w:val="center"/>
    </w:pPr>
    <w:rPr>
      <w:b/>
      <w:bCs/>
    </w:rPr>
  </w:style>
  <w:style w:type="paragraph" w:customStyle="1" w:styleId="1fd">
    <w:name w:val="Стиль Стиль Междустр.интервал:  полуторный + полужирный по центру...1"/>
    <w:basedOn w:val="affffffffff3"/>
    <w:rsid w:val="00DE58F2"/>
    <w:pPr>
      <w:spacing w:before="40"/>
      <w:ind w:firstLine="0"/>
      <w:jc w:val="center"/>
    </w:pPr>
    <w:rPr>
      <w:bCs/>
    </w:rPr>
  </w:style>
  <w:style w:type="character" w:customStyle="1" w:styleId="Equation13">
    <w:name w:val="Equation Знак Знак Знак Знак1 Знак"/>
    <w:link w:val="Equation12"/>
    <w:locked/>
    <w:rsid w:val="00DE58F2"/>
    <w:rPr>
      <w:rFonts w:ascii="Times New Roman" w:eastAsia="Batang" w:hAnsi="Times New Roman"/>
      <w:noProof/>
      <w:sz w:val="22"/>
      <w:lang w:eastAsia="ru-RU" w:bidi="ar-SA"/>
    </w:rPr>
  </w:style>
  <w:style w:type="character" w:customStyle="1" w:styleId="1f1">
    <w:name w:val="Список Знак1"/>
    <w:link w:val="affffff0"/>
    <w:locked/>
    <w:rsid w:val="00DE58F2"/>
    <w:rPr>
      <w:rFonts w:ascii="Times New Roman" w:hAnsi="Times New Roman"/>
      <w:sz w:val="24"/>
      <w:lang w:eastAsia="ru-RU"/>
    </w:rPr>
  </w:style>
  <w:style w:type="paragraph" w:customStyle="1" w:styleId="1251">
    <w:name w:val="Стиль Первая строка:  125 см Междустр.интервал:  полуторный"/>
    <w:basedOn w:val="a8"/>
    <w:link w:val="1252"/>
    <w:rsid w:val="00DE58F2"/>
    <w:pPr>
      <w:ind w:firstLine="284"/>
    </w:pPr>
    <w:rPr>
      <w:rFonts w:eastAsia="Batang"/>
      <w:szCs w:val="20"/>
      <w:lang w:eastAsia="ru-RU"/>
    </w:rPr>
  </w:style>
  <w:style w:type="character" w:customStyle="1" w:styleId="Equation11">
    <w:name w:val="Equation Знак Знак Знак1 Знак"/>
    <w:link w:val="Equation10"/>
    <w:locked/>
    <w:rsid w:val="00DE58F2"/>
    <w:rPr>
      <w:rFonts w:ascii="Times New Roman" w:eastAsia="Batang" w:hAnsi="Times New Roman"/>
      <w:noProof/>
      <w:sz w:val="22"/>
      <w:lang w:eastAsia="ru-RU" w:bidi="ar-SA"/>
    </w:rPr>
  </w:style>
  <w:style w:type="character" w:customStyle="1" w:styleId="1252">
    <w:name w:val="Стиль Первая строка:  125 см Междустр.интервал:  полуторный Знак"/>
    <w:link w:val="1251"/>
    <w:locked/>
    <w:rsid w:val="00DE58F2"/>
    <w:rPr>
      <w:rFonts w:ascii="Times New Roman" w:eastAsia="Batang" w:hAnsi="Times New Roman"/>
      <w:sz w:val="24"/>
      <w:lang w:eastAsia="ru-RU"/>
    </w:rPr>
  </w:style>
  <w:style w:type="paragraph" w:customStyle="1" w:styleId="201">
    <w:name w:val="Стиль Основной текст с отступом 2 + Первая строка:  0 см"/>
    <w:basedOn w:val="2e"/>
    <w:rsid w:val="00DE58F2"/>
    <w:pPr>
      <w:tabs>
        <w:tab w:val="clear" w:pos="851"/>
      </w:tabs>
      <w:overflowPunct w:val="0"/>
      <w:autoSpaceDE w:val="0"/>
      <w:autoSpaceDN w:val="0"/>
      <w:adjustRightInd w:val="0"/>
      <w:ind w:left="0"/>
      <w:textAlignment w:val="baseline"/>
    </w:pPr>
    <w:rPr>
      <w:b w:val="0"/>
      <w:bCs/>
      <w:lang w:val="en-US"/>
    </w:rPr>
  </w:style>
  <w:style w:type="paragraph" w:customStyle="1" w:styleId="202">
    <w:name w:val="Стиль Основной текст 2 + Первая строка:  0 см"/>
    <w:basedOn w:val="2f1"/>
    <w:rsid w:val="00DE58F2"/>
    <w:pPr>
      <w:tabs>
        <w:tab w:val="clear" w:pos="851"/>
      </w:tabs>
      <w:spacing w:after="0" w:line="240" w:lineRule="auto"/>
      <w:ind w:firstLine="0"/>
    </w:pPr>
  </w:style>
  <w:style w:type="character" w:customStyle="1" w:styleId="3f1">
    <w:name w:val="Гиперссылка3"/>
    <w:rsid w:val="00DE58F2"/>
    <w:rPr>
      <w:color w:val="777777"/>
      <w:u w:val="single"/>
      <w:effect w:val="none"/>
    </w:rPr>
  </w:style>
  <w:style w:type="paragraph" w:customStyle="1" w:styleId="Equation14">
    <w:name w:val="Equation Знак1 Знак"/>
    <w:rsid w:val="00DE58F2"/>
    <w:pPr>
      <w:tabs>
        <w:tab w:val="center" w:pos="4536"/>
        <w:tab w:val="right" w:pos="9072"/>
      </w:tabs>
      <w:overflowPunct w:val="0"/>
      <w:autoSpaceDE w:val="0"/>
      <w:autoSpaceDN w:val="0"/>
      <w:adjustRightInd w:val="0"/>
      <w:spacing w:before="120" w:after="120"/>
      <w:textAlignment w:val="baseline"/>
    </w:pPr>
    <w:rPr>
      <w:rFonts w:ascii="Times New Roman" w:hAnsi="Times New Roman"/>
      <w:noProof/>
      <w:sz w:val="24"/>
    </w:rPr>
  </w:style>
  <w:style w:type="paragraph" w:customStyle="1" w:styleId="331">
    <w:name w:val="Стиль Перед:  3 пт После:  3 пт Междустр.интервал:  полуторный"/>
    <w:basedOn w:val="a8"/>
    <w:rsid w:val="00DE58F2"/>
    <w:pPr>
      <w:spacing w:before="60" w:after="60"/>
      <w:ind w:firstLine="284"/>
    </w:pPr>
    <w:rPr>
      <w:rFonts w:eastAsia="Calibri"/>
      <w:szCs w:val="24"/>
      <w:lang w:eastAsia="ko-KR"/>
    </w:rPr>
  </w:style>
  <w:style w:type="character" w:customStyle="1" w:styleId="121">
    <w:name w:val="Обычный 12 Знак Знак1"/>
    <w:link w:val="120"/>
    <w:locked/>
    <w:rsid w:val="00DE58F2"/>
    <w:rPr>
      <w:rFonts w:ascii="Times New Roman CYR" w:hAnsi="Times New Roman CYR"/>
      <w:sz w:val="20"/>
      <w:lang w:eastAsia="ru-RU"/>
    </w:rPr>
  </w:style>
  <w:style w:type="paragraph" w:customStyle="1" w:styleId="a2">
    <w:name w:val="Список вт уровня"/>
    <w:basedOn w:val="22"/>
    <w:link w:val="affffffffff8"/>
    <w:qFormat/>
    <w:rsid w:val="005B7BA5"/>
    <w:pPr>
      <w:numPr>
        <w:numId w:val="38"/>
      </w:numPr>
      <w:tabs>
        <w:tab w:val="num" w:pos="0"/>
        <w:tab w:val="left" w:pos="1560"/>
      </w:tabs>
    </w:pPr>
  </w:style>
  <w:style w:type="character" w:customStyle="1" w:styleId="affffffffff8">
    <w:name w:val="Список вт уровня Знак"/>
    <w:basedOn w:val="29"/>
    <w:link w:val="a2"/>
    <w:locked/>
    <w:rsid w:val="005B7BA5"/>
    <w:rPr>
      <w:rFonts w:ascii="Times New Roman" w:hAnsi="Times New Roman"/>
      <w:sz w:val="24"/>
      <w:lang w:eastAsia="ja-JP"/>
    </w:rPr>
  </w:style>
  <w:style w:type="paragraph" w:customStyle="1" w:styleId="63">
    <w:name w:val="Заголовок6Нат"/>
    <w:basedOn w:val="6"/>
    <w:link w:val="64"/>
    <w:qFormat/>
    <w:rsid w:val="000611AE"/>
    <w:rPr>
      <w:rFonts w:ascii="Times New Roman" w:hAnsi="Times New Roman"/>
      <w:i w:val="0"/>
      <w:color w:val="auto"/>
    </w:rPr>
  </w:style>
  <w:style w:type="character" w:customStyle="1" w:styleId="64">
    <w:name w:val="Заголовок6Нат Знак"/>
    <w:basedOn w:val="60"/>
    <w:link w:val="63"/>
    <w:locked/>
    <w:rsid w:val="000611AE"/>
    <w:rPr>
      <w:rFonts w:ascii="Times New Roman" w:eastAsia="MS ????" w:hAnsi="Times New Roman"/>
      <w:i/>
      <w:iCs/>
      <w:color w:val="243F60"/>
      <w:sz w:val="24"/>
      <w:lang w:eastAsia="en-US"/>
    </w:rPr>
  </w:style>
  <w:style w:type="paragraph" w:customStyle="1" w:styleId="1fe">
    <w:name w:val="Рецензия1"/>
    <w:hidden/>
    <w:semiHidden/>
    <w:rsid w:val="001839AE"/>
    <w:rPr>
      <w:rFonts w:ascii="Times New Roman" w:eastAsia="Times New Roman" w:hAnsi="Times New Roman"/>
      <w:sz w:val="24"/>
      <w:szCs w:val="22"/>
      <w:lang w:eastAsia="en-US"/>
    </w:rPr>
  </w:style>
  <w:style w:type="paragraph" w:customStyle="1" w:styleId="26">
    <w:name w:val="Заголовок оглавления2"/>
    <w:basedOn w:val="1"/>
    <w:next w:val="a8"/>
    <w:rsid w:val="00007457"/>
    <w:pPr>
      <w:numPr>
        <w:numId w:val="39"/>
      </w:numPr>
      <w:spacing w:before="480" w:line="276" w:lineRule="auto"/>
      <w:ind w:left="0" w:firstLine="0"/>
      <w:jc w:val="left"/>
      <w:outlineLvl w:val="9"/>
    </w:pPr>
    <w:rPr>
      <w:rFonts w:ascii="Cambria" w:eastAsia="Times New Roman" w:hAnsi="Cambria"/>
      <w:bCs w:val="0"/>
      <w:color w:val="365F91"/>
    </w:rPr>
  </w:style>
  <w:style w:type="paragraph" w:customStyle="1" w:styleId="2fff0">
    <w:name w:val="Абзац списка2"/>
    <w:basedOn w:val="a8"/>
    <w:rsid w:val="00007457"/>
    <w:pPr>
      <w:shd w:val="clear" w:color="auto" w:fill="FFFFFF"/>
      <w:tabs>
        <w:tab w:val="left" w:pos="851"/>
      </w:tabs>
      <w:ind w:left="720" w:firstLine="669"/>
    </w:pPr>
    <w:rPr>
      <w:szCs w:val="24"/>
      <w:lang w:eastAsia="ru-RU"/>
    </w:rPr>
  </w:style>
  <w:style w:type="paragraph" w:customStyle="1" w:styleId="TableNormal11">
    <w:name w:val="Table Normal11"/>
    <w:basedOn w:val="a8"/>
    <w:rsid w:val="00007457"/>
    <w:pPr>
      <w:tabs>
        <w:tab w:val="left" w:pos="851"/>
      </w:tabs>
      <w:spacing w:before="120" w:line="240" w:lineRule="atLeast"/>
      <w:ind w:firstLine="709"/>
    </w:pPr>
    <w:rPr>
      <w:sz w:val="18"/>
      <w:szCs w:val="20"/>
      <w:lang w:eastAsia="ru-RU"/>
    </w:rPr>
  </w:style>
  <w:style w:type="paragraph" w:customStyle="1" w:styleId="113">
    <w:name w:val="Список литературы11"/>
    <w:basedOn w:val="a8"/>
    <w:next w:val="a8"/>
    <w:rsid w:val="00007457"/>
    <w:pPr>
      <w:widowControl w:val="0"/>
      <w:tabs>
        <w:tab w:val="left" w:pos="851"/>
      </w:tabs>
      <w:ind w:firstLine="0"/>
    </w:pPr>
    <w:rPr>
      <w:szCs w:val="20"/>
      <w:lang w:eastAsia="ru-RU"/>
    </w:rPr>
  </w:style>
  <w:style w:type="character" w:customStyle="1" w:styleId="114">
    <w:name w:val="Замещающий текст11"/>
    <w:semiHidden/>
    <w:rsid w:val="00007457"/>
    <w:rPr>
      <w:color w:val="808080"/>
    </w:rPr>
  </w:style>
  <w:style w:type="paragraph" w:customStyle="1" w:styleId="220">
    <w:name w:val="Основной текст с отступом 22"/>
    <w:basedOn w:val="3f2"/>
    <w:rsid w:val="00917142"/>
    <w:pPr>
      <w:numPr>
        <w:numId w:val="40"/>
      </w:numPr>
      <w:tabs>
        <w:tab w:val="num" w:pos="360"/>
      </w:tabs>
      <w:spacing w:before="80" w:after="80"/>
      <w:ind w:left="360"/>
      <w:jc w:val="both"/>
    </w:pPr>
  </w:style>
  <w:style w:type="paragraph" w:customStyle="1" w:styleId="3f2">
    <w:name w:val="Обычный3"/>
    <w:rsid w:val="00917142"/>
    <w:rPr>
      <w:rFonts w:ascii="Times New Roman" w:hAnsi="Times New Roman"/>
      <w:sz w:val="24"/>
      <w:lang w:val="en-US"/>
    </w:rPr>
  </w:style>
  <w:style w:type="paragraph" w:customStyle="1" w:styleId="231">
    <w:name w:val="Основной текст 23"/>
    <w:basedOn w:val="a8"/>
    <w:rsid w:val="00917142"/>
    <w:pPr>
      <w:widowControl w:val="0"/>
      <w:ind w:firstLine="720"/>
    </w:pPr>
    <w:rPr>
      <w:rFonts w:eastAsia="Calibri"/>
      <w:szCs w:val="20"/>
      <w:lang w:eastAsia="ru-RU"/>
    </w:rPr>
  </w:style>
  <w:style w:type="paragraph" w:customStyle="1" w:styleId="affffffffff9">
    <w:name w:val="Таблица. Название объекта"/>
    <w:basedOn w:val="af9"/>
    <w:rsid w:val="00917142"/>
    <w:pPr>
      <w:keepNext/>
      <w:widowControl w:val="0"/>
      <w:spacing w:before="120" w:after="120"/>
      <w:jc w:val="left"/>
    </w:pPr>
    <w:rPr>
      <w:b w:val="0"/>
      <w:sz w:val="24"/>
    </w:rPr>
  </w:style>
  <w:style w:type="paragraph" w:customStyle="1" w:styleId="610">
    <w:name w:val="Стиль Перед:  6 пт1"/>
    <w:basedOn w:val="a8"/>
    <w:rsid w:val="00917142"/>
    <w:pPr>
      <w:widowControl w:val="0"/>
      <w:autoSpaceDE w:val="0"/>
      <w:autoSpaceDN w:val="0"/>
      <w:adjustRightInd w:val="0"/>
      <w:spacing w:line="360" w:lineRule="auto"/>
      <w:ind w:firstLine="0"/>
    </w:pPr>
    <w:rPr>
      <w:rFonts w:eastAsia="Calibri"/>
      <w:szCs w:val="20"/>
      <w:lang w:eastAsia="ru-RU"/>
    </w:rPr>
  </w:style>
  <w:style w:type="character" w:customStyle="1" w:styleId="FontStyle13">
    <w:name w:val="Font Style13"/>
    <w:rsid w:val="001C6484"/>
    <w:rPr>
      <w:rFonts w:ascii="Times New Roman" w:hAnsi="Times New Roman"/>
      <w:sz w:val="22"/>
    </w:rPr>
  </w:style>
  <w:style w:type="character" w:customStyle="1" w:styleId="1ff">
    <w:name w:val="Знак Знак1"/>
    <w:locked/>
    <w:rsid w:val="001C6484"/>
    <w:rPr>
      <w:rFonts w:ascii="Times New Roman" w:hAnsi="Times New Roman"/>
      <w:sz w:val="24"/>
    </w:rPr>
  </w:style>
  <w:style w:type="numbering" w:styleId="111111">
    <w:name w:val="Outline List 2"/>
    <w:basedOn w:val="ab"/>
    <w:rsid w:val="00F4522F"/>
    <w:pPr>
      <w:numPr>
        <w:numId w:val="37"/>
      </w:numPr>
    </w:pPr>
  </w:style>
  <w:style w:type="numbering" w:customStyle="1" w:styleId="a1">
    <w:name w:val="Стиль нумерованный"/>
    <w:rsid w:val="00F4522F"/>
    <w:pPr>
      <w:numPr>
        <w:numId w:val="30"/>
      </w:numPr>
    </w:pPr>
  </w:style>
  <w:style w:type="numbering" w:styleId="1ai">
    <w:name w:val="Outline List 1"/>
    <w:basedOn w:val="ab"/>
    <w:rsid w:val="00F4522F"/>
    <w:pPr>
      <w:numPr>
        <w:numId w:val="21"/>
      </w:numPr>
    </w:pPr>
  </w:style>
  <w:style w:type="numbering" w:customStyle="1" w:styleId="0">
    <w:name w:val="Стиль нумерованный Слева:  0 мм"/>
    <w:rsid w:val="00F4522F"/>
    <w:pPr>
      <w:numPr>
        <w:numId w:val="41"/>
      </w:numPr>
    </w:pPr>
  </w:style>
  <w:style w:type="numbering" w:customStyle="1" w:styleId="a6">
    <w:name w:val="Стиль маркированный"/>
    <w:rsid w:val="00F4522F"/>
    <w:pPr>
      <w:numPr>
        <w:numId w:val="2"/>
      </w:numPr>
    </w:pPr>
  </w:style>
  <w:style w:type="paragraph" w:customStyle="1" w:styleId="-11">
    <w:name w:val="Цветной список - Акцент 11"/>
    <w:basedOn w:val="a8"/>
    <w:qFormat/>
    <w:rsid w:val="00166EE6"/>
    <w:pPr>
      <w:ind w:left="708"/>
    </w:pPr>
  </w:style>
  <w:style w:type="paragraph" w:customStyle="1" w:styleId="3">
    <w:name w:val="Заголовок оглавления3"/>
    <w:basedOn w:val="1"/>
    <w:next w:val="a8"/>
    <w:uiPriority w:val="39"/>
    <w:qFormat/>
    <w:rsid w:val="00B40A2E"/>
    <w:pPr>
      <w:numPr>
        <w:numId w:val="43"/>
      </w:numPr>
      <w:spacing w:before="480" w:line="276" w:lineRule="auto"/>
      <w:ind w:left="0" w:firstLine="851"/>
      <w:jc w:val="left"/>
      <w:outlineLvl w:val="9"/>
    </w:pPr>
    <w:rPr>
      <w:rFonts w:ascii="Cambria" w:hAnsi="Cambria"/>
      <w:color w:val="365F91"/>
    </w:rPr>
  </w:style>
  <w:style w:type="paragraph" w:customStyle="1" w:styleId="2fff1">
    <w:name w:val="Список литературы2"/>
    <w:basedOn w:val="a8"/>
    <w:next w:val="a8"/>
    <w:rsid w:val="00B40A2E"/>
    <w:pPr>
      <w:widowControl w:val="0"/>
      <w:tabs>
        <w:tab w:val="left" w:pos="851"/>
      </w:tabs>
      <w:ind w:firstLine="0"/>
    </w:pPr>
    <w:rPr>
      <w:szCs w:val="20"/>
      <w:lang w:eastAsia="ru-RU"/>
    </w:rPr>
  </w:style>
  <w:style w:type="character" w:customStyle="1" w:styleId="2fff2">
    <w:name w:val="Замещающий текст2"/>
    <w:uiPriority w:val="99"/>
    <w:semiHidden/>
    <w:rsid w:val="00B40A2E"/>
    <w:rPr>
      <w:rFonts w:cs="Times New Roman"/>
      <w:color w:val="808080"/>
    </w:rPr>
  </w:style>
  <w:style w:type="paragraph" w:customStyle="1" w:styleId="-110">
    <w:name w:val="Цветная заливка - Акцент 11"/>
    <w:hidden/>
    <w:uiPriority w:val="99"/>
    <w:semiHidden/>
    <w:rsid w:val="00B40A2E"/>
    <w:rPr>
      <w:rFonts w:ascii="Times New Roman" w:hAnsi="Times New Roman"/>
      <w:sz w:val="24"/>
      <w:szCs w:val="22"/>
      <w:lang w:eastAsia="en-US"/>
    </w:rPr>
  </w:style>
  <w:style w:type="paragraph" w:customStyle="1" w:styleId="TableNormal">
    <w:name w:val="Table Normal"/>
    <w:basedOn w:val="a8"/>
    <w:rsid w:val="007B2368"/>
    <w:pPr>
      <w:widowControl w:val="0"/>
      <w:tabs>
        <w:tab w:val="left" w:pos="851"/>
      </w:tabs>
      <w:overflowPunct w:val="0"/>
      <w:autoSpaceDE w:val="0"/>
      <w:autoSpaceDN w:val="0"/>
      <w:adjustRightInd w:val="0"/>
      <w:spacing w:after="240" w:line="240" w:lineRule="atLeast"/>
      <w:ind w:firstLine="0"/>
      <w:textAlignment w:val="baseline"/>
    </w:pPr>
    <w:rPr>
      <w:kern w:val="24"/>
      <w:sz w:val="18"/>
      <w:szCs w:val="20"/>
      <w:lang w:eastAsia="ru-RU"/>
    </w:rPr>
  </w:style>
  <w:style w:type="paragraph" w:customStyle="1" w:styleId="115">
    <w:name w:val="Цветная заливка — акцент 11"/>
    <w:hidden/>
    <w:uiPriority w:val="71"/>
    <w:rsid w:val="007C304C"/>
    <w:rPr>
      <w:rFonts w:ascii="Times New Roman" w:eastAsia="Times New Roman" w:hAnsi="Times New Roman"/>
      <w:sz w:val="24"/>
      <w:szCs w:val="22"/>
      <w:lang w:eastAsia="en-US"/>
    </w:rPr>
  </w:style>
  <w:style w:type="paragraph" w:styleId="affffffffffa">
    <w:name w:val="Revision"/>
    <w:hidden/>
    <w:uiPriority w:val="71"/>
    <w:rsid w:val="00201332"/>
    <w:rPr>
      <w:rFonts w:ascii="Times New Roman" w:eastAsia="Times New Roman" w:hAnsi="Times New Roman"/>
      <w:sz w:val="24"/>
      <w:szCs w:val="22"/>
      <w:lang w:eastAsia="en-US"/>
    </w:rPr>
  </w:style>
  <w:style w:type="paragraph" w:styleId="affffffffffb">
    <w:name w:val="List Paragraph"/>
    <w:basedOn w:val="a8"/>
    <w:uiPriority w:val="34"/>
    <w:qFormat/>
    <w:rsid w:val="009A43F5"/>
    <w:pPr>
      <w:ind w:left="720"/>
      <w:contextualSpacing/>
    </w:pPr>
  </w:style>
  <w:style w:type="table" w:customStyle="1" w:styleId="1ff0">
    <w:name w:val="Сетка таблицы1"/>
    <w:basedOn w:val="aa"/>
    <w:next w:val="af2"/>
    <w:uiPriority w:val="59"/>
    <w:rsid w:val="00E726E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c">
    <w:name w:val="Placeholder Text"/>
    <w:basedOn w:val="a9"/>
    <w:uiPriority w:val="67"/>
    <w:rsid w:val="00725D16"/>
    <w:rPr>
      <w:color w:val="808080"/>
    </w:rPr>
  </w:style>
  <w:style w:type="paragraph" w:customStyle="1" w:styleId="affffffffffd">
    <w:name w:val="Обычный (с отступом)"/>
    <w:basedOn w:val="a8"/>
    <w:rsid w:val="00E5197B"/>
    <w:pPr>
      <w:tabs>
        <w:tab w:val="left" w:pos="851"/>
      </w:tabs>
      <w:ind w:firstLine="709"/>
    </w:pPr>
    <w:rPr>
      <w:rFonts w:eastAsia="Calibri"/>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361057425">
      <w:bodyDiv w:val="1"/>
      <w:marLeft w:val="0"/>
      <w:marRight w:val="0"/>
      <w:marTop w:val="0"/>
      <w:marBottom w:val="0"/>
      <w:divBdr>
        <w:top w:val="none" w:sz="0" w:space="0" w:color="auto"/>
        <w:left w:val="none" w:sz="0" w:space="0" w:color="auto"/>
        <w:bottom w:val="none" w:sz="0" w:space="0" w:color="auto"/>
        <w:right w:val="none" w:sz="0" w:space="0" w:color="auto"/>
      </w:divBdr>
      <w:divsChild>
        <w:div w:id="583539117">
          <w:marLeft w:val="0"/>
          <w:marRight w:val="0"/>
          <w:marTop w:val="0"/>
          <w:marBottom w:val="0"/>
          <w:divBdr>
            <w:top w:val="none" w:sz="0" w:space="0" w:color="auto"/>
            <w:left w:val="none" w:sz="0" w:space="0" w:color="auto"/>
            <w:bottom w:val="none" w:sz="0" w:space="0" w:color="auto"/>
            <w:right w:val="none" w:sz="0" w:space="0" w:color="auto"/>
          </w:divBdr>
          <w:divsChild>
            <w:div w:id="700590527">
              <w:marLeft w:val="0"/>
              <w:marRight w:val="0"/>
              <w:marTop w:val="0"/>
              <w:marBottom w:val="0"/>
              <w:divBdr>
                <w:top w:val="none" w:sz="0" w:space="0" w:color="auto"/>
                <w:left w:val="none" w:sz="0" w:space="0" w:color="auto"/>
                <w:bottom w:val="none" w:sz="0" w:space="0" w:color="auto"/>
                <w:right w:val="none" w:sz="0" w:space="0" w:color="auto"/>
              </w:divBdr>
              <w:divsChild>
                <w:div w:id="8524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4329">
      <w:bodyDiv w:val="1"/>
      <w:marLeft w:val="0"/>
      <w:marRight w:val="0"/>
      <w:marTop w:val="0"/>
      <w:marBottom w:val="0"/>
      <w:divBdr>
        <w:top w:val="none" w:sz="0" w:space="0" w:color="auto"/>
        <w:left w:val="none" w:sz="0" w:space="0" w:color="auto"/>
        <w:bottom w:val="none" w:sz="0" w:space="0" w:color="auto"/>
        <w:right w:val="none" w:sz="0" w:space="0" w:color="auto"/>
      </w:divBdr>
    </w:div>
    <w:div w:id="1884250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99" Type="http://schemas.openxmlformats.org/officeDocument/2006/relationships/oleObject" Target="embeddings/oleObject112.bin"/><Relationship Id="rId21" Type="http://schemas.openxmlformats.org/officeDocument/2006/relationships/image" Target="media/image8.wmf"/><Relationship Id="rId63" Type="http://schemas.openxmlformats.org/officeDocument/2006/relationships/image" Target="media/image30.emf"/><Relationship Id="rId159" Type="http://schemas.openxmlformats.org/officeDocument/2006/relationships/oleObject" Target="embeddings/oleObject54.bin"/><Relationship Id="rId324" Type="http://schemas.openxmlformats.org/officeDocument/2006/relationships/image" Target="media/image188.wmf"/><Relationship Id="rId366" Type="http://schemas.openxmlformats.org/officeDocument/2006/relationships/image" Target="media/image208.wmf"/><Relationship Id="rId531" Type="http://schemas.openxmlformats.org/officeDocument/2006/relationships/image" Target="media/image325.wmf"/><Relationship Id="rId573" Type="http://schemas.openxmlformats.org/officeDocument/2006/relationships/image" Target="media/image341.wmf"/><Relationship Id="rId170" Type="http://schemas.openxmlformats.org/officeDocument/2006/relationships/image" Target="media/image104.wmf"/><Relationship Id="rId226" Type="http://schemas.openxmlformats.org/officeDocument/2006/relationships/oleObject" Target="embeddings/oleObject75.bin"/><Relationship Id="rId433" Type="http://schemas.openxmlformats.org/officeDocument/2006/relationships/image" Target="media/image253.wmf"/><Relationship Id="rId268" Type="http://schemas.openxmlformats.org/officeDocument/2006/relationships/oleObject" Target="embeddings/oleObject96.bin"/><Relationship Id="rId475" Type="http://schemas.openxmlformats.org/officeDocument/2006/relationships/image" Target="media/image281.wmf"/><Relationship Id="rId32" Type="http://schemas.openxmlformats.org/officeDocument/2006/relationships/oleObject" Target="embeddings/oleObject6.bin"/><Relationship Id="rId74" Type="http://schemas.openxmlformats.org/officeDocument/2006/relationships/image" Target="media/image40.wmf"/><Relationship Id="rId128" Type="http://schemas.openxmlformats.org/officeDocument/2006/relationships/image" Target="media/image72.wmf"/><Relationship Id="rId335" Type="http://schemas.openxmlformats.org/officeDocument/2006/relationships/image" Target="media/image192.wmf"/><Relationship Id="rId377" Type="http://schemas.openxmlformats.org/officeDocument/2006/relationships/image" Target="media/image214.wmf"/><Relationship Id="rId500" Type="http://schemas.openxmlformats.org/officeDocument/2006/relationships/image" Target="media/image306.wmf"/><Relationship Id="rId542" Type="http://schemas.openxmlformats.org/officeDocument/2006/relationships/oleObject" Target="embeddings/oleObject200.bin"/><Relationship Id="rId584" Type="http://schemas.openxmlformats.org/officeDocument/2006/relationships/image" Target="media/image349.wmf"/><Relationship Id="rId5" Type="http://schemas.openxmlformats.org/officeDocument/2006/relationships/numbering" Target="numbering.xml"/><Relationship Id="rId181" Type="http://schemas.openxmlformats.org/officeDocument/2006/relationships/image" Target="media/image112.wmf"/><Relationship Id="rId237" Type="http://schemas.openxmlformats.org/officeDocument/2006/relationships/image" Target="media/image145.wmf"/><Relationship Id="rId402" Type="http://schemas.openxmlformats.org/officeDocument/2006/relationships/oleObject" Target="embeddings/oleObject164.bin"/><Relationship Id="rId279" Type="http://schemas.openxmlformats.org/officeDocument/2006/relationships/oleObject" Target="embeddings/oleObject102.bin"/><Relationship Id="rId444" Type="http://schemas.openxmlformats.org/officeDocument/2006/relationships/oleObject" Target="embeddings/oleObject174.bin"/><Relationship Id="rId486" Type="http://schemas.openxmlformats.org/officeDocument/2006/relationships/image" Target="media/image292.wmf"/><Relationship Id="rId43" Type="http://schemas.openxmlformats.org/officeDocument/2006/relationships/image" Target="media/image20.wmf"/><Relationship Id="rId139" Type="http://schemas.openxmlformats.org/officeDocument/2006/relationships/oleObject" Target="embeddings/oleObject48.bin"/><Relationship Id="rId290" Type="http://schemas.openxmlformats.org/officeDocument/2006/relationships/image" Target="media/image171.wmf"/><Relationship Id="rId304" Type="http://schemas.openxmlformats.org/officeDocument/2006/relationships/image" Target="media/image178.wmf"/><Relationship Id="rId346" Type="http://schemas.openxmlformats.org/officeDocument/2006/relationships/image" Target="media/image198.wmf"/><Relationship Id="rId388" Type="http://schemas.openxmlformats.org/officeDocument/2006/relationships/oleObject" Target="embeddings/oleObject157.bin"/><Relationship Id="rId511" Type="http://schemas.openxmlformats.org/officeDocument/2006/relationships/image" Target="media/image315.wmf"/><Relationship Id="rId553" Type="http://schemas.openxmlformats.org/officeDocument/2006/relationships/oleObject" Target="embeddings/oleObject210.bin"/><Relationship Id="rId85" Type="http://schemas.openxmlformats.org/officeDocument/2006/relationships/image" Target="media/image48.wmf"/><Relationship Id="rId150" Type="http://schemas.openxmlformats.org/officeDocument/2006/relationships/image" Target="media/image87.wmf"/><Relationship Id="rId192" Type="http://schemas.openxmlformats.org/officeDocument/2006/relationships/image" Target="media/image119.emf"/><Relationship Id="rId206" Type="http://schemas.openxmlformats.org/officeDocument/2006/relationships/oleObject" Target="embeddings/oleObject65.bin"/><Relationship Id="rId413" Type="http://schemas.openxmlformats.org/officeDocument/2006/relationships/image" Target="media/image233.wmf"/><Relationship Id="rId595" Type="http://schemas.openxmlformats.org/officeDocument/2006/relationships/image" Target="media/image355.wmf"/><Relationship Id="rId248" Type="http://schemas.openxmlformats.org/officeDocument/2006/relationships/oleObject" Target="embeddings/oleObject86.bin"/><Relationship Id="rId455" Type="http://schemas.openxmlformats.org/officeDocument/2006/relationships/oleObject" Target="embeddings/oleObject182.bin"/><Relationship Id="rId497" Type="http://schemas.openxmlformats.org/officeDocument/2006/relationships/image" Target="media/image303.wmf"/><Relationship Id="rId12" Type="http://schemas.openxmlformats.org/officeDocument/2006/relationships/comments" Target="comments.xml"/><Relationship Id="rId108" Type="http://schemas.openxmlformats.org/officeDocument/2006/relationships/image" Target="media/image62.emf"/><Relationship Id="rId315" Type="http://schemas.openxmlformats.org/officeDocument/2006/relationships/oleObject" Target="embeddings/oleObject120.bin"/><Relationship Id="rId357" Type="http://schemas.openxmlformats.org/officeDocument/2006/relationships/oleObject" Target="embeddings/oleObject142.bin"/><Relationship Id="rId522" Type="http://schemas.openxmlformats.org/officeDocument/2006/relationships/oleObject" Target="embeddings/oleObject190.bin"/><Relationship Id="rId54" Type="http://schemas.openxmlformats.org/officeDocument/2006/relationships/oleObject" Target="embeddings/oleObject17.bin"/><Relationship Id="rId96" Type="http://schemas.openxmlformats.org/officeDocument/2006/relationships/image" Target="media/image55.wmf"/><Relationship Id="rId161" Type="http://schemas.openxmlformats.org/officeDocument/2006/relationships/image" Target="media/image95.emf"/><Relationship Id="rId217" Type="http://schemas.openxmlformats.org/officeDocument/2006/relationships/image" Target="media/image135.wmf"/><Relationship Id="rId399" Type="http://schemas.openxmlformats.org/officeDocument/2006/relationships/image" Target="media/image225.wmf"/><Relationship Id="rId564" Type="http://schemas.openxmlformats.org/officeDocument/2006/relationships/oleObject" Target="embeddings/oleObject216.bin"/><Relationship Id="rId259" Type="http://schemas.openxmlformats.org/officeDocument/2006/relationships/image" Target="media/image156.wmf"/><Relationship Id="rId424" Type="http://schemas.openxmlformats.org/officeDocument/2006/relationships/image" Target="media/image244.wmf"/><Relationship Id="rId466" Type="http://schemas.openxmlformats.org/officeDocument/2006/relationships/image" Target="media/image272.wmf"/><Relationship Id="rId23" Type="http://schemas.openxmlformats.org/officeDocument/2006/relationships/image" Target="media/image10.wmf"/><Relationship Id="rId119" Type="http://schemas.openxmlformats.org/officeDocument/2006/relationships/image" Target="media/image68.wmf"/><Relationship Id="rId270" Type="http://schemas.openxmlformats.org/officeDocument/2006/relationships/oleObject" Target="embeddings/oleObject97.bin"/><Relationship Id="rId326" Type="http://schemas.openxmlformats.org/officeDocument/2006/relationships/oleObject" Target="embeddings/oleObject126.bin"/><Relationship Id="rId533" Type="http://schemas.openxmlformats.org/officeDocument/2006/relationships/image" Target="media/image326.wmf"/><Relationship Id="rId65" Type="http://schemas.openxmlformats.org/officeDocument/2006/relationships/image" Target="media/image32.wmf"/><Relationship Id="rId130" Type="http://schemas.openxmlformats.org/officeDocument/2006/relationships/image" Target="media/image73.wmf"/><Relationship Id="rId368" Type="http://schemas.openxmlformats.org/officeDocument/2006/relationships/image" Target="media/image209.wmf"/><Relationship Id="rId575" Type="http://schemas.openxmlformats.org/officeDocument/2006/relationships/image" Target="media/image342.wmf"/><Relationship Id="rId172" Type="http://schemas.openxmlformats.org/officeDocument/2006/relationships/oleObject" Target="embeddings/oleObject55.bin"/><Relationship Id="rId228" Type="http://schemas.openxmlformats.org/officeDocument/2006/relationships/oleObject" Target="embeddings/oleObject76.bin"/><Relationship Id="rId435" Type="http://schemas.openxmlformats.org/officeDocument/2006/relationships/image" Target="media/image254.wmf"/><Relationship Id="rId477" Type="http://schemas.openxmlformats.org/officeDocument/2006/relationships/image" Target="media/image283.wmf"/><Relationship Id="rId600" Type="http://schemas.openxmlformats.org/officeDocument/2006/relationships/image" Target="media/image360.wmf"/><Relationship Id="rId281" Type="http://schemas.openxmlformats.org/officeDocument/2006/relationships/oleObject" Target="embeddings/oleObject103.bin"/><Relationship Id="rId337" Type="http://schemas.openxmlformats.org/officeDocument/2006/relationships/image" Target="media/image193.wmf"/><Relationship Id="rId502" Type="http://schemas.openxmlformats.org/officeDocument/2006/relationships/image" Target="media/image308.wmf"/><Relationship Id="rId34" Type="http://schemas.openxmlformats.org/officeDocument/2006/relationships/oleObject" Target="embeddings/oleObject7.bin"/><Relationship Id="rId76" Type="http://schemas.openxmlformats.org/officeDocument/2006/relationships/image" Target="media/image42.wmf"/><Relationship Id="rId141" Type="http://schemas.openxmlformats.org/officeDocument/2006/relationships/image" Target="media/image81.wmf"/><Relationship Id="rId379" Type="http://schemas.openxmlformats.org/officeDocument/2006/relationships/image" Target="media/image215.wmf"/><Relationship Id="rId544" Type="http://schemas.openxmlformats.org/officeDocument/2006/relationships/oleObject" Target="embeddings/oleObject201.bin"/><Relationship Id="rId586" Type="http://schemas.openxmlformats.org/officeDocument/2006/relationships/image" Target="media/image350.wmf"/><Relationship Id="rId7" Type="http://schemas.microsoft.com/office/2007/relationships/stylesWithEffects" Target="stylesWithEffects.xml"/><Relationship Id="rId183" Type="http://schemas.openxmlformats.org/officeDocument/2006/relationships/oleObject" Target="embeddings/oleObject58.bin"/><Relationship Id="rId239" Type="http://schemas.openxmlformats.org/officeDocument/2006/relationships/image" Target="media/image146.wmf"/><Relationship Id="rId390" Type="http://schemas.openxmlformats.org/officeDocument/2006/relationships/oleObject" Target="embeddings/oleObject158.bin"/><Relationship Id="rId404" Type="http://schemas.openxmlformats.org/officeDocument/2006/relationships/oleObject" Target="embeddings/oleObject165.bin"/><Relationship Id="rId446" Type="http://schemas.openxmlformats.org/officeDocument/2006/relationships/oleObject" Target="embeddings/oleObject175.bin"/><Relationship Id="rId250" Type="http://schemas.openxmlformats.org/officeDocument/2006/relationships/oleObject" Target="embeddings/oleObject87.bin"/><Relationship Id="rId292" Type="http://schemas.openxmlformats.org/officeDocument/2006/relationships/image" Target="media/image172.wmf"/><Relationship Id="rId306" Type="http://schemas.openxmlformats.org/officeDocument/2006/relationships/image" Target="media/image179.wmf"/><Relationship Id="rId488" Type="http://schemas.openxmlformats.org/officeDocument/2006/relationships/image" Target="media/image294.wmf"/><Relationship Id="rId45" Type="http://schemas.openxmlformats.org/officeDocument/2006/relationships/image" Target="media/image21.wmf"/><Relationship Id="rId87" Type="http://schemas.openxmlformats.org/officeDocument/2006/relationships/image" Target="media/image49.wmf"/><Relationship Id="rId110" Type="http://schemas.openxmlformats.org/officeDocument/2006/relationships/image" Target="media/image63.wmf"/><Relationship Id="rId348" Type="http://schemas.openxmlformats.org/officeDocument/2006/relationships/image" Target="media/image199.wmf"/><Relationship Id="rId513" Type="http://schemas.openxmlformats.org/officeDocument/2006/relationships/image" Target="media/image316.wmf"/><Relationship Id="rId555" Type="http://schemas.openxmlformats.org/officeDocument/2006/relationships/oleObject" Target="embeddings/oleObject211.bin"/><Relationship Id="rId597" Type="http://schemas.openxmlformats.org/officeDocument/2006/relationships/image" Target="media/image357.wmf"/><Relationship Id="rId152" Type="http://schemas.openxmlformats.org/officeDocument/2006/relationships/image" Target="media/image89.wmf"/><Relationship Id="rId194" Type="http://schemas.openxmlformats.org/officeDocument/2006/relationships/image" Target="media/image121.wmf"/><Relationship Id="rId208" Type="http://schemas.openxmlformats.org/officeDocument/2006/relationships/oleObject" Target="embeddings/oleObject66.bin"/><Relationship Id="rId415" Type="http://schemas.openxmlformats.org/officeDocument/2006/relationships/image" Target="media/image235.wmf"/><Relationship Id="rId457" Type="http://schemas.openxmlformats.org/officeDocument/2006/relationships/image" Target="media/image263.png"/><Relationship Id="rId261" Type="http://schemas.openxmlformats.org/officeDocument/2006/relationships/image" Target="media/image157.wmf"/><Relationship Id="rId499" Type="http://schemas.openxmlformats.org/officeDocument/2006/relationships/image" Target="media/image305.emf"/><Relationship Id="rId14" Type="http://schemas.openxmlformats.org/officeDocument/2006/relationships/image" Target="media/image2.emf"/><Relationship Id="rId56" Type="http://schemas.openxmlformats.org/officeDocument/2006/relationships/oleObject" Target="embeddings/oleObject18.bin"/><Relationship Id="rId317" Type="http://schemas.openxmlformats.org/officeDocument/2006/relationships/oleObject" Target="embeddings/oleObject121.bin"/><Relationship Id="rId359" Type="http://schemas.openxmlformats.org/officeDocument/2006/relationships/oleObject" Target="embeddings/oleObject143.bin"/><Relationship Id="rId524" Type="http://schemas.openxmlformats.org/officeDocument/2006/relationships/oleObject" Target="embeddings/oleObject191.bin"/><Relationship Id="rId566" Type="http://schemas.openxmlformats.org/officeDocument/2006/relationships/oleObject" Target="embeddings/oleObject217.bin"/><Relationship Id="rId98" Type="http://schemas.openxmlformats.org/officeDocument/2006/relationships/image" Target="media/image57.emf"/><Relationship Id="rId121" Type="http://schemas.openxmlformats.org/officeDocument/2006/relationships/image" Target="media/image69.emf"/><Relationship Id="rId163" Type="http://schemas.openxmlformats.org/officeDocument/2006/relationships/image" Target="media/image97.wmf"/><Relationship Id="rId219" Type="http://schemas.openxmlformats.org/officeDocument/2006/relationships/image" Target="media/image136.wmf"/><Relationship Id="rId370" Type="http://schemas.openxmlformats.org/officeDocument/2006/relationships/image" Target="media/image210.wmf"/><Relationship Id="rId426" Type="http://schemas.openxmlformats.org/officeDocument/2006/relationships/image" Target="media/image246.wmf"/><Relationship Id="rId230" Type="http://schemas.openxmlformats.org/officeDocument/2006/relationships/oleObject" Target="embeddings/oleObject77.bin"/><Relationship Id="rId468" Type="http://schemas.openxmlformats.org/officeDocument/2006/relationships/image" Target="media/image274.wmf"/><Relationship Id="rId25" Type="http://schemas.openxmlformats.org/officeDocument/2006/relationships/image" Target="media/image11.wmf"/><Relationship Id="rId67" Type="http://schemas.openxmlformats.org/officeDocument/2006/relationships/image" Target="media/image34.wmf"/><Relationship Id="rId272" Type="http://schemas.openxmlformats.org/officeDocument/2006/relationships/oleObject" Target="embeddings/oleObject98.bin"/><Relationship Id="rId328" Type="http://schemas.openxmlformats.org/officeDocument/2006/relationships/oleObject" Target="embeddings/oleObject128.bin"/><Relationship Id="rId535" Type="http://schemas.openxmlformats.org/officeDocument/2006/relationships/image" Target="media/image327.wmf"/><Relationship Id="rId577" Type="http://schemas.openxmlformats.org/officeDocument/2006/relationships/image" Target="media/image344.emf"/><Relationship Id="rId132" Type="http://schemas.openxmlformats.org/officeDocument/2006/relationships/image" Target="media/image74.wmf"/><Relationship Id="rId174" Type="http://schemas.openxmlformats.org/officeDocument/2006/relationships/oleObject" Target="embeddings/oleObject56.bin"/><Relationship Id="rId381" Type="http://schemas.openxmlformats.org/officeDocument/2006/relationships/image" Target="media/image216.wmf"/><Relationship Id="rId602" Type="http://schemas.openxmlformats.org/officeDocument/2006/relationships/image" Target="media/image362.wmf"/><Relationship Id="rId241" Type="http://schemas.openxmlformats.org/officeDocument/2006/relationships/image" Target="media/image147.wmf"/><Relationship Id="rId437" Type="http://schemas.openxmlformats.org/officeDocument/2006/relationships/image" Target="media/image255.wmf"/><Relationship Id="rId479" Type="http://schemas.openxmlformats.org/officeDocument/2006/relationships/image" Target="media/image285.wmf"/><Relationship Id="rId36" Type="http://schemas.openxmlformats.org/officeDocument/2006/relationships/oleObject" Target="embeddings/oleObject8.bin"/><Relationship Id="rId283" Type="http://schemas.openxmlformats.org/officeDocument/2006/relationships/oleObject" Target="embeddings/oleObject104.bin"/><Relationship Id="rId339" Type="http://schemas.openxmlformats.org/officeDocument/2006/relationships/image" Target="media/image194.wmf"/><Relationship Id="rId490" Type="http://schemas.openxmlformats.org/officeDocument/2006/relationships/image" Target="media/image296.wmf"/><Relationship Id="rId504" Type="http://schemas.openxmlformats.org/officeDocument/2006/relationships/image" Target="media/image310.emf"/><Relationship Id="rId546" Type="http://schemas.openxmlformats.org/officeDocument/2006/relationships/oleObject" Target="embeddings/oleObject203.bin"/><Relationship Id="rId78" Type="http://schemas.openxmlformats.org/officeDocument/2006/relationships/image" Target="media/image44.emf"/><Relationship Id="rId101" Type="http://schemas.openxmlformats.org/officeDocument/2006/relationships/oleObject" Target="embeddings/oleObject31.bin"/><Relationship Id="rId143" Type="http://schemas.openxmlformats.org/officeDocument/2006/relationships/image" Target="media/image82.wmf"/><Relationship Id="rId185" Type="http://schemas.openxmlformats.org/officeDocument/2006/relationships/oleObject" Target="embeddings/oleObject59.bin"/><Relationship Id="rId350" Type="http://schemas.openxmlformats.org/officeDocument/2006/relationships/image" Target="media/image200.wmf"/><Relationship Id="rId406" Type="http://schemas.openxmlformats.org/officeDocument/2006/relationships/oleObject" Target="embeddings/oleObject166.bin"/><Relationship Id="rId588" Type="http://schemas.openxmlformats.org/officeDocument/2006/relationships/image" Target="media/image351.wmf"/><Relationship Id="rId9" Type="http://schemas.openxmlformats.org/officeDocument/2006/relationships/webSettings" Target="webSettings.xml"/><Relationship Id="rId210" Type="http://schemas.openxmlformats.org/officeDocument/2006/relationships/oleObject" Target="embeddings/oleObject67.bin"/><Relationship Id="rId392" Type="http://schemas.openxmlformats.org/officeDocument/2006/relationships/oleObject" Target="embeddings/oleObject159.bin"/><Relationship Id="rId448" Type="http://schemas.openxmlformats.org/officeDocument/2006/relationships/oleObject" Target="embeddings/oleObject176.bin"/><Relationship Id="rId252" Type="http://schemas.openxmlformats.org/officeDocument/2006/relationships/oleObject" Target="embeddings/oleObject88.bin"/><Relationship Id="rId294" Type="http://schemas.openxmlformats.org/officeDocument/2006/relationships/image" Target="media/image173.wmf"/><Relationship Id="rId308" Type="http://schemas.openxmlformats.org/officeDocument/2006/relationships/image" Target="media/image180.wmf"/><Relationship Id="rId515" Type="http://schemas.openxmlformats.org/officeDocument/2006/relationships/image" Target="media/image317.wmf"/><Relationship Id="rId47" Type="http://schemas.openxmlformats.org/officeDocument/2006/relationships/image" Target="media/image22.wmf"/><Relationship Id="rId89" Type="http://schemas.openxmlformats.org/officeDocument/2006/relationships/image" Target="media/image50.wmf"/><Relationship Id="rId112" Type="http://schemas.openxmlformats.org/officeDocument/2006/relationships/image" Target="media/image64.wmf"/><Relationship Id="rId154" Type="http://schemas.openxmlformats.org/officeDocument/2006/relationships/image" Target="media/image91.wmf"/><Relationship Id="rId361" Type="http://schemas.openxmlformats.org/officeDocument/2006/relationships/oleObject" Target="embeddings/oleObject144.bin"/><Relationship Id="rId557" Type="http://schemas.openxmlformats.org/officeDocument/2006/relationships/oleObject" Target="embeddings/oleObject212.bin"/><Relationship Id="rId599" Type="http://schemas.openxmlformats.org/officeDocument/2006/relationships/image" Target="media/image359.wmf"/><Relationship Id="rId196" Type="http://schemas.openxmlformats.org/officeDocument/2006/relationships/image" Target="media/image123.emf"/><Relationship Id="rId417" Type="http://schemas.openxmlformats.org/officeDocument/2006/relationships/image" Target="media/image237.wmf"/><Relationship Id="rId459" Type="http://schemas.openxmlformats.org/officeDocument/2006/relationships/image" Target="media/image265.wmf"/><Relationship Id="rId16" Type="http://schemas.openxmlformats.org/officeDocument/2006/relationships/image" Target="media/image4.wmf"/><Relationship Id="rId221" Type="http://schemas.openxmlformats.org/officeDocument/2006/relationships/image" Target="media/image137.wmf"/><Relationship Id="rId263" Type="http://schemas.openxmlformats.org/officeDocument/2006/relationships/image" Target="media/image158.wmf"/><Relationship Id="rId319" Type="http://schemas.openxmlformats.org/officeDocument/2006/relationships/oleObject" Target="embeddings/oleObject122.bin"/><Relationship Id="rId470" Type="http://schemas.openxmlformats.org/officeDocument/2006/relationships/image" Target="media/image276.wmf"/><Relationship Id="rId526" Type="http://schemas.openxmlformats.org/officeDocument/2006/relationships/oleObject" Target="embeddings/oleObject192.bin"/><Relationship Id="rId58" Type="http://schemas.openxmlformats.org/officeDocument/2006/relationships/oleObject" Target="embeddings/oleObject19.bin"/><Relationship Id="rId123" Type="http://schemas.openxmlformats.org/officeDocument/2006/relationships/image" Target="media/image70.wmf"/><Relationship Id="rId330" Type="http://schemas.openxmlformats.org/officeDocument/2006/relationships/oleObject" Target="embeddings/oleObject129.bin"/><Relationship Id="rId568" Type="http://schemas.openxmlformats.org/officeDocument/2006/relationships/oleObject" Target="embeddings/oleObject218.bin"/><Relationship Id="rId165" Type="http://schemas.openxmlformats.org/officeDocument/2006/relationships/image" Target="media/image99.wmf"/><Relationship Id="rId372" Type="http://schemas.openxmlformats.org/officeDocument/2006/relationships/image" Target="media/image211.wmf"/><Relationship Id="rId428" Type="http://schemas.openxmlformats.org/officeDocument/2006/relationships/image" Target="media/image248.wmf"/><Relationship Id="rId211" Type="http://schemas.openxmlformats.org/officeDocument/2006/relationships/image" Target="media/image132.wmf"/><Relationship Id="rId232" Type="http://schemas.openxmlformats.org/officeDocument/2006/relationships/oleObject" Target="embeddings/oleObject78.bin"/><Relationship Id="rId253" Type="http://schemas.openxmlformats.org/officeDocument/2006/relationships/image" Target="media/image153.wmf"/><Relationship Id="rId274" Type="http://schemas.openxmlformats.org/officeDocument/2006/relationships/oleObject" Target="embeddings/oleObject99.bin"/><Relationship Id="rId295" Type="http://schemas.openxmlformats.org/officeDocument/2006/relationships/oleObject" Target="embeddings/oleObject110.bin"/><Relationship Id="rId309" Type="http://schemas.openxmlformats.org/officeDocument/2006/relationships/oleObject" Target="embeddings/oleObject117.bin"/><Relationship Id="rId460" Type="http://schemas.openxmlformats.org/officeDocument/2006/relationships/image" Target="media/image266.wmf"/><Relationship Id="rId481" Type="http://schemas.openxmlformats.org/officeDocument/2006/relationships/image" Target="media/image287.wmf"/><Relationship Id="rId516" Type="http://schemas.openxmlformats.org/officeDocument/2006/relationships/oleObject" Target="embeddings/oleObject187.bin"/><Relationship Id="rId27" Type="http://schemas.openxmlformats.org/officeDocument/2006/relationships/image" Target="media/image12.wmf"/><Relationship Id="rId48" Type="http://schemas.openxmlformats.org/officeDocument/2006/relationships/oleObject" Target="embeddings/oleObject14.bin"/><Relationship Id="rId69" Type="http://schemas.openxmlformats.org/officeDocument/2006/relationships/image" Target="media/image36.wmf"/><Relationship Id="rId113" Type="http://schemas.openxmlformats.org/officeDocument/2006/relationships/oleObject" Target="embeddings/oleObject37.bin"/><Relationship Id="rId134" Type="http://schemas.openxmlformats.org/officeDocument/2006/relationships/image" Target="media/image75.wmf"/><Relationship Id="rId320" Type="http://schemas.openxmlformats.org/officeDocument/2006/relationships/image" Target="media/image186.wmf"/><Relationship Id="rId537" Type="http://schemas.openxmlformats.org/officeDocument/2006/relationships/image" Target="media/image328.wmf"/><Relationship Id="rId558" Type="http://schemas.openxmlformats.org/officeDocument/2006/relationships/image" Target="media/image334.wmf"/><Relationship Id="rId579" Type="http://schemas.openxmlformats.org/officeDocument/2006/relationships/image" Target="media/image346.wmf"/><Relationship Id="rId80" Type="http://schemas.openxmlformats.org/officeDocument/2006/relationships/oleObject" Target="embeddings/oleObject23.bin"/><Relationship Id="rId155" Type="http://schemas.openxmlformats.org/officeDocument/2006/relationships/oleObject" Target="embeddings/oleObject52.bin"/><Relationship Id="rId176" Type="http://schemas.openxmlformats.org/officeDocument/2006/relationships/oleObject" Target="embeddings/oleObject57.bin"/><Relationship Id="rId197" Type="http://schemas.openxmlformats.org/officeDocument/2006/relationships/image" Target="media/image124.emf"/><Relationship Id="rId341" Type="http://schemas.openxmlformats.org/officeDocument/2006/relationships/oleObject" Target="embeddings/oleObject134.bin"/><Relationship Id="rId362" Type="http://schemas.openxmlformats.org/officeDocument/2006/relationships/image" Target="media/image206.wmf"/><Relationship Id="rId383" Type="http://schemas.openxmlformats.org/officeDocument/2006/relationships/image" Target="media/image217.wmf"/><Relationship Id="rId418" Type="http://schemas.openxmlformats.org/officeDocument/2006/relationships/image" Target="media/image238.wmf"/><Relationship Id="rId439" Type="http://schemas.openxmlformats.org/officeDocument/2006/relationships/image" Target="media/image256.wmf"/><Relationship Id="rId590" Type="http://schemas.openxmlformats.org/officeDocument/2006/relationships/image" Target="media/image352.wmf"/><Relationship Id="rId604" Type="http://schemas.openxmlformats.org/officeDocument/2006/relationships/image" Target="media/image364.wmf"/><Relationship Id="rId201" Type="http://schemas.openxmlformats.org/officeDocument/2006/relationships/image" Target="media/image127.wmf"/><Relationship Id="rId222" Type="http://schemas.openxmlformats.org/officeDocument/2006/relationships/oleObject" Target="embeddings/oleObject73.bin"/><Relationship Id="rId243" Type="http://schemas.openxmlformats.org/officeDocument/2006/relationships/image" Target="media/image148.wmf"/><Relationship Id="rId264" Type="http://schemas.openxmlformats.org/officeDocument/2006/relationships/oleObject" Target="embeddings/oleObject94.bin"/><Relationship Id="rId285" Type="http://schemas.openxmlformats.org/officeDocument/2006/relationships/oleObject" Target="embeddings/oleObject105.bin"/><Relationship Id="rId450" Type="http://schemas.openxmlformats.org/officeDocument/2006/relationships/image" Target="media/image261.wmf"/><Relationship Id="rId471" Type="http://schemas.openxmlformats.org/officeDocument/2006/relationships/image" Target="media/image277.wmf"/><Relationship Id="rId506" Type="http://schemas.openxmlformats.org/officeDocument/2006/relationships/image" Target="media/image312.emf"/><Relationship Id="rId17" Type="http://schemas.openxmlformats.org/officeDocument/2006/relationships/image" Target="media/image5.wmf"/><Relationship Id="rId38" Type="http://schemas.openxmlformats.org/officeDocument/2006/relationships/oleObject" Target="embeddings/oleObject9.bin"/><Relationship Id="rId59" Type="http://schemas.openxmlformats.org/officeDocument/2006/relationships/image" Target="media/image28.wmf"/><Relationship Id="rId103" Type="http://schemas.openxmlformats.org/officeDocument/2006/relationships/oleObject" Target="embeddings/oleObject32.bin"/><Relationship Id="rId124" Type="http://schemas.openxmlformats.org/officeDocument/2006/relationships/oleObject" Target="embeddings/oleObject42.bin"/><Relationship Id="rId310" Type="http://schemas.openxmlformats.org/officeDocument/2006/relationships/image" Target="media/image181.wmf"/><Relationship Id="rId492" Type="http://schemas.openxmlformats.org/officeDocument/2006/relationships/image" Target="media/image298.wmf"/><Relationship Id="rId527" Type="http://schemas.openxmlformats.org/officeDocument/2006/relationships/image" Target="media/image323.wmf"/><Relationship Id="rId548" Type="http://schemas.openxmlformats.org/officeDocument/2006/relationships/oleObject" Target="embeddings/oleObject205.bin"/><Relationship Id="rId569" Type="http://schemas.openxmlformats.org/officeDocument/2006/relationships/image" Target="media/image339.wmf"/><Relationship Id="rId70" Type="http://schemas.openxmlformats.org/officeDocument/2006/relationships/image" Target="media/image37.wmf"/><Relationship Id="rId91" Type="http://schemas.openxmlformats.org/officeDocument/2006/relationships/image" Target="media/image51.wmf"/><Relationship Id="rId145" Type="http://schemas.openxmlformats.org/officeDocument/2006/relationships/oleObject" Target="embeddings/oleObject50.bin"/><Relationship Id="rId166" Type="http://schemas.openxmlformats.org/officeDocument/2006/relationships/image" Target="media/image100.wmf"/><Relationship Id="rId187" Type="http://schemas.openxmlformats.org/officeDocument/2006/relationships/oleObject" Target="embeddings/oleObject60.bin"/><Relationship Id="rId331" Type="http://schemas.openxmlformats.org/officeDocument/2006/relationships/image" Target="media/image190.wmf"/><Relationship Id="rId352" Type="http://schemas.openxmlformats.org/officeDocument/2006/relationships/image" Target="media/image201.wmf"/><Relationship Id="rId373" Type="http://schemas.openxmlformats.org/officeDocument/2006/relationships/oleObject" Target="embeddings/oleObject150.bin"/><Relationship Id="rId394" Type="http://schemas.openxmlformats.org/officeDocument/2006/relationships/oleObject" Target="embeddings/oleObject160.bin"/><Relationship Id="rId408" Type="http://schemas.openxmlformats.org/officeDocument/2006/relationships/image" Target="media/image230.wmf"/><Relationship Id="rId429" Type="http://schemas.openxmlformats.org/officeDocument/2006/relationships/image" Target="media/image249.wmf"/><Relationship Id="rId580" Type="http://schemas.openxmlformats.org/officeDocument/2006/relationships/image" Target="media/image347.wmf"/><Relationship Id="rId1" Type="http://schemas.openxmlformats.org/officeDocument/2006/relationships/customXml" Target="../customXml/item1.xml"/><Relationship Id="rId212" Type="http://schemas.openxmlformats.org/officeDocument/2006/relationships/oleObject" Target="embeddings/oleObject68.bin"/><Relationship Id="rId233" Type="http://schemas.openxmlformats.org/officeDocument/2006/relationships/image" Target="media/image143.wmf"/><Relationship Id="rId254" Type="http://schemas.openxmlformats.org/officeDocument/2006/relationships/oleObject" Target="embeddings/oleObject89.bin"/><Relationship Id="rId440" Type="http://schemas.openxmlformats.org/officeDocument/2006/relationships/oleObject" Target="embeddings/oleObject172.bin"/><Relationship Id="rId28" Type="http://schemas.openxmlformats.org/officeDocument/2006/relationships/oleObject" Target="embeddings/oleObject4.bin"/><Relationship Id="rId49" Type="http://schemas.openxmlformats.org/officeDocument/2006/relationships/image" Target="media/image23.wmf"/><Relationship Id="rId114" Type="http://schemas.openxmlformats.org/officeDocument/2006/relationships/image" Target="media/image65.wmf"/><Relationship Id="rId275" Type="http://schemas.openxmlformats.org/officeDocument/2006/relationships/oleObject" Target="embeddings/oleObject100.bin"/><Relationship Id="rId296" Type="http://schemas.openxmlformats.org/officeDocument/2006/relationships/image" Target="media/image174.wmf"/><Relationship Id="rId300" Type="http://schemas.openxmlformats.org/officeDocument/2006/relationships/image" Target="media/image176.wmf"/><Relationship Id="rId461" Type="http://schemas.openxmlformats.org/officeDocument/2006/relationships/image" Target="media/image267.wmf"/><Relationship Id="rId482" Type="http://schemas.openxmlformats.org/officeDocument/2006/relationships/image" Target="media/image288.wmf"/><Relationship Id="rId517" Type="http://schemas.openxmlformats.org/officeDocument/2006/relationships/image" Target="media/image318.wmf"/><Relationship Id="rId538" Type="http://schemas.openxmlformats.org/officeDocument/2006/relationships/oleObject" Target="embeddings/oleObject198.bin"/><Relationship Id="rId559" Type="http://schemas.openxmlformats.org/officeDocument/2006/relationships/oleObject" Target="embeddings/oleObject213.bin"/><Relationship Id="rId60" Type="http://schemas.openxmlformats.org/officeDocument/2006/relationships/oleObject" Target="embeddings/oleObject20.bin"/><Relationship Id="rId81" Type="http://schemas.openxmlformats.org/officeDocument/2006/relationships/image" Target="media/image46.wmf"/><Relationship Id="rId135" Type="http://schemas.openxmlformats.org/officeDocument/2006/relationships/image" Target="media/image76.wmf"/><Relationship Id="rId156" Type="http://schemas.openxmlformats.org/officeDocument/2006/relationships/image" Target="media/image92.wmf"/><Relationship Id="rId177" Type="http://schemas.openxmlformats.org/officeDocument/2006/relationships/image" Target="media/image108.wmf"/><Relationship Id="rId198" Type="http://schemas.openxmlformats.org/officeDocument/2006/relationships/image" Target="media/image125.emf"/><Relationship Id="rId321" Type="http://schemas.openxmlformats.org/officeDocument/2006/relationships/oleObject" Target="embeddings/oleObject123.bin"/><Relationship Id="rId342" Type="http://schemas.openxmlformats.org/officeDocument/2006/relationships/image" Target="media/image196.wmf"/><Relationship Id="rId363" Type="http://schemas.openxmlformats.org/officeDocument/2006/relationships/oleObject" Target="embeddings/oleObject145.bin"/><Relationship Id="rId384" Type="http://schemas.openxmlformats.org/officeDocument/2006/relationships/oleObject" Target="embeddings/oleObject155.bin"/><Relationship Id="rId419" Type="http://schemas.openxmlformats.org/officeDocument/2006/relationships/image" Target="media/image239.wmf"/><Relationship Id="rId570" Type="http://schemas.openxmlformats.org/officeDocument/2006/relationships/oleObject" Target="embeddings/oleObject219.bin"/><Relationship Id="rId591" Type="http://schemas.openxmlformats.org/officeDocument/2006/relationships/oleObject" Target="embeddings/oleObject227.bin"/><Relationship Id="rId605" Type="http://schemas.openxmlformats.org/officeDocument/2006/relationships/image" Target="media/image365.wmf"/><Relationship Id="rId202" Type="http://schemas.openxmlformats.org/officeDocument/2006/relationships/oleObject" Target="embeddings/oleObject63.bin"/><Relationship Id="rId223" Type="http://schemas.openxmlformats.org/officeDocument/2006/relationships/image" Target="media/image138.wmf"/><Relationship Id="rId244" Type="http://schemas.openxmlformats.org/officeDocument/2006/relationships/oleObject" Target="embeddings/oleObject84.bin"/><Relationship Id="rId430" Type="http://schemas.openxmlformats.org/officeDocument/2006/relationships/image" Target="media/image250.wmf"/><Relationship Id="rId18" Type="http://schemas.openxmlformats.org/officeDocument/2006/relationships/oleObject" Target="embeddings/oleObject1.bin"/><Relationship Id="rId39" Type="http://schemas.openxmlformats.org/officeDocument/2006/relationships/image" Target="media/image18.wmf"/><Relationship Id="rId265" Type="http://schemas.openxmlformats.org/officeDocument/2006/relationships/image" Target="media/image159.wmf"/><Relationship Id="rId286" Type="http://schemas.openxmlformats.org/officeDocument/2006/relationships/image" Target="media/image169.wmf"/><Relationship Id="rId451" Type="http://schemas.openxmlformats.org/officeDocument/2006/relationships/oleObject" Target="embeddings/oleObject178.bin"/><Relationship Id="rId472" Type="http://schemas.openxmlformats.org/officeDocument/2006/relationships/image" Target="media/image278.wmf"/><Relationship Id="rId493" Type="http://schemas.openxmlformats.org/officeDocument/2006/relationships/image" Target="media/image299.wmf"/><Relationship Id="rId507" Type="http://schemas.openxmlformats.org/officeDocument/2006/relationships/image" Target="media/image313.wmf"/><Relationship Id="rId528" Type="http://schemas.openxmlformats.org/officeDocument/2006/relationships/oleObject" Target="embeddings/oleObject193.bin"/><Relationship Id="rId549" Type="http://schemas.openxmlformats.org/officeDocument/2006/relationships/oleObject" Target="embeddings/oleObject206.bin"/><Relationship Id="rId50" Type="http://schemas.openxmlformats.org/officeDocument/2006/relationships/oleObject" Target="embeddings/oleObject15.bin"/><Relationship Id="rId104" Type="http://schemas.openxmlformats.org/officeDocument/2006/relationships/image" Target="media/image60.wmf"/><Relationship Id="rId125" Type="http://schemas.openxmlformats.org/officeDocument/2006/relationships/image" Target="media/image71.wmf"/><Relationship Id="rId146" Type="http://schemas.openxmlformats.org/officeDocument/2006/relationships/image" Target="media/image84.wmf"/><Relationship Id="rId167" Type="http://schemas.openxmlformats.org/officeDocument/2006/relationships/image" Target="media/image101.wmf"/><Relationship Id="rId188" Type="http://schemas.openxmlformats.org/officeDocument/2006/relationships/image" Target="media/image116.wmf"/><Relationship Id="rId311" Type="http://schemas.openxmlformats.org/officeDocument/2006/relationships/oleObject" Target="embeddings/oleObject118.bin"/><Relationship Id="rId332" Type="http://schemas.openxmlformats.org/officeDocument/2006/relationships/oleObject" Target="embeddings/oleObject130.bin"/><Relationship Id="rId353" Type="http://schemas.openxmlformats.org/officeDocument/2006/relationships/oleObject" Target="embeddings/oleObject140.bin"/><Relationship Id="rId374" Type="http://schemas.openxmlformats.org/officeDocument/2006/relationships/image" Target="media/image212.wmf"/><Relationship Id="rId395" Type="http://schemas.openxmlformats.org/officeDocument/2006/relationships/image" Target="media/image223.wmf"/><Relationship Id="rId409" Type="http://schemas.openxmlformats.org/officeDocument/2006/relationships/oleObject" Target="embeddings/oleObject167.bin"/><Relationship Id="rId560" Type="http://schemas.openxmlformats.org/officeDocument/2006/relationships/image" Target="media/image335.wmf"/><Relationship Id="rId581" Type="http://schemas.openxmlformats.org/officeDocument/2006/relationships/oleObject" Target="embeddings/oleObject222.bin"/><Relationship Id="rId71" Type="http://schemas.openxmlformats.org/officeDocument/2006/relationships/image" Target="media/image38.wmf"/><Relationship Id="rId92" Type="http://schemas.openxmlformats.org/officeDocument/2006/relationships/image" Target="media/image52.emf"/><Relationship Id="rId213" Type="http://schemas.openxmlformats.org/officeDocument/2006/relationships/image" Target="media/image133.wmf"/><Relationship Id="rId234" Type="http://schemas.openxmlformats.org/officeDocument/2006/relationships/oleObject" Target="embeddings/oleObject79.bin"/><Relationship Id="rId420" Type="http://schemas.openxmlformats.org/officeDocument/2006/relationships/image" Target="media/image240.wmf"/><Relationship Id="rId2" Type="http://schemas.openxmlformats.org/officeDocument/2006/relationships/customXml" Target="../customXml/item2.xml"/><Relationship Id="rId29" Type="http://schemas.openxmlformats.org/officeDocument/2006/relationships/image" Target="media/image13.wmf"/><Relationship Id="rId255" Type="http://schemas.openxmlformats.org/officeDocument/2006/relationships/image" Target="media/image154.wmf"/><Relationship Id="rId276" Type="http://schemas.openxmlformats.org/officeDocument/2006/relationships/image" Target="media/image164.wmf"/><Relationship Id="rId297" Type="http://schemas.openxmlformats.org/officeDocument/2006/relationships/oleObject" Target="embeddings/oleObject111.bin"/><Relationship Id="rId441" Type="http://schemas.openxmlformats.org/officeDocument/2006/relationships/image" Target="media/image257.wmf"/><Relationship Id="rId462" Type="http://schemas.openxmlformats.org/officeDocument/2006/relationships/image" Target="media/image268.wmf"/><Relationship Id="rId483" Type="http://schemas.openxmlformats.org/officeDocument/2006/relationships/image" Target="media/image289.wmf"/><Relationship Id="rId518" Type="http://schemas.openxmlformats.org/officeDocument/2006/relationships/oleObject" Target="embeddings/oleObject188.bin"/><Relationship Id="rId539" Type="http://schemas.openxmlformats.org/officeDocument/2006/relationships/image" Target="media/image329.wmf"/><Relationship Id="rId40" Type="http://schemas.openxmlformats.org/officeDocument/2006/relationships/oleObject" Target="embeddings/oleObject10.bin"/><Relationship Id="rId115" Type="http://schemas.openxmlformats.org/officeDocument/2006/relationships/oleObject" Target="embeddings/oleObject38.bin"/><Relationship Id="rId136" Type="http://schemas.openxmlformats.org/officeDocument/2006/relationships/image" Target="media/image77.wmf"/><Relationship Id="rId157" Type="http://schemas.openxmlformats.org/officeDocument/2006/relationships/oleObject" Target="embeddings/oleObject53.bin"/><Relationship Id="rId178" Type="http://schemas.openxmlformats.org/officeDocument/2006/relationships/image" Target="media/image109.wmf"/><Relationship Id="rId301" Type="http://schemas.openxmlformats.org/officeDocument/2006/relationships/oleObject" Target="embeddings/oleObject113.bin"/><Relationship Id="rId322" Type="http://schemas.openxmlformats.org/officeDocument/2006/relationships/image" Target="media/image187.wmf"/><Relationship Id="rId343" Type="http://schemas.openxmlformats.org/officeDocument/2006/relationships/oleObject" Target="embeddings/oleObject135.bin"/><Relationship Id="rId364" Type="http://schemas.openxmlformats.org/officeDocument/2006/relationships/image" Target="media/image207.wmf"/><Relationship Id="rId550" Type="http://schemas.openxmlformats.org/officeDocument/2006/relationships/oleObject" Target="embeddings/oleObject207.bin"/><Relationship Id="rId61" Type="http://schemas.openxmlformats.org/officeDocument/2006/relationships/image" Target="media/image29.wmf"/><Relationship Id="rId82" Type="http://schemas.openxmlformats.org/officeDocument/2006/relationships/oleObject" Target="embeddings/oleObject24.bin"/><Relationship Id="rId199" Type="http://schemas.openxmlformats.org/officeDocument/2006/relationships/image" Target="media/image126.wmf"/><Relationship Id="rId203" Type="http://schemas.openxmlformats.org/officeDocument/2006/relationships/image" Target="media/image128.wmf"/><Relationship Id="rId385" Type="http://schemas.openxmlformats.org/officeDocument/2006/relationships/image" Target="media/image218.wmf"/><Relationship Id="rId571" Type="http://schemas.openxmlformats.org/officeDocument/2006/relationships/image" Target="media/image340.wmf"/><Relationship Id="rId592" Type="http://schemas.openxmlformats.org/officeDocument/2006/relationships/image" Target="media/image353.wmf"/><Relationship Id="rId606" Type="http://schemas.openxmlformats.org/officeDocument/2006/relationships/footer" Target="footer1.xml"/><Relationship Id="rId19" Type="http://schemas.openxmlformats.org/officeDocument/2006/relationships/image" Target="media/image6.wmf"/><Relationship Id="rId224" Type="http://schemas.openxmlformats.org/officeDocument/2006/relationships/oleObject" Target="embeddings/oleObject74.bin"/><Relationship Id="rId245" Type="http://schemas.openxmlformats.org/officeDocument/2006/relationships/image" Target="media/image149.wmf"/><Relationship Id="rId266" Type="http://schemas.openxmlformats.org/officeDocument/2006/relationships/oleObject" Target="embeddings/oleObject95.bin"/><Relationship Id="rId287" Type="http://schemas.openxmlformats.org/officeDocument/2006/relationships/oleObject" Target="embeddings/oleObject106.bin"/><Relationship Id="rId410" Type="http://schemas.openxmlformats.org/officeDocument/2006/relationships/image" Target="media/image231.wmf"/><Relationship Id="rId431" Type="http://schemas.openxmlformats.org/officeDocument/2006/relationships/image" Target="media/image251.wmf"/><Relationship Id="rId452" Type="http://schemas.openxmlformats.org/officeDocument/2006/relationships/oleObject" Target="embeddings/oleObject179.bin"/><Relationship Id="rId473" Type="http://schemas.openxmlformats.org/officeDocument/2006/relationships/image" Target="media/image279.wmf"/><Relationship Id="rId494" Type="http://schemas.openxmlformats.org/officeDocument/2006/relationships/image" Target="media/image300.wmf"/><Relationship Id="rId508" Type="http://schemas.openxmlformats.org/officeDocument/2006/relationships/oleObject" Target="embeddings/oleObject183.bin"/><Relationship Id="rId529" Type="http://schemas.openxmlformats.org/officeDocument/2006/relationships/image" Target="media/image324.wmf"/><Relationship Id="rId30" Type="http://schemas.openxmlformats.org/officeDocument/2006/relationships/oleObject" Target="embeddings/oleObject5.bin"/><Relationship Id="rId105" Type="http://schemas.openxmlformats.org/officeDocument/2006/relationships/oleObject" Target="embeddings/oleObject33.bin"/><Relationship Id="rId126" Type="http://schemas.openxmlformats.org/officeDocument/2006/relationships/oleObject" Target="embeddings/oleObject43.bin"/><Relationship Id="rId147" Type="http://schemas.openxmlformats.org/officeDocument/2006/relationships/oleObject" Target="embeddings/oleObject51.bin"/><Relationship Id="rId168" Type="http://schemas.openxmlformats.org/officeDocument/2006/relationships/image" Target="media/image102.wmf"/><Relationship Id="rId312" Type="http://schemas.openxmlformats.org/officeDocument/2006/relationships/image" Target="media/image182.wmf"/><Relationship Id="rId333" Type="http://schemas.openxmlformats.org/officeDocument/2006/relationships/image" Target="media/image191.wmf"/><Relationship Id="rId354" Type="http://schemas.openxmlformats.org/officeDocument/2006/relationships/image" Target="media/image202.wmf"/><Relationship Id="rId540" Type="http://schemas.openxmlformats.org/officeDocument/2006/relationships/oleObject" Target="embeddings/oleObject199.bin"/><Relationship Id="rId51" Type="http://schemas.openxmlformats.org/officeDocument/2006/relationships/image" Target="media/image24.wmf"/><Relationship Id="rId72" Type="http://schemas.openxmlformats.org/officeDocument/2006/relationships/oleObject" Target="embeddings/oleObject22.bin"/><Relationship Id="rId93" Type="http://schemas.openxmlformats.org/officeDocument/2006/relationships/oleObject" Target="embeddings/oleObject29.bin"/><Relationship Id="rId189" Type="http://schemas.openxmlformats.org/officeDocument/2006/relationships/oleObject" Target="embeddings/oleObject61.bin"/><Relationship Id="rId375" Type="http://schemas.openxmlformats.org/officeDocument/2006/relationships/oleObject" Target="embeddings/oleObject151.bin"/><Relationship Id="rId396" Type="http://schemas.openxmlformats.org/officeDocument/2006/relationships/oleObject" Target="embeddings/oleObject161.bin"/><Relationship Id="rId561" Type="http://schemas.openxmlformats.org/officeDocument/2006/relationships/oleObject" Target="embeddings/oleObject214.bin"/><Relationship Id="rId582" Type="http://schemas.openxmlformats.org/officeDocument/2006/relationships/image" Target="media/image348.wmf"/><Relationship Id="rId3" Type="http://schemas.openxmlformats.org/officeDocument/2006/relationships/customXml" Target="../customXml/item3.xml"/><Relationship Id="rId214" Type="http://schemas.openxmlformats.org/officeDocument/2006/relationships/oleObject" Target="embeddings/oleObject69.bin"/><Relationship Id="rId235" Type="http://schemas.openxmlformats.org/officeDocument/2006/relationships/image" Target="media/image144.wmf"/><Relationship Id="rId256" Type="http://schemas.openxmlformats.org/officeDocument/2006/relationships/oleObject" Target="embeddings/oleObject90.bin"/><Relationship Id="rId277" Type="http://schemas.openxmlformats.org/officeDocument/2006/relationships/oleObject" Target="embeddings/oleObject101.bin"/><Relationship Id="rId298" Type="http://schemas.openxmlformats.org/officeDocument/2006/relationships/image" Target="media/image175.wmf"/><Relationship Id="rId400" Type="http://schemas.openxmlformats.org/officeDocument/2006/relationships/oleObject" Target="embeddings/oleObject163.bin"/><Relationship Id="rId421" Type="http://schemas.openxmlformats.org/officeDocument/2006/relationships/image" Target="media/image241.wmf"/><Relationship Id="rId442" Type="http://schemas.openxmlformats.org/officeDocument/2006/relationships/oleObject" Target="embeddings/oleObject173.bin"/><Relationship Id="rId463" Type="http://schemas.openxmlformats.org/officeDocument/2006/relationships/image" Target="media/image269.wmf"/><Relationship Id="rId484" Type="http://schemas.openxmlformats.org/officeDocument/2006/relationships/image" Target="media/image290.wmf"/><Relationship Id="rId519" Type="http://schemas.openxmlformats.org/officeDocument/2006/relationships/image" Target="media/image319.wmf"/><Relationship Id="rId116" Type="http://schemas.openxmlformats.org/officeDocument/2006/relationships/image" Target="media/image66.wmf"/><Relationship Id="rId137" Type="http://schemas.openxmlformats.org/officeDocument/2006/relationships/image" Target="media/image78.wmf"/><Relationship Id="rId158" Type="http://schemas.openxmlformats.org/officeDocument/2006/relationships/image" Target="media/image93.wmf"/><Relationship Id="rId302" Type="http://schemas.openxmlformats.org/officeDocument/2006/relationships/image" Target="media/image177.wmf"/><Relationship Id="rId323" Type="http://schemas.openxmlformats.org/officeDocument/2006/relationships/oleObject" Target="embeddings/oleObject124.bin"/><Relationship Id="rId344" Type="http://schemas.openxmlformats.org/officeDocument/2006/relationships/image" Target="media/image197.wmf"/><Relationship Id="rId530" Type="http://schemas.openxmlformats.org/officeDocument/2006/relationships/oleObject" Target="embeddings/oleObject194.bin"/><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1.bin"/><Relationship Id="rId83" Type="http://schemas.openxmlformats.org/officeDocument/2006/relationships/image" Target="media/image47.wmf"/><Relationship Id="rId179" Type="http://schemas.openxmlformats.org/officeDocument/2006/relationships/image" Target="media/image110.emf"/><Relationship Id="rId365" Type="http://schemas.openxmlformats.org/officeDocument/2006/relationships/oleObject" Target="embeddings/oleObject146.bin"/><Relationship Id="rId386" Type="http://schemas.openxmlformats.org/officeDocument/2006/relationships/oleObject" Target="embeddings/oleObject156.bin"/><Relationship Id="rId551" Type="http://schemas.openxmlformats.org/officeDocument/2006/relationships/oleObject" Target="embeddings/oleObject208.bin"/><Relationship Id="rId572" Type="http://schemas.openxmlformats.org/officeDocument/2006/relationships/oleObject" Target="embeddings/oleObject220.bin"/><Relationship Id="rId593" Type="http://schemas.openxmlformats.org/officeDocument/2006/relationships/oleObject" Target="embeddings/oleObject228.bin"/><Relationship Id="rId607" Type="http://schemas.openxmlformats.org/officeDocument/2006/relationships/fontTable" Target="fontTable.xml"/><Relationship Id="rId190" Type="http://schemas.openxmlformats.org/officeDocument/2006/relationships/image" Target="media/image117.emf"/><Relationship Id="rId204" Type="http://schemas.openxmlformats.org/officeDocument/2006/relationships/oleObject" Target="embeddings/oleObject64.bin"/><Relationship Id="rId225" Type="http://schemas.openxmlformats.org/officeDocument/2006/relationships/image" Target="media/image139.wmf"/><Relationship Id="rId246" Type="http://schemas.openxmlformats.org/officeDocument/2006/relationships/oleObject" Target="embeddings/oleObject85.bin"/><Relationship Id="rId267" Type="http://schemas.openxmlformats.org/officeDocument/2006/relationships/image" Target="media/image160.wmf"/><Relationship Id="rId288" Type="http://schemas.openxmlformats.org/officeDocument/2006/relationships/image" Target="media/image170.wmf"/><Relationship Id="rId411" Type="http://schemas.openxmlformats.org/officeDocument/2006/relationships/oleObject" Target="embeddings/oleObject168.bin"/><Relationship Id="rId432" Type="http://schemas.openxmlformats.org/officeDocument/2006/relationships/image" Target="media/image252.wmf"/><Relationship Id="rId453" Type="http://schemas.openxmlformats.org/officeDocument/2006/relationships/oleObject" Target="embeddings/oleObject180.bin"/><Relationship Id="rId474" Type="http://schemas.openxmlformats.org/officeDocument/2006/relationships/image" Target="media/image280.wmf"/><Relationship Id="rId509" Type="http://schemas.openxmlformats.org/officeDocument/2006/relationships/image" Target="media/image314.wmf"/><Relationship Id="rId106" Type="http://schemas.openxmlformats.org/officeDocument/2006/relationships/image" Target="media/image61.wmf"/><Relationship Id="rId127" Type="http://schemas.openxmlformats.org/officeDocument/2006/relationships/oleObject" Target="embeddings/oleObject44.bin"/><Relationship Id="rId313" Type="http://schemas.openxmlformats.org/officeDocument/2006/relationships/oleObject" Target="embeddings/oleObject119.bin"/><Relationship Id="rId495" Type="http://schemas.openxmlformats.org/officeDocument/2006/relationships/image" Target="media/image301.wmf"/><Relationship Id="rId10" Type="http://schemas.openxmlformats.org/officeDocument/2006/relationships/footnotes" Target="footnotes.xml"/><Relationship Id="rId31" Type="http://schemas.openxmlformats.org/officeDocument/2006/relationships/image" Target="media/image14.wmf"/><Relationship Id="rId52" Type="http://schemas.openxmlformats.org/officeDocument/2006/relationships/oleObject" Target="embeddings/oleObject16.bin"/><Relationship Id="rId73" Type="http://schemas.openxmlformats.org/officeDocument/2006/relationships/image" Target="media/image39.wmf"/><Relationship Id="rId94" Type="http://schemas.openxmlformats.org/officeDocument/2006/relationships/image" Target="media/image53.emf"/><Relationship Id="rId148" Type="http://schemas.openxmlformats.org/officeDocument/2006/relationships/image" Target="media/image85.wmf"/><Relationship Id="rId169" Type="http://schemas.openxmlformats.org/officeDocument/2006/relationships/image" Target="media/image103.wmf"/><Relationship Id="rId334" Type="http://schemas.openxmlformats.org/officeDocument/2006/relationships/oleObject" Target="embeddings/oleObject131.bin"/><Relationship Id="rId355" Type="http://schemas.openxmlformats.org/officeDocument/2006/relationships/oleObject" Target="embeddings/oleObject141.bin"/><Relationship Id="rId376" Type="http://schemas.openxmlformats.org/officeDocument/2006/relationships/image" Target="media/image213.wmf"/><Relationship Id="rId397" Type="http://schemas.openxmlformats.org/officeDocument/2006/relationships/image" Target="media/image224.wmf"/><Relationship Id="rId520" Type="http://schemas.openxmlformats.org/officeDocument/2006/relationships/oleObject" Target="embeddings/oleObject189.bin"/><Relationship Id="rId541" Type="http://schemas.openxmlformats.org/officeDocument/2006/relationships/image" Target="media/image330.wmf"/><Relationship Id="rId562" Type="http://schemas.openxmlformats.org/officeDocument/2006/relationships/image" Target="media/image336.wmf"/><Relationship Id="rId583" Type="http://schemas.openxmlformats.org/officeDocument/2006/relationships/oleObject" Target="embeddings/oleObject223.bin"/><Relationship Id="rId4" Type="http://schemas.openxmlformats.org/officeDocument/2006/relationships/customXml" Target="../customXml/item4.xml"/><Relationship Id="rId180" Type="http://schemas.openxmlformats.org/officeDocument/2006/relationships/image" Target="media/image111.emf"/><Relationship Id="rId215" Type="http://schemas.openxmlformats.org/officeDocument/2006/relationships/image" Target="media/image134.wmf"/><Relationship Id="rId236" Type="http://schemas.openxmlformats.org/officeDocument/2006/relationships/oleObject" Target="embeddings/oleObject80.bin"/><Relationship Id="rId257" Type="http://schemas.openxmlformats.org/officeDocument/2006/relationships/image" Target="media/image155.wmf"/><Relationship Id="rId278" Type="http://schemas.openxmlformats.org/officeDocument/2006/relationships/image" Target="media/image165.wmf"/><Relationship Id="rId401" Type="http://schemas.openxmlformats.org/officeDocument/2006/relationships/image" Target="media/image226.wmf"/><Relationship Id="rId422" Type="http://schemas.openxmlformats.org/officeDocument/2006/relationships/image" Target="media/image242.wmf"/><Relationship Id="rId443" Type="http://schemas.openxmlformats.org/officeDocument/2006/relationships/image" Target="media/image258.wmf"/><Relationship Id="rId464" Type="http://schemas.openxmlformats.org/officeDocument/2006/relationships/image" Target="media/image270.wmf"/><Relationship Id="rId303" Type="http://schemas.openxmlformats.org/officeDocument/2006/relationships/oleObject" Target="embeddings/oleObject114.bin"/><Relationship Id="rId485" Type="http://schemas.openxmlformats.org/officeDocument/2006/relationships/image" Target="media/image291.wmf"/><Relationship Id="rId42" Type="http://schemas.openxmlformats.org/officeDocument/2006/relationships/oleObject" Target="embeddings/oleObject11.bin"/><Relationship Id="rId84" Type="http://schemas.openxmlformats.org/officeDocument/2006/relationships/oleObject" Target="embeddings/oleObject25.bin"/><Relationship Id="rId138" Type="http://schemas.openxmlformats.org/officeDocument/2006/relationships/image" Target="media/image79.wmf"/><Relationship Id="rId345" Type="http://schemas.openxmlformats.org/officeDocument/2006/relationships/oleObject" Target="embeddings/oleObject136.bin"/><Relationship Id="rId387" Type="http://schemas.openxmlformats.org/officeDocument/2006/relationships/image" Target="media/image219.wmf"/><Relationship Id="rId510" Type="http://schemas.openxmlformats.org/officeDocument/2006/relationships/oleObject" Target="embeddings/oleObject184.bin"/><Relationship Id="rId552" Type="http://schemas.openxmlformats.org/officeDocument/2006/relationships/oleObject" Target="embeddings/oleObject209.bin"/><Relationship Id="rId594" Type="http://schemas.openxmlformats.org/officeDocument/2006/relationships/image" Target="media/image354.wmf"/><Relationship Id="rId608" Type="http://schemas.openxmlformats.org/officeDocument/2006/relationships/theme" Target="theme/theme1.xml"/><Relationship Id="rId191" Type="http://schemas.openxmlformats.org/officeDocument/2006/relationships/image" Target="media/image118.wmf"/><Relationship Id="rId205" Type="http://schemas.openxmlformats.org/officeDocument/2006/relationships/image" Target="media/image129.wmf"/><Relationship Id="rId247" Type="http://schemas.openxmlformats.org/officeDocument/2006/relationships/image" Target="media/image150.wmf"/><Relationship Id="rId412" Type="http://schemas.openxmlformats.org/officeDocument/2006/relationships/image" Target="media/image232.wmf"/><Relationship Id="rId107" Type="http://schemas.openxmlformats.org/officeDocument/2006/relationships/oleObject" Target="embeddings/oleObject34.bin"/><Relationship Id="rId289" Type="http://schemas.openxmlformats.org/officeDocument/2006/relationships/oleObject" Target="embeddings/oleObject107.bin"/><Relationship Id="rId454" Type="http://schemas.openxmlformats.org/officeDocument/2006/relationships/oleObject" Target="embeddings/oleObject181.bin"/><Relationship Id="rId496" Type="http://schemas.openxmlformats.org/officeDocument/2006/relationships/image" Target="media/image302.wmf"/><Relationship Id="rId11" Type="http://schemas.openxmlformats.org/officeDocument/2006/relationships/endnotes" Target="endnotes.xml"/><Relationship Id="rId53" Type="http://schemas.openxmlformats.org/officeDocument/2006/relationships/image" Target="media/image25.wmf"/><Relationship Id="rId149" Type="http://schemas.openxmlformats.org/officeDocument/2006/relationships/image" Target="media/image86.wmf"/><Relationship Id="rId314" Type="http://schemas.openxmlformats.org/officeDocument/2006/relationships/image" Target="media/image183.wmf"/><Relationship Id="rId356" Type="http://schemas.openxmlformats.org/officeDocument/2006/relationships/image" Target="media/image203.wmf"/><Relationship Id="rId398" Type="http://schemas.openxmlformats.org/officeDocument/2006/relationships/oleObject" Target="embeddings/oleObject162.bin"/><Relationship Id="rId521" Type="http://schemas.openxmlformats.org/officeDocument/2006/relationships/image" Target="media/image320.wmf"/><Relationship Id="rId563" Type="http://schemas.openxmlformats.org/officeDocument/2006/relationships/oleObject" Target="embeddings/oleObject215.bin"/><Relationship Id="rId95" Type="http://schemas.openxmlformats.org/officeDocument/2006/relationships/image" Target="media/image54.wmf"/><Relationship Id="rId160" Type="http://schemas.openxmlformats.org/officeDocument/2006/relationships/image" Target="media/image94.emf"/><Relationship Id="rId216" Type="http://schemas.openxmlformats.org/officeDocument/2006/relationships/oleObject" Target="embeddings/oleObject70.bin"/><Relationship Id="rId423" Type="http://schemas.openxmlformats.org/officeDocument/2006/relationships/image" Target="media/image243.wmf"/><Relationship Id="rId258" Type="http://schemas.openxmlformats.org/officeDocument/2006/relationships/oleObject" Target="embeddings/oleObject91.bin"/><Relationship Id="rId465" Type="http://schemas.openxmlformats.org/officeDocument/2006/relationships/image" Target="media/image271.wmf"/><Relationship Id="rId22" Type="http://schemas.openxmlformats.org/officeDocument/2006/relationships/image" Target="media/image9.wmf"/><Relationship Id="rId64" Type="http://schemas.openxmlformats.org/officeDocument/2006/relationships/image" Target="media/image31.wmf"/><Relationship Id="rId118" Type="http://schemas.openxmlformats.org/officeDocument/2006/relationships/image" Target="media/image67.emf"/><Relationship Id="rId325" Type="http://schemas.openxmlformats.org/officeDocument/2006/relationships/oleObject" Target="embeddings/oleObject125.bin"/><Relationship Id="rId367" Type="http://schemas.openxmlformats.org/officeDocument/2006/relationships/oleObject" Target="embeddings/oleObject147.bin"/><Relationship Id="rId532" Type="http://schemas.openxmlformats.org/officeDocument/2006/relationships/oleObject" Target="embeddings/oleObject195.bin"/><Relationship Id="rId574" Type="http://schemas.openxmlformats.org/officeDocument/2006/relationships/oleObject" Target="embeddings/oleObject221.bin"/><Relationship Id="rId171" Type="http://schemas.openxmlformats.org/officeDocument/2006/relationships/image" Target="media/image105.wmf"/><Relationship Id="rId227" Type="http://schemas.openxmlformats.org/officeDocument/2006/relationships/image" Target="media/image140.wmf"/><Relationship Id="rId269" Type="http://schemas.openxmlformats.org/officeDocument/2006/relationships/image" Target="media/image161.wmf"/><Relationship Id="rId434" Type="http://schemas.openxmlformats.org/officeDocument/2006/relationships/oleObject" Target="embeddings/oleObject169.bin"/><Relationship Id="rId476" Type="http://schemas.openxmlformats.org/officeDocument/2006/relationships/image" Target="media/image282.wmf"/><Relationship Id="rId33" Type="http://schemas.openxmlformats.org/officeDocument/2006/relationships/image" Target="media/image15.wmf"/><Relationship Id="rId129" Type="http://schemas.openxmlformats.org/officeDocument/2006/relationships/oleObject" Target="embeddings/oleObject45.bin"/><Relationship Id="rId280" Type="http://schemas.openxmlformats.org/officeDocument/2006/relationships/image" Target="media/image166.wmf"/><Relationship Id="rId336" Type="http://schemas.openxmlformats.org/officeDocument/2006/relationships/oleObject" Target="embeddings/oleObject132.bin"/><Relationship Id="rId501" Type="http://schemas.openxmlformats.org/officeDocument/2006/relationships/image" Target="media/image307.wmf"/><Relationship Id="rId543" Type="http://schemas.openxmlformats.org/officeDocument/2006/relationships/image" Target="media/image331.wmf"/><Relationship Id="rId75" Type="http://schemas.openxmlformats.org/officeDocument/2006/relationships/image" Target="media/image41.wmf"/><Relationship Id="rId140" Type="http://schemas.openxmlformats.org/officeDocument/2006/relationships/image" Target="media/image80.wmf"/><Relationship Id="rId182" Type="http://schemas.openxmlformats.org/officeDocument/2006/relationships/image" Target="media/image113.wmf"/><Relationship Id="rId378" Type="http://schemas.openxmlformats.org/officeDocument/2006/relationships/oleObject" Target="embeddings/oleObject152.bin"/><Relationship Id="rId403" Type="http://schemas.openxmlformats.org/officeDocument/2006/relationships/image" Target="media/image227.wmf"/><Relationship Id="rId585" Type="http://schemas.openxmlformats.org/officeDocument/2006/relationships/oleObject" Target="embeddings/oleObject224.bin"/><Relationship Id="rId6" Type="http://schemas.openxmlformats.org/officeDocument/2006/relationships/styles" Target="styles.xml"/><Relationship Id="rId238" Type="http://schemas.openxmlformats.org/officeDocument/2006/relationships/oleObject" Target="embeddings/oleObject81.bin"/><Relationship Id="rId445" Type="http://schemas.openxmlformats.org/officeDocument/2006/relationships/image" Target="media/image259.wmf"/><Relationship Id="rId487" Type="http://schemas.openxmlformats.org/officeDocument/2006/relationships/image" Target="media/image293.emf"/><Relationship Id="rId291" Type="http://schemas.openxmlformats.org/officeDocument/2006/relationships/oleObject" Target="embeddings/oleObject108.bin"/><Relationship Id="rId305" Type="http://schemas.openxmlformats.org/officeDocument/2006/relationships/oleObject" Target="embeddings/oleObject115.bin"/><Relationship Id="rId347" Type="http://schemas.openxmlformats.org/officeDocument/2006/relationships/oleObject" Target="embeddings/oleObject137.bin"/><Relationship Id="rId512" Type="http://schemas.openxmlformats.org/officeDocument/2006/relationships/oleObject" Target="embeddings/oleObject185.bin"/><Relationship Id="rId44" Type="http://schemas.openxmlformats.org/officeDocument/2006/relationships/oleObject" Target="embeddings/oleObject12.bin"/><Relationship Id="rId86" Type="http://schemas.openxmlformats.org/officeDocument/2006/relationships/oleObject" Target="embeddings/oleObject26.bin"/><Relationship Id="rId151" Type="http://schemas.openxmlformats.org/officeDocument/2006/relationships/image" Target="media/image88.wmf"/><Relationship Id="rId389" Type="http://schemas.openxmlformats.org/officeDocument/2006/relationships/image" Target="media/image220.wmf"/><Relationship Id="rId554" Type="http://schemas.openxmlformats.org/officeDocument/2006/relationships/image" Target="media/image332.wmf"/><Relationship Id="rId596" Type="http://schemas.openxmlformats.org/officeDocument/2006/relationships/image" Target="media/image356.wmf"/><Relationship Id="rId193" Type="http://schemas.openxmlformats.org/officeDocument/2006/relationships/image" Target="media/image120.emf"/><Relationship Id="rId207" Type="http://schemas.openxmlformats.org/officeDocument/2006/relationships/image" Target="media/image130.wmf"/><Relationship Id="rId249" Type="http://schemas.openxmlformats.org/officeDocument/2006/relationships/image" Target="media/image151.wmf"/><Relationship Id="rId414" Type="http://schemas.openxmlformats.org/officeDocument/2006/relationships/image" Target="media/image234.wmf"/><Relationship Id="rId456" Type="http://schemas.openxmlformats.org/officeDocument/2006/relationships/image" Target="media/image262.wmf"/><Relationship Id="rId498" Type="http://schemas.openxmlformats.org/officeDocument/2006/relationships/image" Target="media/image304.emf"/><Relationship Id="rId13" Type="http://schemas.openxmlformats.org/officeDocument/2006/relationships/image" Target="media/image1.wmf"/><Relationship Id="rId109" Type="http://schemas.openxmlformats.org/officeDocument/2006/relationships/oleObject" Target="embeddings/oleObject35.bin"/><Relationship Id="rId260" Type="http://schemas.openxmlformats.org/officeDocument/2006/relationships/oleObject" Target="embeddings/oleObject92.bin"/><Relationship Id="rId316" Type="http://schemas.openxmlformats.org/officeDocument/2006/relationships/image" Target="media/image184.wmf"/><Relationship Id="rId523" Type="http://schemas.openxmlformats.org/officeDocument/2006/relationships/image" Target="media/image321.wmf"/><Relationship Id="rId55" Type="http://schemas.openxmlformats.org/officeDocument/2006/relationships/image" Target="media/image26.wmf"/><Relationship Id="rId97" Type="http://schemas.openxmlformats.org/officeDocument/2006/relationships/image" Target="media/image56.emf"/><Relationship Id="rId120" Type="http://schemas.openxmlformats.org/officeDocument/2006/relationships/oleObject" Target="embeddings/oleObject40.bin"/><Relationship Id="rId358" Type="http://schemas.openxmlformats.org/officeDocument/2006/relationships/image" Target="media/image204.wmf"/><Relationship Id="rId565" Type="http://schemas.openxmlformats.org/officeDocument/2006/relationships/image" Target="media/image337.wmf"/><Relationship Id="rId162" Type="http://schemas.openxmlformats.org/officeDocument/2006/relationships/image" Target="media/image96.wmf"/><Relationship Id="rId218" Type="http://schemas.openxmlformats.org/officeDocument/2006/relationships/oleObject" Target="embeddings/oleObject71.bin"/><Relationship Id="rId425" Type="http://schemas.openxmlformats.org/officeDocument/2006/relationships/image" Target="media/image245.wmf"/><Relationship Id="rId467" Type="http://schemas.openxmlformats.org/officeDocument/2006/relationships/image" Target="media/image273.wmf"/><Relationship Id="rId271" Type="http://schemas.openxmlformats.org/officeDocument/2006/relationships/image" Target="media/image162.wmf"/><Relationship Id="rId24" Type="http://schemas.openxmlformats.org/officeDocument/2006/relationships/oleObject" Target="embeddings/oleObject2.bin"/><Relationship Id="rId66" Type="http://schemas.openxmlformats.org/officeDocument/2006/relationships/image" Target="media/image33.wmf"/><Relationship Id="rId131" Type="http://schemas.openxmlformats.org/officeDocument/2006/relationships/oleObject" Target="embeddings/oleObject46.bin"/><Relationship Id="rId327" Type="http://schemas.openxmlformats.org/officeDocument/2006/relationships/oleObject" Target="embeddings/oleObject127.bin"/><Relationship Id="rId369" Type="http://schemas.openxmlformats.org/officeDocument/2006/relationships/oleObject" Target="embeddings/oleObject148.bin"/><Relationship Id="rId534" Type="http://schemas.openxmlformats.org/officeDocument/2006/relationships/oleObject" Target="embeddings/oleObject196.bin"/><Relationship Id="rId576" Type="http://schemas.openxmlformats.org/officeDocument/2006/relationships/image" Target="media/image343.wmf"/><Relationship Id="rId173" Type="http://schemas.openxmlformats.org/officeDocument/2006/relationships/image" Target="media/image106.wmf"/><Relationship Id="rId229" Type="http://schemas.openxmlformats.org/officeDocument/2006/relationships/image" Target="media/image141.wmf"/><Relationship Id="rId380" Type="http://schemas.openxmlformats.org/officeDocument/2006/relationships/oleObject" Target="embeddings/oleObject153.bin"/><Relationship Id="rId436" Type="http://schemas.openxmlformats.org/officeDocument/2006/relationships/oleObject" Target="embeddings/oleObject170.bin"/><Relationship Id="rId601" Type="http://schemas.openxmlformats.org/officeDocument/2006/relationships/image" Target="media/image361.wmf"/><Relationship Id="rId240" Type="http://schemas.openxmlformats.org/officeDocument/2006/relationships/oleObject" Target="embeddings/oleObject82.bin"/><Relationship Id="rId478" Type="http://schemas.openxmlformats.org/officeDocument/2006/relationships/image" Target="media/image284.wmf"/><Relationship Id="rId35" Type="http://schemas.openxmlformats.org/officeDocument/2006/relationships/image" Target="media/image16.wmf"/><Relationship Id="rId77" Type="http://schemas.openxmlformats.org/officeDocument/2006/relationships/image" Target="media/image43.wmf"/><Relationship Id="rId100" Type="http://schemas.openxmlformats.org/officeDocument/2006/relationships/image" Target="media/image58.wmf"/><Relationship Id="rId282" Type="http://schemas.openxmlformats.org/officeDocument/2006/relationships/image" Target="media/image167.wmf"/><Relationship Id="rId338" Type="http://schemas.openxmlformats.org/officeDocument/2006/relationships/oleObject" Target="embeddings/oleObject133.bin"/><Relationship Id="rId503" Type="http://schemas.openxmlformats.org/officeDocument/2006/relationships/image" Target="media/image309.emf"/><Relationship Id="rId545" Type="http://schemas.openxmlformats.org/officeDocument/2006/relationships/oleObject" Target="embeddings/oleObject202.bin"/><Relationship Id="rId587" Type="http://schemas.openxmlformats.org/officeDocument/2006/relationships/oleObject" Target="embeddings/oleObject225.bin"/><Relationship Id="rId8" Type="http://schemas.openxmlformats.org/officeDocument/2006/relationships/settings" Target="settings.xml"/><Relationship Id="rId142" Type="http://schemas.openxmlformats.org/officeDocument/2006/relationships/oleObject" Target="embeddings/oleObject49.bin"/><Relationship Id="rId184" Type="http://schemas.openxmlformats.org/officeDocument/2006/relationships/image" Target="media/image114.wmf"/><Relationship Id="rId391" Type="http://schemas.openxmlformats.org/officeDocument/2006/relationships/image" Target="media/image221.wmf"/><Relationship Id="rId405" Type="http://schemas.openxmlformats.org/officeDocument/2006/relationships/image" Target="media/image228.wmf"/><Relationship Id="rId447" Type="http://schemas.openxmlformats.org/officeDocument/2006/relationships/image" Target="media/image260.wmf"/><Relationship Id="rId251" Type="http://schemas.openxmlformats.org/officeDocument/2006/relationships/image" Target="media/image152.wmf"/><Relationship Id="rId489" Type="http://schemas.openxmlformats.org/officeDocument/2006/relationships/image" Target="media/image295.wmf"/><Relationship Id="rId46" Type="http://schemas.openxmlformats.org/officeDocument/2006/relationships/oleObject" Target="embeddings/oleObject13.bin"/><Relationship Id="rId293" Type="http://schemas.openxmlformats.org/officeDocument/2006/relationships/oleObject" Target="embeddings/oleObject109.bin"/><Relationship Id="rId307" Type="http://schemas.openxmlformats.org/officeDocument/2006/relationships/oleObject" Target="embeddings/oleObject116.bin"/><Relationship Id="rId349" Type="http://schemas.openxmlformats.org/officeDocument/2006/relationships/oleObject" Target="embeddings/oleObject138.bin"/><Relationship Id="rId514" Type="http://schemas.openxmlformats.org/officeDocument/2006/relationships/oleObject" Target="embeddings/oleObject186.bin"/><Relationship Id="rId556" Type="http://schemas.openxmlformats.org/officeDocument/2006/relationships/image" Target="media/image333.wmf"/><Relationship Id="rId88" Type="http://schemas.openxmlformats.org/officeDocument/2006/relationships/oleObject" Target="embeddings/oleObject27.bin"/><Relationship Id="rId111" Type="http://schemas.openxmlformats.org/officeDocument/2006/relationships/oleObject" Target="embeddings/oleObject36.bin"/><Relationship Id="rId153" Type="http://schemas.openxmlformats.org/officeDocument/2006/relationships/image" Target="media/image90.wmf"/><Relationship Id="rId195" Type="http://schemas.openxmlformats.org/officeDocument/2006/relationships/image" Target="media/image122.emf"/><Relationship Id="rId209" Type="http://schemas.openxmlformats.org/officeDocument/2006/relationships/image" Target="media/image131.wmf"/><Relationship Id="rId360" Type="http://schemas.openxmlformats.org/officeDocument/2006/relationships/image" Target="media/image205.wmf"/><Relationship Id="rId416" Type="http://schemas.openxmlformats.org/officeDocument/2006/relationships/image" Target="media/image236.wmf"/><Relationship Id="rId598" Type="http://schemas.openxmlformats.org/officeDocument/2006/relationships/image" Target="media/image358.wmf"/><Relationship Id="rId220" Type="http://schemas.openxmlformats.org/officeDocument/2006/relationships/oleObject" Target="embeddings/oleObject72.bin"/><Relationship Id="rId458" Type="http://schemas.openxmlformats.org/officeDocument/2006/relationships/image" Target="media/image264.wmf"/><Relationship Id="rId15" Type="http://schemas.openxmlformats.org/officeDocument/2006/relationships/image" Target="media/image3.wmf"/><Relationship Id="rId57" Type="http://schemas.openxmlformats.org/officeDocument/2006/relationships/image" Target="media/image27.wmf"/><Relationship Id="rId262" Type="http://schemas.openxmlformats.org/officeDocument/2006/relationships/oleObject" Target="embeddings/oleObject93.bin"/><Relationship Id="rId318" Type="http://schemas.openxmlformats.org/officeDocument/2006/relationships/image" Target="media/image185.wmf"/><Relationship Id="rId525" Type="http://schemas.openxmlformats.org/officeDocument/2006/relationships/image" Target="media/image322.wmf"/><Relationship Id="rId567" Type="http://schemas.openxmlformats.org/officeDocument/2006/relationships/image" Target="media/image338.wmf"/><Relationship Id="rId99" Type="http://schemas.openxmlformats.org/officeDocument/2006/relationships/oleObject" Target="embeddings/oleObject30.bin"/><Relationship Id="rId122" Type="http://schemas.openxmlformats.org/officeDocument/2006/relationships/oleObject" Target="embeddings/oleObject41.bin"/><Relationship Id="rId164" Type="http://schemas.openxmlformats.org/officeDocument/2006/relationships/image" Target="media/image98.wmf"/><Relationship Id="rId371" Type="http://schemas.openxmlformats.org/officeDocument/2006/relationships/oleObject" Target="embeddings/oleObject149.bin"/><Relationship Id="rId427" Type="http://schemas.openxmlformats.org/officeDocument/2006/relationships/image" Target="media/image247.wmf"/><Relationship Id="rId469" Type="http://schemas.openxmlformats.org/officeDocument/2006/relationships/image" Target="media/image275.wmf"/><Relationship Id="rId26" Type="http://schemas.openxmlformats.org/officeDocument/2006/relationships/oleObject" Target="embeddings/oleObject3.bin"/><Relationship Id="rId231" Type="http://schemas.openxmlformats.org/officeDocument/2006/relationships/image" Target="media/image142.wmf"/><Relationship Id="rId273" Type="http://schemas.openxmlformats.org/officeDocument/2006/relationships/image" Target="media/image163.wmf"/><Relationship Id="rId329" Type="http://schemas.openxmlformats.org/officeDocument/2006/relationships/image" Target="media/image189.wmf"/><Relationship Id="rId480" Type="http://schemas.openxmlformats.org/officeDocument/2006/relationships/image" Target="media/image286.wmf"/><Relationship Id="rId536" Type="http://schemas.openxmlformats.org/officeDocument/2006/relationships/oleObject" Target="embeddings/oleObject197.bin"/><Relationship Id="rId68" Type="http://schemas.openxmlformats.org/officeDocument/2006/relationships/image" Target="media/image35.wmf"/><Relationship Id="rId133" Type="http://schemas.openxmlformats.org/officeDocument/2006/relationships/oleObject" Target="embeddings/oleObject47.bin"/><Relationship Id="rId175" Type="http://schemas.openxmlformats.org/officeDocument/2006/relationships/image" Target="media/image107.wmf"/><Relationship Id="rId340" Type="http://schemas.openxmlformats.org/officeDocument/2006/relationships/image" Target="media/image195.wmf"/><Relationship Id="rId578" Type="http://schemas.openxmlformats.org/officeDocument/2006/relationships/image" Target="media/image345.emf"/><Relationship Id="rId200" Type="http://schemas.openxmlformats.org/officeDocument/2006/relationships/oleObject" Target="embeddings/oleObject62.bin"/><Relationship Id="rId382" Type="http://schemas.openxmlformats.org/officeDocument/2006/relationships/oleObject" Target="embeddings/oleObject154.bin"/><Relationship Id="rId438" Type="http://schemas.openxmlformats.org/officeDocument/2006/relationships/oleObject" Target="embeddings/oleObject171.bin"/><Relationship Id="rId603" Type="http://schemas.openxmlformats.org/officeDocument/2006/relationships/image" Target="media/image363.wmf"/><Relationship Id="rId242" Type="http://schemas.openxmlformats.org/officeDocument/2006/relationships/oleObject" Target="embeddings/oleObject83.bin"/><Relationship Id="rId284" Type="http://schemas.openxmlformats.org/officeDocument/2006/relationships/image" Target="media/image168.wmf"/><Relationship Id="rId491" Type="http://schemas.openxmlformats.org/officeDocument/2006/relationships/image" Target="media/image297.wmf"/><Relationship Id="rId505" Type="http://schemas.openxmlformats.org/officeDocument/2006/relationships/image" Target="media/image311.emf"/><Relationship Id="rId37" Type="http://schemas.openxmlformats.org/officeDocument/2006/relationships/image" Target="media/image17.wmf"/><Relationship Id="rId79" Type="http://schemas.openxmlformats.org/officeDocument/2006/relationships/image" Target="media/image45.emf"/><Relationship Id="rId102" Type="http://schemas.openxmlformats.org/officeDocument/2006/relationships/image" Target="media/image59.wmf"/><Relationship Id="rId144" Type="http://schemas.openxmlformats.org/officeDocument/2006/relationships/image" Target="media/image83.wmf"/><Relationship Id="rId547" Type="http://schemas.openxmlformats.org/officeDocument/2006/relationships/oleObject" Target="embeddings/oleObject204.bin"/><Relationship Id="rId589" Type="http://schemas.openxmlformats.org/officeDocument/2006/relationships/oleObject" Target="embeddings/oleObject226.bin"/><Relationship Id="rId90" Type="http://schemas.openxmlformats.org/officeDocument/2006/relationships/oleObject" Target="embeddings/oleObject28.bin"/><Relationship Id="rId186" Type="http://schemas.openxmlformats.org/officeDocument/2006/relationships/image" Target="media/image115.wmf"/><Relationship Id="rId351" Type="http://schemas.openxmlformats.org/officeDocument/2006/relationships/oleObject" Target="embeddings/oleObject139.bin"/><Relationship Id="rId393" Type="http://schemas.openxmlformats.org/officeDocument/2006/relationships/image" Target="media/image222.wmf"/><Relationship Id="rId407" Type="http://schemas.openxmlformats.org/officeDocument/2006/relationships/image" Target="media/image229.wmf"/><Relationship Id="rId449" Type="http://schemas.openxmlformats.org/officeDocument/2006/relationships/oleObject" Target="embeddings/oleObject17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61A25811E5EB764CB875439425CBDE5F" ma:contentTypeVersion="6" ma:contentTypeDescription="Создание документа." ma:contentTypeScope="" ma:versionID="ca82c676a6ef6da627c3030ea98e2b7e">
  <xsd:schema xmlns:xsd="http://www.w3.org/2001/XMLSchema" xmlns:xs="http://www.w3.org/2001/XMLSchema" xmlns:p="http://schemas.microsoft.com/office/2006/metadata/properties" targetNamespace="http://schemas.microsoft.com/office/2006/metadata/properties" ma:root="true" ma:fieldsID="197d2037541f77c9050d39309a77721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3F740F14-932B-465E-B7D4-884864B144DA}">
  <ds:schemaRefs>
    <ds:schemaRef ds:uri="http://schemas.microsoft.com/office/2006/metadata/properties"/>
  </ds:schemaRefs>
</ds:datastoreItem>
</file>

<file path=customXml/itemProps2.xml><?xml version="1.0" encoding="utf-8"?>
<ds:datastoreItem xmlns:ds="http://schemas.openxmlformats.org/officeDocument/2006/customXml" ds:itemID="{A862B62C-C9FC-4253-B023-B8526CB4F5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92409F9-F480-4234-A88A-5AD96DFC6674}">
  <ds:schemaRefs>
    <ds:schemaRef ds:uri="http://schemas.microsoft.com/sharepoint/v3/contenttype/forms"/>
  </ds:schemaRefs>
</ds:datastoreItem>
</file>

<file path=customXml/itemProps4.xml><?xml version="1.0" encoding="utf-8"?>
<ds:datastoreItem xmlns:ds="http://schemas.openxmlformats.org/officeDocument/2006/customXml" ds:itemID="{E36A203D-DA76-42C2-9A67-F74B38F26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17888</Words>
  <Characters>101965</Characters>
  <Application>Microsoft Office Word</Application>
  <DocSecurity>0</DocSecurity>
  <Lines>849</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119614</CharactersWithSpaces>
  <SharedDoc>false</SharedDoc>
  <HLinks>
    <vt:vector size="174" baseType="variant">
      <vt:variant>
        <vt:i4>1179701</vt:i4>
      </vt:variant>
      <vt:variant>
        <vt:i4>170</vt:i4>
      </vt:variant>
      <vt:variant>
        <vt:i4>0</vt:i4>
      </vt:variant>
      <vt:variant>
        <vt:i4>5</vt:i4>
      </vt:variant>
      <vt:variant>
        <vt:lpwstr/>
      </vt:variant>
      <vt:variant>
        <vt:lpwstr>_Toc470520373</vt:lpwstr>
      </vt:variant>
      <vt:variant>
        <vt:i4>1179701</vt:i4>
      </vt:variant>
      <vt:variant>
        <vt:i4>164</vt:i4>
      </vt:variant>
      <vt:variant>
        <vt:i4>0</vt:i4>
      </vt:variant>
      <vt:variant>
        <vt:i4>5</vt:i4>
      </vt:variant>
      <vt:variant>
        <vt:lpwstr/>
      </vt:variant>
      <vt:variant>
        <vt:lpwstr>_Toc470520372</vt:lpwstr>
      </vt:variant>
      <vt:variant>
        <vt:i4>1179701</vt:i4>
      </vt:variant>
      <vt:variant>
        <vt:i4>158</vt:i4>
      </vt:variant>
      <vt:variant>
        <vt:i4>0</vt:i4>
      </vt:variant>
      <vt:variant>
        <vt:i4>5</vt:i4>
      </vt:variant>
      <vt:variant>
        <vt:lpwstr/>
      </vt:variant>
      <vt:variant>
        <vt:lpwstr>_Toc470520371</vt:lpwstr>
      </vt:variant>
      <vt:variant>
        <vt:i4>1179701</vt:i4>
      </vt:variant>
      <vt:variant>
        <vt:i4>152</vt:i4>
      </vt:variant>
      <vt:variant>
        <vt:i4>0</vt:i4>
      </vt:variant>
      <vt:variant>
        <vt:i4>5</vt:i4>
      </vt:variant>
      <vt:variant>
        <vt:lpwstr/>
      </vt:variant>
      <vt:variant>
        <vt:lpwstr>_Toc470520370</vt:lpwstr>
      </vt:variant>
      <vt:variant>
        <vt:i4>1245237</vt:i4>
      </vt:variant>
      <vt:variant>
        <vt:i4>146</vt:i4>
      </vt:variant>
      <vt:variant>
        <vt:i4>0</vt:i4>
      </vt:variant>
      <vt:variant>
        <vt:i4>5</vt:i4>
      </vt:variant>
      <vt:variant>
        <vt:lpwstr/>
      </vt:variant>
      <vt:variant>
        <vt:lpwstr>_Toc470520369</vt:lpwstr>
      </vt:variant>
      <vt:variant>
        <vt:i4>1245237</vt:i4>
      </vt:variant>
      <vt:variant>
        <vt:i4>140</vt:i4>
      </vt:variant>
      <vt:variant>
        <vt:i4>0</vt:i4>
      </vt:variant>
      <vt:variant>
        <vt:i4>5</vt:i4>
      </vt:variant>
      <vt:variant>
        <vt:lpwstr/>
      </vt:variant>
      <vt:variant>
        <vt:lpwstr>_Toc470520368</vt:lpwstr>
      </vt:variant>
      <vt:variant>
        <vt:i4>1245237</vt:i4>
      </vt:variant>
      <vt:variant>
        <vt:i4>134</vt:i4>
      </vt:variant>
      <vt:variant>
        <vt:i4>0</vt:i4>
      </vt:variant>
      <vt:variant>
        <vt:i4>5</vt:i4>
      </vt:variant>
      <vt:variant>
        <vt:lpwstr/>
      </vt:variant>
      <vt:variant>
        <vt:lpwstr>_Toc470520367</vt:lpwstr>
      </vt:variant>
      <vt:variant>
        <vt:i4>1245237</vt:i4>
      </vt:variant>
      <vt:variant>
        <vt:i4>128</vt:i4>
      </vt:variant>
      <vt:variant>
        <vt:i4>0</vt:i4>
      </vt:variant>
      <vt:variant>
        <vt:i4>5</vt:i4>
      </vt:variant>
      <vt:variant>
        <vt:lpwstr/>
      </vt:variant>
      <vt:variant>
        <vt:lpwstr>_Toc470520366</vt:lpwstr>
      </vt:variant>
      <vt:variant>
        <vt:i4>1245237</vt:i4>
      </vt:variant>
      <vt:variant>
        <vt:i4>122</vt:i4>
      </vt:variant>
      <vt:variant>
        <vt:i4>0</vt:i4>
      </vt:variant>
      <vt:variant>
        <vt:i4>5</vt:i4>
      </vt:variant>
      <vt:variant>
        <vt:lpwstr/>
      </vt:variant>
      <vt:variant>
        <vt:lpwstr>_Toc470520365</vt:lpwstr>
      </vt:variant>
      <vt:variant>
        <vt:i4>1245237</vt:i4>
      </vt:variant>
      <vt:variant>
        <vt:i4>116</vt:i4>
      </vt:variant>
      <vt:variant>
        <vt:i4>0</vt:i4>
      </vt:variant>
      <vt:variant>
        <vt:i4>5</vt:i4>
      </vt:variant>
      <vt:variant>
        <vt:lpwstr/>
      </vt:variant>
      <vt:variant>
        <vt:lpwstr>_Toc470520364</vt:lpwstr>
      </vt:variant>
      <vt:variant>
        <vt:i4>1245237</vt:i4>
      </vt:variant>
      <vt:variant>
        <vt:i4>110</vt:i4>
      </vt:variant>
      <vt:variant>
        <vt:i4>0</vt:i4>
      </vt:variant>
      <vt:variant>
        <vt:i4>5</vt:i4>
      </vt:variant>
      <vt:variant>
        <vt:lpwstr/>
      </vt:variant>
      <vt:variant>
        <vt:lpwstr>_Toc470520363</vt:lpwstr>
      </vt:variant>
      <vt:variant>
        <vt:i4>1245237</vt:i4>
      </vt:variant>
      <vt:variant>
        <vt:i4>104</vt:i4>
      </vt:variant>
      <vt:variant>
        <vt:i4>0</vt:i4>
      </vt:variant>
      <vt:variant>
        <vt:i4>5</vt:i4>
      </vt:variant>
      <vt:variant>
        <vt:lpwstr/>
      </vt:variant>
      <vt:variant>
        <vt:lpwstr>_Toc470520362</vt:lpwstr>
      </vt:variant>
      <vt:variant>
        <vt:i4>1245237</vt:i4>
      </vt:variant>
      <vt:variant>
        <vt:i4>98</vt:i4>
      </vt:variant>
      <vt:variant>
        <vt:i4>0</vt:i4>
      </vt:variant>
      <vt:variant>
        <vt:i4>5</vt:i4>
      </vt:variant>
      <vt:variant>
        <vt:lpwstr/>
      </vt:variant>
      <vt:variant>
        <vt:lpwstr>_Toc470520361</vt:lpwstr>
      </vt:variant>
      <vt:variant>
        <vt:i4>1245237</vt:i4>
      </vt:variant>
      <vt:variant>
        <vt:i4>92</vt:i4>
      </vt:variant>
      <vt:variant>
        <vt:i4>0</vt:i4>
      </vt:variant>
      <vt:variant>
        <vt:i4>5</vt:i4>
      </vt:variant>
      <vt:variant>
        <vt:lpwstr/>
      </vt:variant>
      <vt:variant>
        <vt:lpwstr>_Toc470520360</vt:lpwstr>
      </vt:variant>
      <vt:variant>
        <vt:i4>1048629</vt:i4>
      </vt:variant>
      <vt:variant>
        <vt:i4>86</vt:i4>
      </vt:variant>
      <vt:variant>
        <vt:i4>0</vt:i4>
      </vt:variant>
      <vt:variant>
        <vt:i4>5</vt:i4>
      </vt:variant>
      <vt:variant>
        <vt:lpwstr/>
      </vt:variant>
      <vt:variant>
        <vt:lpwstr>_Toc470520359</vt:lpwstr>
      </vt:variant>
      <vt:variant>
        <vt:i4>1048629</vt:i4>
      </vt:variant>
      <vt:variant>
        <vt:i4>80</vt:i4>
      </vt:variant>
      <vt:variant>
        <vt:i4>0</vt:i4>
      </vt:variant>
      <vt:variant>
        <vt:i4>5</vt:i4>
      </vt:variant>
      <vt:variant>
        <vt:lpwstr/>
      </vt:variant>
      <vt:variant>
        <vt:lpwstr>_Toc470520358</vt:lpwstr>
      </vt:variant>
      <vt:variant>
        <vt:i4>1048629</vt:i4>
      </vt:variant>
      <vt:variant>
        <vt:i4>74</vt:i4>
      </vt:variant>
      <vt:variant>
        <vt:i4>0</vt:i4>
      </vt:variant>
      <vt:variant>
        <vt:i4>5</vt:i4>
      </vt:variant>
      <vt:variant>
        <vt:lpwstr/>
      </vt:variant>
      <vt:variant>
        <vt:lpwstr>_Toc470520357</vt:lpwstr>
      </vt:variant>
      <vt:variant>
        <vt:i4>1048629</vt:i4>
      </vt:variant>
      <vt:variant>
        <vt:i4>68</vt:i4>
      </vt:variant>
      <vt:variant>
        <vt:i4>0</vt:i4>
      </vt:variant>
      <vt:variant>
        <vt:i4>5</vt:i4>
      </vt:variant>
      <vt:variant>
        <vt:lpwstr/>
      </vt:variant>
      <vt:variant>
        <vt:lpwstr>_Toc470520356</vt:lpwstr>
      </vt:variant>
      <vt:variant>
        <vt:i4>1048629</vt:i4>
      </vt:variant>
      <vt:variant>
        <vt:i4>62</vt:i4>
      </vt:variant>
      <vt:variant>
        <vt:i4>0</vt:i4>
      </vt:variant>
      <vt:variant>
        <vt:i4>5</vt:i4>
      </vt:variant>
      <vt:variant>
        <vt:lpwstr/>
      </vt:variant>
      <vt:variant>
        <vt:lpwstr>_Toc470520355</vt:lpwstr>
      </vt:variant>
      <vt:variant>
        <vt:i4>1048629</vt:i4>
      </vt:variant>
      <vt:variant>
        <vt:i4>56</vt:i4>
      </vt:variant>
      <vt:variant>
        <vt:i4>0</vt:i4>
      </vt:variant>
      <vt:variant>
        <vt:i4>5</vt:i4>
      </vt:variant>
      <vt:variant>
        <vt:lpwstr/>
      </vt:variant>
      <vt:variant>
        <vt:lpwstr>_Toc470520354</vt:lpwstr>
      </vt:variant>
      <vt:variant>
        <vt:i4>1048629</vt:i4>
      </vt:variant>
      <vt:variant>
        <vt:i4>50</vt:i4>
      </vt:variant>
      <vt:variant>
        <vt:i4>0</vt:i4>
      </vt:variant>
      <vt:variant>
        <vt:i4>5</vt:i4>
      </vt:variant>
      <vt:variant>
        <vt:lpwstr/>
      </vt:variant>
      <vt:variant>
        <vt:lpwstr>_Toc470520353</vt:lpwstr>
      </vt:variant>
      <vt:variant>
        <vt:i4>1048629</vt:i4>
      </vt:variant>
      <vt:variant>
        <vt:i4>44</vt:i4>
      </vt:variant>
      <vt:variant>
        <vt:i4>0</vt:i4>
      </vt:variant>
      <vt:variant>
        <vt:i4>5</vt:i4>
      </vt:variant>
      <vt:variant>
        <vt:lpwstr/>
      </vt:variant>
      <vt:variant>
        <vt:lpwstr>_Toc470520352</vt:lpwstr>
      </vt:variant>
      <vt:variant>
        <vt:i4>1048629</vt:i4>
      </vt:variant>
      <vt:variant>
        <vt:i4>38</vt:i4>
      </vt:variant>
      <vt:variant>
        <vt:i4>0</vt:i4>
      </vt:variant>
      <vt:variant>
        <vt:i4>5</vt:i4>
      </vt:variant>
      <vt:variant>
        <vt:lpwstr/>
      </vt:variant>
      <vt:variant>
        <vt:lpwstr>_Toc470520351</vt:lpwstr>
      </vt:variant>
      <vt:variant>
        <vt:i4>1048629</vt:i4>
      </vt:variant>
      <vt:variant>
        <vt:i4>32</vt:i4>
      </vt:variant>
      <vt:variant>
        <vt:i4>0</vt:i4>
      </vt:variant>
      <vt:variant>
        <vt:i4>5</vt:i4>
      </vt:variant>
      <vt:variant>
        <vt:lpwstr/>
      </vt:variant>
      <vt:variant>
        <vt:lpwstr>_Toc470520350</vt:lpwstr>
      </vt:variant>
      <vt:variant>
        <vt:i4>1114165</vt:i4>
      </vt:variant>
      <vt:variant>
        <vt:i4>26</vt:i4>
      </vt:variant>
      <vt:variant>
        <vt:i4>0</vt:i4>
      </vt:variant>
      <vt:variant>
        <vt:i4>5</vt:i4>
      </vt:variant>
      <vt:variant>
        <vt:lpwstr/>
      </vt:variant>
      <vt:variant>
        <vt:lpwstr>_Toc470520349</vt:lpwstr>
      </vt:variant>
      <vt:variant>
        <vt:i4>1114165</vt:i4>
      </vt:variant>
      <vt:variant>
        <vt:i4>20</vt:i4>
      </vt:variant>
      <vt:variant>
        <vt:i4>0</vt:i4>
      </vt:variant>
      <vt:variant>
        <vt:i4>5</vt:i4>
      </vt:variant>
      <vt:variant>
        <vt:lpwstr/>
      </vt:variant>
      <vt:variant>
        <vt:lpwstr>_Toc470520348</vt:lpwstr>
      </vt:variant>
      <vt:variant>
        <vt:i4>1114165</vt:i4>
      </vt:variant>
      <vt:variant>
        <vt:i4>14</vt:i4>
      </vt:variant>
      <vt:variant>
        <vt:i4>0</vt:i4>
      </vt:variant>
      <vt:variant>
        <vt:i4>5</vt:i4>
      </vt:variant>
      <vt:variant>
        <vt:lpwstr/>
      </vt:variant>
      <vt:variant>
        <vt:lpwstr>_Toc470520347</vt:lpwstr>
      </vt:variant>
      <vt:variant>
        <vt:i4>1114165</vt:i4>
      </vt:variant>
      <vt:variant>
        <vt:i4>8</vt:i4>
      </vt:variant>
      <vt:variant>
        <vt:i4>0</vt:i4>
      </vt:variant>
      <vt:variant>
        <vt:i4>5</vt:i4>
      </vt:variant>
      <vt:variant>
        <vt:lpwstr/>
      </vt:variant>
      <vt:variant>
        <vt:lpwstr>_Toc470520346</vt:lpwstr>
      </vt:variant>
      <vt:variant>
        <vt:i4>1114165</vt:i4>
      </vt:variant>
      <vt:variant>
        <vt:i4>2</vt:i4>
      </vt:variant>
      <vt:variant>
        <vt:i4>0</vt:i4>
      </vt:variant>
      <vt:variant>
        <vt:i4>5</vt:i4>
      </vt:variant>
      <vt:variant>
        <vt:lpwstr/>
      </vt:variant>
      <vt:variant>
        <vt:lpwstr>_Toc470520345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Толкачева</dc:creator>
  <cp:lastModifiedBy>dmitriy</cp:lastModifiedBy>
  <cp:revision>2</cp:revision>
  <cp:lastPrinted>2017-02-22T11:30:00Z</cp:lastPrinted>
  <dcterms:created xsi:type="dcterms:W3CDTF">2017-02-27T11:16:00Z</dcterms:created>
  <dcterms:modified xsi:type="dcterms:W3CDTF">2017-02-27T11:16:00Z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0x01010061A25811E5EB764CB875439425CBDE5F</vt:lpwstr>
  </property>
</Properties>
</file>